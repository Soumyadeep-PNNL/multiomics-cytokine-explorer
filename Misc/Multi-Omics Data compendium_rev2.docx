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5137" w14:textId="30E8FB86" w:rsidR="00273C3C" w:rsidRPr="00694E48" w:rsidRDefault="00273C3C" w:rsidP="00CE5867">
      <w:pPr>
        <w:pStyle w:val="Title"/>
        <w:jc w:val="both"/>
        <w:rPr>
          <w:rFonts w:ascii="Arial" w:eastAsia="Times New Roman" w:hAnsi="Arial" w:cs="Arial"/>
          <w:color w:val="222222"/>
          <w:kern w:val="0"/>
          <w:sz w:val="36"/>
          <w:szCs w:val="36"/>
        </w:rPr>
      </w:pPr>
      <w:r w:rsidRPr="00694E48">
        <w:rPr>
          <w:rFonts w:ascii="Arial" w:hAnsi="Arial" w:cs="Arial"/>
          <w:sz w:val="36"/>
          <w:szCs w:val="36"/>
        </w:rPr>
        <w:t>Multi-</w:t>
      </w:r>
      <w:r w:rsidR="00B872A1" w:rsidRPr="00694E48">
        <w:rPr>
          <w:rFonts w:ascii="Arial" w:hAnsi="Arial" w:cs="Arial"/>
          <w:sz w:val="36"/>
          <w:szCs w:val="36"/>
        </w:rPr>
        <w:t>o</w:t>
      </w:r>
      <w:r w:rsidRPr="00694E48">
        <w:rPr>
          <w:rFonts w:ascii="Arial" w:hAnsi="Arial" w:cs="Arial"/>
          <w:sz w:val="36"/>
          <w:szCs w:val="36"/>
        </w:rPr>
        <w:t>mics data</w:t>
      </w:r>
      <w:r w:rsidR="00706D84">
        <w:rPr>
          <w:rFonts w:ascii="Arial" w:hAnsi="Arial" w:cs="Arial"/>
          <w:sz w:val="36"/>
          <w:szCs w:val="36"/>
        </w:rPr>
        <w:t xml:space="preserve"> </w:t>
      </w:r>
      <w:ins w:id="0" w:author="Nakayasu, Ernesto S" w:date="2026-05-11T15:29:00Z" w16du:dateUtc="2026-05-11T22:29:00Z">
        <w:r w:rsidR="001B64A6">
          <w:rPr>
            <w:rFonts w:ascii="Arial" w:hAnsi="Arial" w:cs="Arial"/>
            <w:sz w:val="36"/>
            <w:szCs w:val="36"/>
          </w:rPr>
          <w:t>r</w:t>
        </w:r>
      </w:ins>
      <w:commentRangeStart w:id="1"/>
      <w:commentRangeStart w:id="2"/>
      <w:del w:id="3" w:author="Nakayasu, Ernesto S" w:date="2026-05-11T15:29:00Z" w16du:dateUtc="2026-05-11T22:29:00Z">
        <w:r w:rsidR="00706D84" w:rsidDel="001B64A6">
          <w:rPr>
            <w:rFonts w:ascii="Arial" w:hAnsi="Arial" w:cs="Arial"/>
            <w:sz w:val="36"/>
            <w:szCs w:val="36"/>
          </w:rPr>
          <w:delText>comp</w:delText>
        </w:r>
      </w:del>
      <w:r w:rsidR="00706D84">
        <w:rPr>
          <w:rFonts w:ascii="Arial" w:hAnsi="Arial" w:cs="Arial"/>
          <w:sz w:val="36"/>
          <w:szCs w:val="36"/>
        </w:rPr>
        <w:t>e</w:t>
      </w:r>
      <w:ins w:id="4" w:author="Nakayasu, Ernesto S" w:date="2026-05-11T15:29:00Z" w16du:dateUtc="2026-05-11T22:29:00Z">
        <w:r w:rsidR="001B64A6">
          <w:rPr>
            <w:rFonts w:ascii="Arial" w:hAnsi="Arial" w:cs="Arial"/>
            <w:sz w:val="36"/>
            <w:szCs w:val="36"/>
          </w:rPr>
          <w:t>source</w:t>
        </w:r>
      </w:ins>
      <w:del w:id="5" w:author="Nakayasu, Ernesto S" w:date="2026-05-11T15:29:00Z" w16du:dateUtc="2026-05-11T22:29:00Z">
        <w:r w:rsidR="00706D84" w:rsidDel="001B64A6">
          <w:rPr>
            <w:rFonts w:ascii="Arial" w:hAnsi="Arial" w:cs="Arial"/>
            <w:sz w:val="36"/>
            <w:szCs w:val="36"/>
          </w:rPr>
          <w:delText>ndium</w:delText>
        </w:r>
      </w:del>
      <w:commentRangeEnd w:id="1"/>
      <w:r w:rsidR="004D6226" w:rsidRPr="00694E48">
        <w:rPr>
          <w:rStyle w:val="CommentReference"/>
          <w:rFonts w:ascii="Arial" w:hAnsi="Arial" w:cs="Arial"/>
          <w:sz w:val="36"/>
          <w:szCs w:val="36"/>
        </w:rPr>
        <w:commentReference w:id="1"/>
      </w:r>
      <w:commentRangeEnd w:id="2"/>
      <w:r w:rsidR="003E6E0C" w:rsidRPr="00694E48">
        <w:rPr>
          <w:rStyle w:val="CommentReference"/>
          <w:rFonts w:ascii="Arial" w:hAnsi="Arial" w:cs="Arial"/>
          <w:sz w:val="36"/>
          <w:szCs w:val="36"/>
        </w:rPr>
        <w:commentReference w:id="2"/>
      </w:r>
      <w:r w:rsidRPr="00694E48">
        <w:rPr>
          <w:rFonts w:ascii="Arial" w:hAnsi="Arial" w:cs="Arial"/>
          <w:sz w:val="36"/>
          <w:szCs w:val="36"/>
        </w:rPr>
        <w:t xml:space="preserve"> </w:t>
      </w:r>
      <w:r w:rsidR="00270C4B">
        <w:rPr>
          <w:rFonts w:ascii="Arial" w:hAnsi="Arial" w:cs="Arial"/>
          <w:sz w:val="36"/>
          <w:szCs w:val="36"/>
        </w:rPr>
        <w:t>of</w:t>
      </w:r>
      <w:r w:rsidR="00B84F4C" w:rsidRPr="00694E48">
        <w:rPr>
          <w:rFonts w:ascii="Arial" w:hAnsi="Arial" w:cs="Arial"/>
          <w:sz w:val="36"/>
          <w:szCs w:val="36"/>
        </w:rPr>
        <w:t xml:space="preserve"> </w:t>
      </w:r>
      <w:r w:rsidR="00692B42">
        <w:rPr>
          <w:rFonts w:ascii="Arial" w:hAnsi="Arial" w:cs="Arial"/>
          <w:sz w:val="36"/>
          <w:szCs w:val="36"/>
        </w:rPr>
        <w:t>pancreatic</w:t>
      </w:r>
      <w:r w:rsidR="00B84F4C" w:rsidRPr="00694E48">
        <w:rPr>
          <w:rFonts w:ascii="Arial" w:hAnsi="Arial" w:cs="Arial"/>
          <w:sz w:val="36"/>
          <w:szCs w:val="36"/>
        </w:rPr>
        <w:t xml:space="preserve"> islet and β cell responses to pro-inflammatory cytokines</w:t>
      </w:r>
    </w:p>
    <w:p w14:paraId="456E6BD7" w14:textId="77777777" w:rsidR="00B84F4C" w:rsidRPr="00694E48" w:rsidRDefault="00B84F4C" w:rsidP="00CE5867">
      <w:pPr>
        <w:shd w:val="clear" w:color="auto" w:fill="FFFFFF"/>
        <w:spacing w:before="100" w:beforeAutospacing="1" w:after="100" w:afterAutospacing="1"/>
        <w:jc w:val="both"/>
        <w:rPr>
          <w:rFonts w:ascii="Arial" w:hAnsi="Arial" w:cs="Arial"/>
          <w:color w:val="222222"/>
          <w:sz w:val="22"/>
          <w:szCs w:val="22"/>
        </w:rPr>
      </w:pPr>
    </w:p>
    <w:p w14:paraId="59097934" w14:textId="54E09F76" w:rsidR="00273C3C" w:rsidRPr="00536A83" w:rsidRDefault="00273C3C" w:rsidP="123844FB">
      <w:pPr>
        <w:shd w:val="clear" w:color="auto" w:fill="FFFFFF" w:themeFill="background1"/>
        <w:spacing w:before="100" w:beforeAutospacing="1" w:after="100" w:afterAutospacing="1"/>
        <w:jc w:val="both"/>
        <w:rPr>
          <w:rFonts w:ascii="Arial" w:hAnsi="Arial" w:cs="Arial"/>
          <w:color w:val="222222"/>
          <w:sz w:val="22"/>
          <w:szCs w:val="22"/>
        </w:rPr>
      </w:pPr>
      <w:r w:rsidRPr="00694E48">
        <w:rPr>
          <w:rFonts w:ascii="Arial" w:hAnsi="Arial" w:cs="Arial"/>
          <w:color w:val="222222"/>
          <w:sz w:val="22"/>
          <w:szCs w:val="22"/>
        </w:rPr>
        <w:t>Soumyadeep Sarkar</w:t>
      </w:r>
      <w:r w:rsidR="00F72905" w:rsidRPr="00F72905">
        <w:rPr>
          <w:rFonts w:ascii="Arial" w:hAnsi="Arial" w:cs="Arial"/>
          <w:color w:val="222222"/>
          <w:sz w:val="22"/>
          <w:szCs w:val="22"/>
          <w:vertAlign w:val="superscript"/>
        </w:rPr>
        <w:t>1</w:t>
      </w:r>
      <w:r w:rsidRPr="00694E48">
        <w:rPr>
          <w:rFonts w:ascii="Arial" w:hAnsi="Arial" w:cs="Arial"/>
          <w:color w:val="222222"/>
          <w:sz w:val="22"/>
          <w:szCs w:val="22"/>
        </w:rPr>
        <w:t>, Javier E. Flores</w:t>
      </w:r>
      <w:r w:rsidR="00E369C9" w:rsidRPr="00E369C9">
        <w:rPr>
          <w:rFonts w:ascii="Arial" w:hAnsi="Arial" w:cs="Arial"/>
          <w:color w:val="222222"/>
          <w:sz w:val="22"/>
          <w:szCs w:val="22"/>
          <w:vertAlign w:val="superscript"/>
        </w:rPr>
        <w:t>1</w:t>
      </w:r>
      <w:r w:rsidRPr="00694E48">
        <w:rPr>
          <w:rFonts w:ascii="Arial" w:hAnsi="Arial" w:cs="Arial"/>
          <w:color w:val="222222"/>
          <w:sz w:val="22"/>
          <w:szCs w:val="22"/>
        </w:rPr>
        <w:t>, Navaj Nune</w:t>
      </w:r>
      <w:r w:rsidR="00E369C9" w:rsidRPr="00E369C9">
        <w:rPr>
          <w:rFonts w:ascii="Arial" w:hAnsi="Arial" w:cs="Arial"/>
          <w:color w:val="222222"/>
          <w:sz w:val="22"/>
          <w:szCs w:val="22"/>
          <w:vertAlign w:val="superscript"/>
        </w:rPr>
        <w:t>1</w:t>
      </w:r>
      <w:r w:rsidRPr="00694E48">
        <w:rPr>
          <w:rFonts w:ascii="Arial" w:hAnsi="Arial" w:cs="Arial"/>
          <w:color w:val="222222"/>
          <w:sz w:val="22"/>
          <w:szCs w:val="22"/>
        </w:rPr>
        <w:t xml:space="preserve">, </w:t>
      </w:r>
      <w:r w:rsidR="00E06101" w:rsidRPr="00694E48">
        <w:rPr>
          <w:rFonts w:ascii="Arial" w:hAnsi="Arial" w:cs="Arial"/>
          <w:color w:val="222222"/>
          <w:sz w:val="22"/>
          <w:szCs w:val="22"/>
        </w:rPr>
        <w:t>Mireia Ramos-Rodriguez</w:t>
      </w:r>
      <w:r w:rsidR="00E369C9" w:rsidRPr="00E369C9">
        <w:rPr>
          <w:rFonts w:ascii="Arial" w:hAnsi="Arial" w:cs="Arial"/>
          <w:color w:val="222222"/>
          <w:sz w:val="22"/>
          <w:szCs w:val="22"/>
          <w:vertAlign w:val="superscript"/>
        </w:rPr>
        <w:t>2</w:t>
      </w:r>
      <w:r w:rsidR="00E06101" w:rsidRPr="00694E48">
        <w:rPr>
          <w:rFonts w:ascii="Arial" w:hAnsi="Arial" w:cs="Arial"/>
          <w:color w:val="222222"/>
          <w:sz w:val="22"/>
          <w:szCs w:val="22"/>
        </w:rPr>
        <w:t>,</w:t>
      </w:r>
      <w:r w:rsidR="0059689E">
        <w:rPr>
          <w:rFonts w:ascii="Arial" w:hAnsi="Arial" w:cs="Arial"/>
          <w:color w:val="222222"/>
          <w:sz w:val="22"/>
          <w:szCs w:val="22"/>
        </w:rPr>
        <w:t xml:space="preserve"> </w:t>
      </w:r>
      <w:r w:rsidR="0040774D">
        <w:rPr>
          <w:rFonts w:ascii="Arial" w:hAnsi="Arial" w:cs="Arial"/>
          <w:color w:val="222222"/>
          <w:sz w:val="22"/>
          <w:szCs w:val="22"/>
        </w:rPr>
        <w:t>Xiaoyan Yi</w:t>
      </w:r>
      <w:r w:rsidR="00E85D7E">
        <w:rPr>
          <w:rFonts w:ascii="Arial" w:hAnsi="Arial" w:cs="Arial"/>
          <w:color w:val="222222"/>
          <w:sz w:val="22"/>
          <w:szCs w:val="22"/>
          <w:vertAlign w:val="superscript"/>
        </w:rPr>
        <w:t>3</w:t>
      </w:r>
      <w:r w:rsidR="0040774D">
        <w:rPr>
          <w:rFonts w:ascii="Arial" w:hAnsi="Arial" w:cs="Arial"/>
          <w:color w:val="222222"/>
          <w:sz w:val="22"/>
          <w:szCs w:val="22"/>
        </w:rPr>
        <w:t>, Arturo Roca-Rivada</w:t>
      </w:r>
      <w:r w:rsidR="00E85D7E">
        <w:rPr>
          <w:rFonts w:ascii="Arial" w:hAnsi="Arial" w:cs="Arial"/>
          <w:color w:val="222222"/>
          <w:sz w:val="22"/>
          <w:szCs w:val="22"/>
          <w:vertAlign w:val="superscript"/>
        </w:rPr>
        <w:t>3</w:t>
      </w:r>
      <w:r w:rsidR="0040774D">
        <w:rPr>
          <w:rFonts w:ascii="Arial" w:hAnsi="Arial" w:cs="Arial"/>
          <w:color w:val="222222"/>
          <w:sz w:val="22"/>
          <w:szCs w:val="22"/>
        </w:rPr>
        <w:t xml:space="preserve">, </w:t>
      </w:r>
      <w:r w:rsidR="0040774D" w:rsidRPr="0059689E">
        <w:rPr>
          <w:rFonts w:ascii="Arial" w:hAnsi="Arial" w:cs="Arial"/>
          <w:color w:val="222222"/>
          <w:sz w:val="22"/>
          <w:szCs w:val="22"/>
        </w:rPr>
        <w:t>Marlie M</w:t>
      </w:r>
      <w:r w:rsidR="00C029EB">
        <w:rPr>
          <w:rFonts w:ascii="Arial" w:hAnsi="Arial" w:cs="Arial"/>
          <w:color w:val="222222"/>
          <w:sz w:val="22"/>
          <w:szCs w:val="22"/>
        </w:rPr>
        <w:t>.</w:t>
      </w:r>
      <w:r w:rsidR="0040774D" w:rsidRPr="0059689E">
        <w:rPr>
          <w:rFonts w:ascii="Arial" w:hAnsi="Arial" w:cs="Arial"/>
          <w:color w:val="222222"/>
          <w:sz w:val="22"/>
          <w:szCs w:val="22"/>
        </w:rPr>
        <w:t xml:space="preserve"> Maestas</w:t>
      </w:r>
      <w:r w:rsidR="00DD58E1">
        <w:rPr>
          <w:rFonts w:ascii="Arial" w:hAnsi="Arial" w:cs="Arial"/>
          <w:color w:val="222222"/>
          <w:sz w:val="22"/>
          <w:szCs w:val="22"/>
          <w:vertAlign w:val="superscript"/>
        </w:rPr>
        <w:t>4</w:t>
      </w:r>
      <w:r w:rsidR="0040774D">
        <w:rPr>
          <w:rFonts w:ascii="Arial" w:hAnsi="Arial" w:cs="Arial"/>
          <w:color w:val="222222"/>
          <w:sz w:val="22"/>
          <w:szCs w:val="22"/>
        </w:rPr>
        <w:t xml:space="preserve">, </w:t>
      </w:r>
      <w:r w:rsidR="005C14B2" w:rsidRPr="004C5A96">
        <w:rPr>
          <w:rFonts w:ascii="Arial" w:hAnsi="Arial" w:cs="Arial"/>
          <w:color w:val="222222"/>
          <w:sz w:val="22"/>
          <w:szCs w:val="22"/>
        </w:rPr>
        <w:t>Austin Gluth</w:t>
      </w:r>
      <w:r w:rsidR="005C14B2" w:rsidRPr="004C5A96">
        <w:rPr>
          <w:rFonts w:ascii="Arial" w:hAnsi="Arial" w:cs="Arial"/>
          <w:color w:val="222222"/>
          <w:sz w:val="22"/>
          <w:szCs w:val="22"/>
          <w:vertAlign w:val="superscript"/>
        </w:rPr>
        <w:t>1</w:t>
      </w:r>
      <w:r w:rsidR="005C14B2">
        <w:rPr>
          <w:rFonts w:ascii="Arial" w:hAnsi="Arial" w:cs="Arial"/>
          <w:color w:val="222222"/>
          <w:sz w:val="22"/>
          <w:szCs w:val="22"/>
        </w:rPr>
        <w:t xml:space="preserve">, </w:t>
      </w:r>
      <w:r w:rsidR="005C14B2" w:rsidRPr="00694E48">
        <w:rPr>
          <w:rFonts w:ascii="Arial" w:hAnsi="Arial" w:cs="Arial"/>
          <w:color w:val="222222"/>
          <w:sz w:val="22"/>
          <w:szCs w:val="22"/>
        </w:rPr>
        <w:t>Farooq Syed</w:t>
      </w:r>
      <w:r w:rsidR="00B84A98">
        <w:rPr>
          <w:rFonts w:ascii="Arial" w:hAnsi="Arial" w:cs="Arial"/>
          <w:color w:val="222222"/>
          <w:sz w:val="22"/>
          <w:szCs w:val="22"/>
          <w:vertAlign w:val="superscript"/>
        </w:rPr>
        <w:t>5</w:t>
      </w:r>
      <w:r w:rsidR="005C14B2">
        <w:rPr>
          <w:rFonts w:ascii="Arial" w:hAnsi="Arial" w:cs="Arial"/>
          <w:color w:val="222222"/>
          <w:sz w:val="22"/>
          <w:szCs w:val="22"/>
          <w:vertAlign w:val="superscript"/>
        </w:rPr>
        <w:t xml:space="preserve">, </w:t>
      </w:r>
      <w:r w:rsidR="00B84A98">
        <w:rPr>
          <w:rFonts w:ascii="Arial" w:hAnsi="Arial" w:cs="Arial"/>
          <w:color w:val="222222"/>
          <w:sz w:val="22"/>
          <w:szCs w:val="22"/>
          <w:vertAlign w:val="superscript"/>
        </w:rPr>
        <w:t>6</w:t>
      </w:r>
      <w:r w:rsidR="005C14B2" w:rsidRPr="00694E48">
        <w:rPr>
          <w:rFonts w:ascii="Arial" w:hAnsi="Arial" w:cs="Arial"/>
          <w:color w:val="222222"/>
          <w:sz w:val="22"/>
          <w:szCs w:val="22"/>
        </w:rPr>
        <w:t xml:space="preserve">, </w:t>
      </w:r>
      <w:r w:rsidR="005C14B2">
        <w:rPr>
          <w:rFonts w:ascii="Arial" w:hAnsi="Arial" w:cs="Arial"/>
          <w:color w:val="222222"/>
          <w:sz w:val="22"/>
          <w:szCs w:val="22"/>
        </w:rPr>
        <w:t>Young-Mo Kim</w:t>
      </w:r>
      <w:r w:rsidR="005C14B2" w:rsidRPr="005C42A1">
        <w:rPr>
          <w:rFonts w:ascii="Arial" w:hAnsi="Arial" w:cs="Arial"/>
          <w:color w:val="222222"/>
          <w:sz w:val="22"/>
          <w:szCs w:val="22"/>
          <w:vertAlign w:val="superscript"/>
        </w:rPr>
        <w:t>1</w:t>
      </w:r>
      <w:r w:rsidR="005C14B2">
        <w:rPr>
          <w:rFonts w:ascii="Arial" w:hAnsi="Arial" w:cs="Arial"/>
          <w:color w:val="222222"/>
          <w:sz w:val="22"/>
          <w:szCs w:val="22"/>
        </w:rPr>
        <w:t xml:space="preserve">, Jennifer </w:t>
      </w:r>
      <w:r w:rsidR="517DCCF1" w:rsidRPr="123844FB">
        <w:rPr>
          <w:rFonts w:ascii="Arial" w:hAnsi="Arial" w:cs="Arial"/>
          <w:color w:val="222222"/>
          <w:sz w:val="22"/>
          <w:szCs w:val="22"/>
        </w:rPr>
        <w:t xml:space="preserve">E. </w:t>
      </w:r>
      <w:r w:rsidR="005C14B2">
        <w:rPr>
          <w:rFonts w:ascii="Arial" w:hAnsi="Arial" w:cs="Arial"/>
          <w:color w:val="222222"/>
          <w:sz w:val="22"/>
          <w:szCs w:val="22"/>
        </w:rPr>
        <w:t>Kyle</w:t>
      </w:r>
      <w:r w:rsidR="005C14B2" w:rsidRPr="002C428B">
        <w:rPr>
          <w:rFonts w:ascii="Arial" w:hAnsi="Arial" w:cs="Arial"/>
          <w:color w:val="222222"/>
          <w:sz w:val="22"/>
          <w:szCs w:val="22"/>
          <w:vertAlign w:val="superscript"/>
        </w:rPr>
        <w:t>1</w:t>
      </w:r>
      <w:r w:rsidR="005C14B2">
        <w:rPr>
          <w:rFonts w:ascii="Arial" w:hAnsi="Arial" w:cs="Arial"/>
          <w:color w:val="222222"/>
          <w:sz w:val="22"/>
          <w:szCs w:val="22"/>
        </w:rPr>
        <w:t>,</w:t>
      </w:r>
      <w:r w:rsidR="005C14B2" w:rsidRPr="00694E48">
        <w:rPr>
          <w:rFonts w:ascii="Arial" w:hAnsi="Arial" w:cs="Arial"/>
          <w:color w:val="222222"/>
          <w:sz w:val="22"/>
          <w:szCs w:val="22"/>
        </w:rPr>
        <w:t xml:space="preserve"> </w:t>
      </w:r>
      <w:ins w:id="6" w:author="Nakayasu, Ernesto S" w:date="2026-05-08T14:58:00Z" w16du:dateUtc="2026-05-08T21:58:00Z">
        <w:r w:rsidR="00AF2F74" w:rsidRPr="00AF2F74">
          <w:rPr>
            <w:rFonts w:ascii="Arial" w:hAnsi="Arial" w:cs="Arial"/>
            <w:color w:val="222222"/>
            <w:sz w:val="22"/>
            <w:szCs w:val="22"/>
          </w:rPr>
          <w:t>Kierstin L</w:t>
        </w:r>
        <w:r w:rsidR="00AF2F74">
          <w:rPr>
            <w:rFonts w:ascii="Arial" w:hAnsi="Arial" w:cs="Arial"/>
            <w:color w:val="222222"/>
            <w:sz w:val="22"/>
            <w:szCs w:val="22"/>
          </w:rPr>
          <w:t>.</w:t>
        </w:r>
        <w:r w:rsidR="00AF2F74" w:rsidRPr="00AF2F74">
          <w:rPr>
            <w:rFonts w:ascii="Arial" w:hAnsi="Arial" w:cs="Arial"/>
            <w:color w:val="222222"/>
            <w:sz w:val="22"/>
            <w:szCs w:val="22"/>
          </w:rPr>
          <w:t xml:space="preserve"> Webster</w:t>
        </w:r>
        <w:r w:rsidR="00AF2F74">
          <w:rPr>
            <w:rFonts w:ascii="Arial" w:hAnsi="Arial" w:cs="Arial"/>
            <w:color w:val="222222"/>
            <w:sz w:val="22"/>
            <w:szCs w:val="22"/>
          </w:rPr>
          <w:t xml:space="preserve">, </w:t>
        </w:r>
      </w:ins>
      <w:r w:rsidR="00E85D7E" w:rsidRPr="00694E48">
        <w:rPr>
          <w:rFonts w:ascii="Arial" w:hAnsi="Arial" w:cs="Arial"/>
          <w:color w:val="222222"/>
          <w:sz w:val="22"/>
          <w:szCs w:val="22"/>
        </w:rPr>
        <w:t>Wenting Wu</w:t>
      </w:r>
      <w:r w:rsidR="003C6891">
        <w:rPr>
          <w:rFonts w:ascii="Arial" w:hAnsi="Arial" w:cs="Arial"/>
          <w:color w:val="222222"/>
          <w:sz w:val="22"/>
          <w:szCs w:val="22"/>
          <w:vertAlign w:val="superscript"/>
        </w:rPr>
        <w:t>5</w:t>
      </w:r>
      <w:r w:rsidR="00E85D7E" w:rsidRPr="00694E48">
        <w:rPr>
          <w:rFonts w:ascii="Arial" w:hAnsi="Arial" w:cs="Arial"/>
          <w:color w:val="222222"/>
          <w:sz w:val="22"/>
          <w:szCs w:val="22"/>
        </w:rPr>
        <w:t xml:space="preserve">, </w:t>
      </w:r>
      <w:r w:rsidR="00F42226">
        <w:rPr>
          <w:rFonts w:ascii="Arial" w:hAnsi="Arial" w:cs="Arial"/>
          <w:color w:val="222222"/>
          <w:sz w:val="22"/>
          <w:szCs w:val="22"/>
        </w:rPr>
        <w:t xml:space="preserve">Ashley N. </w:t>
      </w:r>
      <w:r w:rsidR="00F42226" w:rsidRPr="00746C4D">
        <w:rPr>
          <w:rFonts w:ascii="Arial" w:hAnsi="Arial" w:cs="Arial"/>
          <w:color w:val="222222"/>
          <w:sz w:val="22"/>
          <w:szCs w:val="22"/>
        </w:rPr>
        <w:t>Ives</w:t>
      </w:r>
      <w:r w:rsidR="0009137E">
        <w:rPr>
          <w:rFonts w:ascii="Arial" w:hAnsi="Arial" w:cs="Arial"/>
          <w:color w:val="222222"/>
          <w:sz w:val="22"/>
          <w:szCs w:val="22"/>
          <w:vertAlign w:val="superscript"/>
        </w:rPr>
        <w:t>7</w:t>
      </w:r>
      <w:r w:rsidR="00746C4D">
        <w:rPr>
          <w:rFonts w:ascii="Arial" w:hAnsi="Arial" w:cs="Arial"/>
          <w:color w:val="222222"/>
          <w:sz w:val="22"/>
          <w:szCs w:val="22"/>
        </w:rPr>
        <w:t xml:space="preserve">, </w:t>
      </w:r>
      <w:r w:rsidR="00A640E1" w:rsidRPr="00746C4D">
        <w:rPr>
          <w:rFonts w:ascii="Arial" w:hAnsi="Arial" w:cs="Arial"/>
          <w:color w:val="222222"/>
          <w:sz w:val="22"/>
          <w:szCs w:val="22"/>
        </w:rPr>
        <w:t>Batoul</w:t>
      </w:r>
      <w:r w:rsidR="00A640E1" w:rsidRPr="00A640E1">
        <w:rPr>
          <w:rFonts w:ascii="Arial" w:hAnsi="Arial" w:cs="Arial"/>
          <w:color w:val="222222"/>
          <w:sz w:val="22"/>
          <w:szCs w:val="22"/>
        </w:rPr>
        <w:t xml:space="preserve"> Hammoud</w:t>
      </w:r>
      <w:r w:rsidR="00F21D5D">
        <w:rPr>
          <w:rFonts w:ascii="Arial" w:hAnsi="Arial" w:cs="Arial"/>
          <w:color w:val="222222"/>
          <w:sz w:val="22"/>
          <w:szCs w:val="22"/>
          <w:vertAlign w:val="superscript"/>
        </w:rPr>
        <w:t>8</w:t>
      </w:r>
      <w:r w:rsidR="00A640E1">
        <w:rPr>
          <w:rFonts w:ascii="Arial" w:hAnsi="Arial" w:cs="Arial"/>
          <w:color w:val="222222"/>
          <w:sz w:val="22"/>
          <w:szCs w:val="22"/>
        </w:rPr>
        <w:t>,</w:t>
      </w:r>
      <w:r w:rsidR="00D147F6">
        <w:rPr>
          <w:rFonts w:ascii="Arial" w:hAnsi="Arial" w:cs="Arial"/>
          <w:color w:val="222222"/>
          <w:sz w:val="22"/>
          <w:szCs w:val="22"/>
        </w:rPr>
        <w:t xml:space="preserve"> </w:t>
      </w:r>
      <w:r w:rsidR="00E85D7E" w:rsidRPr="00D147F6">
        <w:rPr>
          <w:rFonts w:ascii="Arial" w:hAnsi="Arial" w:cs="Arial"/>
          <w:color w:val="222222"/>
          <w:sz w:val="22"/>
          <w:szCs w:val="22"/>
        </w:rPr>
        <w:t>Abhishek Kulkarni</w:t>
      </w:r>
      <w:r w:rsidR="004D179C">
        <w:rPr>
          <w:rFonts w:ascii="Arial" w:hAnsi="Arial" w:cs="Arial"/>
          <w:color w:val="222222"/>
          <w:sz w:val="22"/>
          <w:szCs w:val="22"/>
          <w:vertAlign w:val="superscript"/>
        </w:rPr>
        <w:t>9</w:t>
      </w:r>
      <w:r w:rsidR="00E85D7E">
        <w:rPr>
          <w:rFonts w:ascii="Arial" w:hAnsi="Arial" w:cs="Arial"/>
          <w:color w:val="222222"/>
          <w:sz w:val="22"/>
          <w:szCs w:val="22"/>
        </w:rPr>
        <w:t xml:space="preserve">, </w:t>
      </w:r>
      <w:r w:rsidR="007471EF">
        <w:rPr>
          <w:rFonts w:ascii="Arial" w:hAnsi="Arial" w:cs="Arial"/>
          <w:color w:val="222222"/>
          <w:sz w:val="22"/>
          <w:szCs w:val="22"/>
        </w:rPr>
        <w:t>Emily</w:t>
      </w:r>
      <w:r w:rsidR="00DE2930">
        <w:rPr>
          <w:rFonts w:ascii="Arial" w:hAnsi="Arial" w:cs="Arial"/>
          <w:color w:val="222222"/>
          <w:sz w:val="22"/>
          <w:szCs w:val="22"/>
        </w:rPr>
        <w:t xml:space="preserve"> C. Elliott</w:t>
      </w:r>
      <w:r w:rsidR="00106277" w:rsidRPr="00106277">
        <w:rPr>
          <w:rFonts w:ascii="Arial" w:hAnsi="Arial" w:cs="Arial"/>
          <w:color w:val="222222"/>
          <w:sz w:val="22"/>
          <w:szCs w:val="22"/>
          <w:vertAlign w:val="superscript"/>
        </w:rPr>
        <w:t>1</w:t>
      </w:r>
      <w:r w:rsidR="00F52907">
        <w:rPr>
          <w:rFonts w:ascii="Arial" w:hAnsi="Arial" w:cs="Arial"/>
          <w:color w:val="222222"/>
          <w:sz w:val="22"/>
          <w:szCs w:val="22"/>
          <w:vertAlign w:val="superscript"/>
        </w:rPr>
        <w:t xml:space="preserve">, </w:t>
      </w:r>
      <w:r w:rsidR="004D179C">
        <w:rPr>
          <w:rFonts w:ascii="Arial" w:hAnsi="Arial" w:cs="Arial"/>
          <w:color w:val="222222"/>
          <w:sz w:val="22"/>
          <w:szCs w:val="22"/>
          <w:vertAlign w:val="superscript"/>
        </w:rPr>
        <w:t>9</w:t>
      </w:r>
      <w:r w:rsidR="00DE2930">
        <w:rPr>
          <w:rFonts w:ascii="Arial" w:hAnsi="Arial" w:cs="Arial"/>
          <w:color w:val="222222"/>
          <w:sz w:val="22"/>
          <w:szCs w:val="22"/>
        </w:rPr>
        <w:t>, Youngki You</w:t>
      </w:r>
      <w:r w:rsidR="002C428B" w:rsidRPr="002C428B">
        <w:rPr>
          <w:rFonts w:ascii="Arial" w:hAnsi="Arial" w:cs="Arial"/>
          <w:color w:val="222222"/>
          <w:sz w:val="22"/>
          <w:szCs w:val="22"/>
          <w:vertAlign w:val="superscript"/>
        </w:rPr>
        <w:t>1</w:t>
      </w:r>
      <w:r w:rsidR="00DE2930">
        <w:rPr>
          <w:rFonts w:ascii="Arial" w:hAnsi="Arial" w:cs="Arial"/>
          <w:color w:val="222222"/>
          <w:sz w:val="22"/>
          <w:szCs w:val="22"/>
        </w:rPr>
        <w:t xml:space="preserve">, </w:t>
      </w:r>
      <w:r w:rsidRPr="00694E48">
        <w:rPr>
          <w:rFonts w:ascii="Arial" w:hAnsi="Arial" w:cs="Arial"/>
          <w:color w:val="222222"/>
          <w:sz w:val="22"/>
          <w:szCs w:val="22"/>
        </w:rPr>
        <w:t>Preethi Krishnan</w:t>
      </w:r>
      <w:r w:rsidR="00B22172">
        <w:rPr>
          <w:rFonts w:ascii="Arial" w:hAnsi="Arial" w:cs="Arial"/>
          <w:color w:val="222222"/>
          <w:sz w:val="22"/>
          <w:szCs w:val="22"/>
          <w:vertAlign w:val="superscript"/>
        </w:rPr>
        <w:t>5</w:t>
      </w:r>
      <w:r w:rsidRPr="00694E48">
        <w:rPr>
          <w:rFonts w:ascii="Arial" w:hAnsi="Arial" w:cs="Arial"/>
          <w:color w:val="222222"/>
          <w:sz w:val="22"/>
          <w:szCs w:val="22"/>
        </w:rPr>
        <w:t>, Tatsuyoshi Kono</w:t>
      </w:r>
      <w:r w:rsidR="008E2C91">
        <w:rPr>
          <w:rFonts w:ascii="Arial" w:hAnsi="Arial" w:cs="Arial"/>
          <w:color w:val="222222"/>
          <w:sz w:val="22"/>
          <w:szCs w:val="22"/>
          <w:vertAlign w:val="superscript"/>
        </w:rPr>
        <w:t>5</w:t>
      </w:r>
      <w:r w:rsidRPr="00694E48">
        <w:rPr>
          <w:rFonts w:ascii="Arial" w:hAnsi="Arial" w:cs="Arial"/>
          <w:color w:val="222222"/>
          <w:sz w:val="22"/>
          <w:szCs w:val="22"/>
        </w:rPr>
        <w:t>,</w:t>
      </w:r>
      <w:ins w:id="7" w:author="Nakayasu, Ernesto S" w:date="2026-05-08T14:55:00Z" w16du:dateUtc="2026-05-08T21:55:00Z">
        <w:r w:rsidR="003809E4">
          <w:rPr>
            <w:rFonts w:ascii="Arial" w:hAnsi="Arial" w:cs="Arial"/>
            <w:color w:val="222222"/>
            <w:sz w:val="22"/>
            <w:szCs w:val="22"/>
          </w:rPr>
          <w:t xml:space="preserve"> Theo</w:t>
        </w:r>
      </w:ins>
      <w:ins w:id="8" w:author="Nakayasu, Ernesto S" w:date="2026-05-08T14:56:00Z" w16du:dateUtc="2026-05-08T21:56:00Z">
        <w:r w:rsidR="003809E4">
          <w:rPr>
            <w:rFonts w:ascii="Arial" w:hAnsi="Arial" w:cs="Arial"/>
            <w:color w:val="222222"/>
            <w:sz w:val="22"/>
            <w:szCs w:val="22"/>
          </w:rPr>
          <w:t>dora Papa</w:t>
        </w:r>
        <w:r w:rsidR="0065779A">
          <w:rPr>
            <w:rFonts w:ascii="Arial" w:hAnsi="Arial" w:cs="Arial"/>
            <w:color w:val="222222"/>
            <w:sz w:val="22"/>
            <w:szCs w:val="22"/>
          </w:rPr>
          <w:t>dopoulou</w:t>
        </w:r>
        <w:r w:rsidR="0065779A" w:rsidRPr="0065779A">
          <w:rPr>
            <w:rFonts w:ascii="Arial" w:hAnsi="Arial" w:cs="Arial"/>
            <w:color w:val="222222"/>
            <w:sz w:val="22"/>
            <w:szCs w:val="22"/>
            <w:vertAlign w:val="superscript"/>
            <w:rPrChange w:id="9" w:author="Nakayasu, Ernesto S" w:date="2026-05-08T14:56:00Z" w16du:dateUtc="2026-05-08T21:56:00Z">
              <w:rPr>
                <w:rFonts w:ascii="Arial" w:hAnsi="Arial" w:cs="Arial"/>
                <w:color w:val="222222"/>
                <w:sz w:val="22"/>
                <w:szCs w:val="22"/>
              </w:rPr>
            </w:rPrChange>
          </w:rPr>
          <w:t>3</w:t>
        </w:r>
        <w:r w:rsidR="0065779A">
          <w:rPr>
            <w:rFonts w:ascii="Arial" w:hAnsi="Arial" w:cs="Arial"/>
            <w:color w:val="222222"/>
            <w:sz w:val="22"/>
            <w:szCs w:val="22"/>
          </w:rPr>
          <w:t>,</w:t>
        </w:r>
      </w:ins>
      <w:r w:rsidRPr="00694E48">
        <w:rPr>
          <w:rFonts w:ascii="Arial" w:hAnsi="Arial" w:cs="Arial"/>
          <w:color w:val="222222"/>
          <w:sz w:val="22"/>
          <w:szCs w:val="22"/>
        </w:rPr>
        <w:t xml:space="preserve"> </w:t>
      </w:r>
      <w:r w:rsidR="0012792F">
        <w:rPr>
          <w:rFonts w:ascii="Arial" w:hAnsi="Arial" w:cs="Arial"/>
          <w:color w:val="222222"/>
          <w:sz w:val="22"/>
          <w:szCs w:val="22"/>
        </w:rPr>
        <w:t xml:space="preserve">James </w:t>
      </w:r>
      <w:r w:rsidR="008B62F5">
        <w:rPr>
          <w:rFonts w:ascii="Arial" w:hAnsi="Arial" w:cs="Arial"/>
          <w:color w:val="222222"/>
          <w:sz w:val="22"/>
          <w:szCs w:val="22"/>
        </w:rPr>
        <w:t xml:space="preserve">M. </w:t>
      </w:r>
      <w:r w:rsidR="0012792F">
        <w:rPr>
          <w:rFonts w:ascii="Arial" w:hAnsi="Arial" w:cs="Arial"/>
          <w:color w:val="222222"/>
          <w:sz w:val="22"/>
          <w:szCs w:val="22"/>
        </w:rPr>
        <w:t>Fulcher</w:t>
      </w:r>
      <w:r w:rsidR="005A4C34">
        <w:rPr>
          <w:rFonts w:ascii="Arial" w:hAnsi="Arial" w:cs="Arial"/>
          <w:color w:val="222222"/>
          <w:sz w:val="22"/>
          <w:szCs w:val="22"/>
          <w:vertAlign w:val="superscript"/>
        </w:rPr>
        <w:t>7</w:t>
      </w:r>
      <w:r w:rsidR="0012792F">
        <w:rPr>
          <w:rFonts w:ascii="Arial" w:hAnsi="Arial" w:cs="Arial"/>
          <w:color w:val="222222"/>
          <w:sz w:val="22"/>
          <w:szCs w:val="22"/>
        </w:rPr>
        <w:t xml:space="preserve">, </w:t>
      </w:r>
      <w:r w:rsidR="0017769A">
        <w:rPr>
          <w:rFonts w:ascii="Arial" w:hAnsi="Arial" w:cs="Arial"/>
          <w:color w:val="222222"/>
          <w:sz w:val="22"/>
          <w:szCs w:val="22"/>
        </w:rPr>
        <w:t>Emily Sims</w:t>
      </w:r>
      <w:r w:rsidR="008E2C91">
        <w:rPr>
          <w:rFonts w:ascii="Arial" w:hAnsi="Arial" w:cs="Arial"/>
          <w:color w:val="222222"/>
          <w:sz w:val="22"/>
          <w:szCs w:val="22"/>
          <w:vertAlign w:val="superscript"/>
        </w:rPr>
        <w:t>5</w:t>
      </w:r>
      <w:r w:rsidR="0017769A">
        <w:rPr>
          <w:rFonts w:ascii="Arial" w:hAnsi="Arial" w:cs="Arial"/>
          <w:color w:val="222222"/>
          <w:sz w:val="22"/>
          <w:szCs w:val="22"/>
        </w:rPr>
        <w:t xml:space="preserve">, </w:t>
      </w:r>
      <w:r w:rsidR="00FF4E22" w:rsidRPr="00694E48">
        <w:rPr>
          <w:rFonts w:ascii="Arial" w:hAnsi="Arial" w:cs="Arial"/>
          <w:color w:val="222222"/>
          <w:sz w:val="22"/>
          <w:szCs w:val="22"/>
        </w:rPr>
        <w:t xml:space="preserve">Sarah </w:t>
      </w:r>
      <w:r w:rsidR="002A2693">
        <w:rPr>
          <w:rFonts w:ascii="Arial" w:hAnsi="Arial" w:cs="Arial"/>
          <w:color w:val="222222"/>
          <w:sz w:val="22"/>
          <w:szCs w:val="22"/>
        </w:rPr>
        <w:t xml:space="preserve">A. </w:t>
      </w:r>
      <w:r w:rsidR="00FF4E22" w:rsidRPr="00694E48">
        <w:rPr>
          <w:rFonts w:ascii="Arial" w:hAnsi="Arial" w:cs="Arial"/>
          <w:color w:val="222222"/>
          <w:sz w:val="22"/>
          <w:szCs w:val="22"/>
        </w:rPr>
        <w:t>Tersey</w:t>
      </w:r>
      <w:r w:rsidR="004D179C">
        <w:rPr>
          <w:rFonts w:ascii="Arial" w:hAnsi="Arial" w:cs="Arial"/>
          <w:color w:val="222222"/>
          <w:sz w:val="22"/>
          <w:szCs w:val="22"/>
          <w:vertAlign w:val="superscript"/>
        </w:rPr>
        <w:t>9</w:t>
      </w:r>
      <w:r w:rsidR="00FF4E22" w:rsidRPr="00694E48">
        <w:rPr>
          <w:rFonts w:ascii="Arial" w:hAnsi="Arial" w:cs="Arial"/>
          <w:color w:val="222222"/>
          <w:sz w:val="22"/>
          <w:szCs w:val="22"/>
        </w:rPr>
        <w:t xml:space="preserve">, </w:t>
      </w:r>
      <w:r w:rsidR="00864A57" w:rsidRPr="00694E48">
        <w:rPr>
          <w:rFonts w:ascii="Arial" w:hAnsi="Arial" w:cs="Arial"/>
          <w:color w:val="222222"/>
          <w:sz w:val="22"/>
          <w:szCs w:val="22"/>
        </w:rPr>
        <w:t>Lori Sussel</w:t>
      </w:r>
      <w:r w:rsidR="004D179C">
        <w:rPr>
          <w:rFonts w:ascii="Arial" w:hAnsi="Arial" w:cs="Arial"/>
          <w:color w:val="222222"/>
          <w:sz w:val="22"/>
          <w:szCs w:val="22"/>
          <w:vertAlign w:val="superscript"/>
        </w:rPr>
        <w:t>10</w:t>
      </w:r>
      <w:r w:rsidR="00864A57" w:rsidRPr="00694E48">
        <w:rPr>
          <w:rFonts w:ascii="Arial" w:hAnsi="Arial" w:cs="Arial"/>
          <w:color w:val="222222"/>
          <w:sz w:val="22"/>
          <w:szCs w:val="22"/>
        </w:rPr>
        <w:t xml:space="preserve">, </w:t>
      </w:r>
      <w:r w:rsidR="00FF4E22" w:rsidRPr="00694E48">
        <w:rPr>
          <w:rFonts w:ascii="Arial" w:hAnsi="Arial" w:cs="Arial"/>
          <w:color w:val="222222"/>
          <w:sz w:val="22"/>
          <w:szCs w:val="22"/>
        </w:rPr>
        <w:t xml:space="preserve">Bobbie-Jo </w:t>
      </w:r>
      <w:r w:rsidR="1E79F5E1" w:rsidRPr="00694E48">
        <w:rPr>
          <w:rFonts w:ascii="Arial" w:hAnsi="Arial" w:cs="Arial"/>
          <w:color w:val="222222"/>
          <w:sz w:val="22"/>
          <w:szCs w:val="22"/>
        </w:rPr>
        <w:t xml:space="preserve">M. </w:t>
      </w:r>
      <w:r w:rsidR="00FF4E22" w:rsidRPr="00694E48">
        <w:rPr>
          <w:rFonts w:ascii="Arial" w:hAnsi="Arial" w:cs="Arial"/>
          <w:color w:val="222222"/>
          <w:sz w:val="22"/>
          <w:szCs w:val="22"/>
        </w:rPr>
        <w:t>Webb-Rober</w:t>
      </w:r>
      <w:r w:rsidR="002C428B">
        <w:rPr>
          <w:rFonts w:ascii="Arial" w:hAnsi="Arial" w:cs="Arial"/>
          <w:color w:val="222222"/>
          <w:sz w:val="22"/>
          <w:szCs w:val="22"/>
        </w:rPr>
        <w:t>t</w:t>
      </w:r>
      <w:r w:rsidR="00FF4E22" w:rsidRPr="00694E48">
        <w:rPr>
          <w:rFonts w:ascii="Arial" w:hAnsi="Arial" w:cs="Arial"/>
          <w:color w:val="222222"/>
          <w:sz w:val="22"/>
          <w:szCs w:val="22"/>
        </w:rPr>
        <w:t>son</w:t>
      </w:r>
      <w:r w:rsidR="001858FA" w:rsidRPr="001858FA">
        <w:rPr>
          <w:rFonts w:ascii="Arial" w:hAnsi="Arial" w:cs="Arial"/>
          <w:color w:val="222222"/>
          <w:sz w:val="22"/>
          <w:szCs w:val="22"/>
          <w:vertAlign w:val="superscript"/>
        </w:rPr>
        <w:t>1</w:t>
      </w:r>
      <w:r w:rsidR="00FF4E22" w:rsidRPr="00694E48">
        <w:rPr>
          <w:rFonts w:ascii="Arial" w:hAnsi="Arial" w:cs="Arial"/>
          <w:color w:val="222222"/>
          <w:sz w:val="22"/>
          <w:szCs w:val="22"/>
        </w:rPr>
        <w:t xml:space="preserve">, </w:t>
      </w:r>
      <w:r w:rsidR="00234EC9" w:rsidRPr="00694E48">
        <w:rPr>
          <w:rFonts w:ascii="Arial" w:hAnsi="Arial" w:cs="Arial"/>
          <w:color w:val="222222"/>
          <w:sz w:val="22"/>
          <w:szCs w:val="22"/>
        </w:rPr>
        <w:t>Wei-Jun Qian</w:t>
      </w:r>
      <w:r w:rsidR="001858FA" w:rsidRPr="001858FA">
        <w:rPr>
          <w:rFonts w:ascii="Arial" w:hAnsi="Arial" w:cs="Arial"/>
          <w:color w:val="222222"/>
          <w:sz w:val="22"/>
          <w:szCs w:val="22"/>
          <w:vertAlign w:val="superscript"/>
        </w:rPr>
        <w:t>1</w:t>
      </w:r>
      <w:r w:rsidR="00234EC9" w:rsidRPr="00694E48">
        <w:rPr>
          <w:rFonts w:ascii="Arial" w:hAnsi="Arial" w:cs="Arial"/>
          <w:color w:val="222222"/>
          <w:sz w:val="22"/>
          <w:szCs w:val="22"/>
        </w:rPr>
        <w:t xml:space="preserve">, </w:t>
      </w:r>
      <w:ins w:id="10" w:author="Nakayasu, Ernesto S" w:date="2026-05-08T14:54:00Z" w16du:dateUtc="2026-05-08T21:54:00Z">
        <w:r w:rsidR="004E2A68">
          <w:rPr>
            <w:rFonts w:ascii="Arial" w:hAnsi="Arial" w:cs="Arial"/>
            <w:color w:val="222222"/>
            <w:sz w:val="22"/>
            <w:szCs w:val="22"/>
          </w:rPr>
          <w:t>Jennifer Stancil, John</w:t>
        </w:r>
      </w:ins>
      <w:ins w:id="11" w:author="Nakayasu, Ernesto S" w:date="2026-05-08T14:55:00Z" w16du:dateUtc="2026-05-08T21:55:00Z">
        <w:r w:rsidR="004E2A68">
          <w:rPr>
            <w:rFonts w:ascii="Arial" w:hAnsi="Arial" w:cs="Arial"/>
            <w:color w:val="222222"/>
            <w:sz w:val="22"/>
            <w:szCs w:val="22"/>
          </w:rPr>
          <w:t xml:space="preserve"> Corbett</w:t>
        </w:r>
        <w:r w:rsidR="00D51395">
          <w:rPr>
            <w:rFonts w:ascii="Arial" w:hAnsi="Arial" w:cs="Arial"/>
            <w:color w:val="222222"/>
            <w:sz w:val="22"/>
            <w:szCs w:val="22"/>
          </w:rPr>
          <w:t xml:space="preserve">, </w:t>
        </w:r>
      </w:ins>
      <w:r w:rsidR="005C7E26">
        <w:rPr>
          <w:rFonts w:ascii="Arial" w:hAnsi="Arial" w:cs="Arial"/>
          <w:color w:val="222222"/>
          <w:sz w:val="22"/>
          <w:szCs w:val="22"/>
        </w:rPr>
        <w:t>Tong Zhang</w:t>
      </w:r>
      <w:r w:rsidR="001858FA" w:rsidRPr="001858FA">
        <w:rPr>
          <w:rFonts w:ascii="Arial" w:hAnsi="Arial" w:cs="Arial"/>
          <w:color w:val="222222"/>
          <w:sz w:val="22"/>
          <w:szCs w:val="22"/>
          <w:vertAlign w:val="superscript"/>
        </w:rPr>
        <w:t>1</w:t>
      </w:r>
      <w:r w:rsidR="005C7E26">
        <w:rPr>
          <w:rFonts w:ascii="Arial" w:hAnsi="Arial" w:cs="Arial"/>
          <w:color w:val="222222"/>
          <w:sz w:val="22"/>
          <w:szCs w:val="22"/>
        </w:rPr>
        <w:t xml:space="preserve">, </w:t>
      </w:r>
      <w:r w:rsidRPr="00694E48">
        <w:rPr>
          <w:rFonts w:ascii="Arial" w:hAnsi="Arial" w:cs="Arial"/>
          <w:color w:val="222222"/>
          <w:sz w:val="22"/>
          <w:szCs w:val="22"/>
        </w:rPr>
        <w:t>Thomas O. Metz</w:t>
      </w:r>
      <w:r w:rsidR="001858FA" w:rsidRPr="001858FA">
        <w:rPr>
          <w:rFonts w:ascii="Arial" w:hAnsi="Arial" w:cs="Arial"/>
          <w:color w:val="222222"/>
          <w:sz w:val="22"/>
          <w:szCs w:val="22"/>
          <w:vertAlign w:val="superscript"/>
        </w:rPr>
        <w:t>1</w:t>
      </w:r>
      <w:r w:rsidRPr="00694E48">
        <w:rPr>
          <w:rFonts w:ascii="Arial" w:hAnsi="Arial" w:cs="Arial"/>
          <w:color w:val="222222"/>
          <w:sz w:val="22"/>
          <w:szCs w:val="22"/>
        </w:rPr>
        <w:t xml:space="preserve">, </w:t>
      </w:r>
      <w:r w:rsidR="00390872">
        <w:rPr>
          <w:rFonts w:ascii="Arial" w:hAnsi="Arial" w:cs="Arial"/>
          <w:color w:val="222222"/>
          <w:sz w:val="22"/>
          <w:szCs w:val="22"/>
        </w:rPr>
        <w:t>Jeff</w:t>
      </w:r>
      <w:r w:rsidR="00290868">
        <w:rPr>
          <w:rFonts w:ascii="Arial" w:hAnsi="Arial" w:cs="Arial"/>
          <w:color w:val="222222"/>
          <w:sz w:val="22"/>
          <w:szCs w:val="22"/>
        </w:rPr>
        <w:t>re</w:t>
      </w:r>
      <w:r w:rsidR="00390872">
        <w:rPr>
          <w:rFonts w:ascii="Arial" w:hAnsi="Arial" w:cs="Arial"/>
          <w:color w:val="222222"/>
          <w:sz w:val="22"/>
          <w:szCs w:val="22"/>
        </w:rPr>
        <w:t xml:space="preserve">y </w:t>
      </w:r>
      <w:r w:rsidR="00290868">
        <w:rPr>
          <w:rFonts w:ascii="Arial" w:hAnsi="Arial" w:cs="Arial"/>
          <w:color w:val="222222"/>
          <w:sz w:val="22"/>
          <w:szCs w:val="22"/>
        </w:rPr>
        <w:t>R</w:t>
      </w:r>
      <w:r w:rsidR="00C029EB">
        <w:rPr>
          <w:rFonts w:ascii="Arial" w:hAnsi="Arial" w:cs="Arial"/>
          <w:color w:val="222222"/>
          <w:sz w:val="22"/>
          <w:szCs w:val="22"/>
        </w:rPr>
        <w:t>.</w:t>
      </w:r>
      <w:r w:rsidR="00290868">
        <w:rPr>
          <w:rFonts w:ascii="Arial" w:hAnsi="Arial" w:cs="Arial"/>
          <w:color w:val="222222"/>
          <w:sz w:val="22"/>
          <w:szCs w:val="22"/>
        </w:rPr>
        <w:t xml:space="preserve"> Millman</w:t>
      </w:r>
      <w:r w:rsidR="004D179C">
        <w:rPr>
          <w:rFonts w:ascii="Arial" w:hAnsi="Arial" w:cs="Arial"/>
          <w:color w:val="222222"/>
          <w:sz w:val="22"/>
          <w:szCs w:val="22"/>
          <w:vertAlign w:val="superscript"/>
        </w:rPr>
        <w:t>4</w:t>
      </w:r>
      <w:r w:rsidR="00290868">
        <w:rPr>
          <w:rFonts w:ascii="Arial" w:hAnsi="Arial" w:cs="Arial"/>
          <w:color w:val="222222"/>
          <w:sz w:val="22"/>
          <w:szCs w:val="22"/>
        </w:rPr>
        <w:t xml:space="preserve">, </w:t>
      </w:r>
      <w:r w:rsidRPr="00694E48">
        <w:rPr>
          <w:rFonts w:ascii="Arial" w:hAnsi="Arial" w:cs="Arial"/>
          <w:color w:val="222222"/>
          <w:sz w:val="22"/>
          <w:szCs w:val="22"/>
        </w:rPr>
        <w:t>Carmella Evans-Molina</w:t>
      </w:r>
      <w:r w:rsidR="004D179C">
        <w:rPr>
          <w:rFonts w:ascii="Arial" w:hAnsi="Arial" w:cs="Arial"/>
          <w:color w:val="222222"/>
          <w:sz w:val="22"/>
          <w:szCs w:val="22"/>
          <w:vertAlign w:val="superscript"/>
        </w:rPr>
        <w:t>5</w:t>
      </w:r>
      <w:r w:rsidRPr="00694E48">
        <w:rPr>
          <w:rFonts w:ascii="Arial" w:hAnsi="Arial" w:cs="Arial"/>
          <w:color w:val="222222"/>
          <w:sz w:val="22"/>
          <w:szCs w:val="22"/>
        </w:rPr>
        <w:t>, Lorenzo Pasquali</w:t>
      </w:r>
      <w:r w:rsidR="00B14218" w:rsidRPr="00B14218">
        <w:rPr>
          <w:rFonts w:ascii="Arial" w:hAnsi="Arial" w:cs="Arial"/>
          <w:color w:val="222222"/>
          <w:sz w:val="22"/>
          <w:szCs w:val="22"/>
          <w:vertAlign w:val="superscript"/>
        </w:rPr>
        <w:t>2</w:t>
      </w:r>
      <w:r w:rsidRPr="00694E48">
        <w:rPr>
          <w:rFonts w:ascii="Arial" w:hAnsi="Arial" w:cs="Arial"/>
          <w:color w:val="222222"/>
          <w:sz w:val="22"/>
          <w:szCs w:val="22"/>
        </w:rPr>
        <w:t>, Ragh</w:t>
      </w:r>
      <w:r w:rsidR="00C8275A" w:rsidRPr="00694E48">
        <w:rPr>
          <w:rFonts w:ascii="Arial" w:hAnsi="Arial" w:cs="Arial"/>
          <w:color w:val="222222"/>
          <w:sz w:val="22"/>
          <w:szCs w:val="22"/>
        </w:rPr>
        <w:t>avendra</w:t>
      </w:r>
      <w:r w:rsidRPr="00694E48">
        <w:rPr>
          <w:rFonts w:ascii="Arial" w:hAnsi="Arial" w:cs="Arial"/>
          <w:color w:val="222222"/>
          <w:sz w:val="22"/>
          <w:szCs w:val="22"/>
        </w:rPr>
        <w:t xml:space="preserve"> G. Mirmira</w:t>
      </w:r>
      <w:r w:rsidR="004D179C">
        <w:rPr>
          <w:rFonts w:ascii="Arial" w:hAnsi="Arial" w:cs="Arial"/>
          <w:color w:val="222222"/>
          <w:sz w:val="22"/>
          <w:szCs w:val="22"/>
          <w:vertAlign w:val="superscript"/>
        </w:rPr>
        <w:t>9</w:t>
      </w:r>
      <w:r w:rsidRPr="00694E48">
        <w:rPr>
          <w:rFonts w:ascii="Arial" w:hAnsi="Arial" w:cs="Arial"/>
          <w:color w:val="222222"/>
          <w:sz w:val="22"/>
          <w:szCs w:val="22"/>
        </w:rPr>
        <w:t>, Decio L</w:t>
      </w:r>
      <w:r w:rsidR="00C8275A" w:rsidRPr="00694E48">
        <w:rPr>
          <w:rFonts w:ascii="Arial" w:hAnsi="Arial" w:cs="Arial"/>
          <w:color w:val="222222"/>
          <w:sz w:val="22"/>
          <w:szCs w:val="22"/>
        </w:rPr>
        <w:t>.</w:t>
      </w:r>
      <w:r w:rsidRPr="00694E48">
        <w:rPr>
          <w:rFonts w:ascii="Arial" w:hAnsi="Arial" w:cs="Arial"/>
          <w:color w:val="222222"/>
          <w:sz w:val="22"/>
          <w:szCs w:val="22"/>
        </w:rPr>
        <w:t xml:space="preserve"> Eizirik</w:t>
      </w:r>
      <w:r w:rsidR="00687D38">
        <w:rPr>
          <w:rFonts w:ascii="Arial" w:hAnsi="Arial" w:cs="Arial"/>
          <w:color w:val="222222"/>
          <w:sz w:val="22"/>
          <w:szCs w:val="22"/>
          <w:vertAlign w:val="superscript"/>
        </w:rPr>
        <w:t>3</w:t>
      </w:r>
      <w:r w:rsidRPr="00694E48">
        <w:rPr>
          <w:rFonts w:ascii="Arial" w:hAnsi="Arial" w:cs="Arial"/>
          <w:color w:val="222222"/>
          <w:sz w:val="22"/>
          <w:szCs w:val="22"/>
        </w:rPr>
        <w:t>, Ernesto S. Nakayasu</w:t>
      </w:r>
      <w:r w:rsidR="00536A83">
        <w:rPr>
          <w:rFonts w:ascii="Arial" w:hAnsi="Arial" w:cs="Arial"/>
          <w:color w:val="222222"/>
          <w:sz w:val="22"/>
          <w:szCs w:val="22"/>
          <w:vertAlign w:val="superscript"/>
        </w:rPr>
        <w:t>1,</w:t>
      </w:r>
      <w:r w:rsidR="00536A83">
        <w:rPr>
          <w:rFonts w:ascii="Arial" w:hAnsi="Arial" w:cs="Arial"/>
          <w:color w:val="222222"/>
          <w:sz w:val="22"/>
          <w:szCs w:val="22"/>
        </w:rPr>
        <w:t>*</w:t>
      </w:r>
    </w:p>
    <w:p w14:paraId="19ADB650" w14:textId="77777777" w:rsidR="00260666" w:rsidRPr="00694E48" w:rsidRDefault="00260666">
      <w:pPr>
        <w:rPr>
          <w:rFonts w:ascii="Arial" w:hAnsi="Arial" w:cs="Arial"/>
          <w:color w:val="222222"/>
          <w:sz w:val="22"/>
          <w:szCs w:val="22"/>
        </w:rPr>
      </w:pPr>
    </w:p>
    <w:p w14:paraId="55439432" w14:textId="43E89C16" w:rsidR="00890623" w:rsidRPr="00694E48" w:rsidRDefault="00185561">
      <w:pPr>
        <w:rPr>
          <w:rFonts w:ascii="Arial" w:hAnsi="Arial" w:cs="Arial"/>
          <w:color w:val="222222"/>
          <w:sz w:val="22"/>
          <w:szCs w:val="22"/>
        </w:rPr>
      </w:pPr>
      <w:r w:rsidRPr="00185561">
        <w:rPr>
          <w:rFonts w:ascii="Arial" w:hAnsi="Arial" w:cs="Arial"/>
          <w:color w:val="222222"/>
          <w:sz w:val="22"/>
          <w:szCs w:val="22"/>
          <w:vertAlign w:val="superscript"/>
        </w:rPr>
        <w:t>1</w:t>
      </w:r>
      <w:r w:rsidR="00547225" w:rsidRPr="00694E48">
        <w:rPr>
          <w:rFonts w:ascii="Arial" w:hAnsi="Arial" w:cs="Arial"/>
          <w:color w:val="222222"/>
          <w:sz w:val="22"/>
          <w:szCs w:val="22"/>
        </w:rPr>
        <w:t>Biological Sciences Division, Pacific Northwest National Laboratory, Richland,</w:t>
      </w:r>
      <w:r w:rsidR="00890623" w:rsidRPr="00694E48">
        <w:rPr>
          <w:rFonts w:ascii="Arial" w:hAnsi="Arial" w:cs="Arial"/>
          <w:color w:val="222222"/>
          <w:sz w:val="22"/>
          <w:szCs w:val="22"/>
        </w:rPr>
        <w:t xml:space="preserve"> WA,</w:t>
      </w:r>
      <w:r w:rsidR="00482F6D" w:rsidRPr="00694E48">
        <w:rPr>
          <w:rFonts w:ascii="Arial" w:hAnsi="Arial" w:cs="Arial"/>
          <w:color w:val="212121"/>
          <w:shd w:val="clear" w:color="auto" w:fill="FFFFFF"/>
        </w:rPr>
        <w:t xml:space="preserve"> </w:t>
      </w:r>
      <w:r w:rsidR="00482F6D" w:rsidRPr="00694E48">
        <w:rPr>
          <w:rFonts w:ascii="Arial" w:hAnsi="Arial" w:cs="Arial"/>
          <w:color w:val="222222"/>
          <w:sz w:val="22"/>
          <w:szCs w:val="22"/>
        </w:rPr>
        <w:t>99354,</w:t>
      </w:r>
      <w:r w:rsidR="00890623" w:rsidRPr="00694E48">
        <w:rPr>
          <w:rFonts w:ascii="Arial" w:hAnsi="Arial" w:cs="Arial"/>
          <w:color w:val="222222"/>
          <w:sz w:val="22"/>
          <w:szCs w:val="22"/>
        </w:rPr>
        <w:t xml:space="preserve"> USA.</w:t>
      </w:r>
    </w:p>
    <w:p w14:paraId="793A05F8" w14:textId="5F9CDCA0" w:rsidR="00E06101" w:rsidRDefault="00C9356B">
      <w:pPr>
        <w:rPr>
          <w:rFonts w:ascii="Arial" w:hAnsi="Arial" w:cs="Arial"/>
          <w:color w:val="222222"/>
          <w:sz w:val="22"/>
          <w:szCs w:val="22"/>
        </w:rPr>
      </w:pPr>
      <w:r w:rsidRPr="00C9356B">
        <w:rPr>
          <w:rFonts w:ascii="Arial" w:hAnsi="Arial" w:cs="Arial"/>
          <w:color w:val="222222"/>
          <w:sz w:val="22"/>
          <w:szCs w:val="22"/>
          <w:vertAlign w:val="superscript"/>
        </w:rPr>
        <w:t>2</w:t>
      </w:r>
      <w:r w:rsidR="007E5EF1" w:rsidRPr="00694E48">
        <w:rPr>
          <w:rFonts w:ascii="Arial" w:hAnsi="Arial" w:cs="Arial"/>
          <w:color w:val="222222"/>
          <w:sz w:val="22"/>
          <w:szCs w:val="22"/>
        </w:rPr>
        <w:t xml:space="preserve">Endocrine Regulatory Genomics, Department of Experimental &amp; Health Sciences, University Pompeu Fabra, Barcelona, </w:t>
      </w:r>
      <w:r w:rsidR="00482F6D" w:rsidRPr="00694E48">
        <w:rPr>
          <w:rFonts w:ascii="Arial" w:hAnsi="Arial" w:cs="Arial"/>
          <w:color w:val="222222"/>
          <w:sz w:val="22"/>
          <w:szCs w:val="22"/>
        </w:rPr>
        <w:t>08003, </w:t>
      </w:r>
      <w:r w:rsidR="007E5EF1" w:rsidRPr="00694E48">
        <w:rPr>
          <w:rFonts w:ascii="Arial" w:hAnsi="Arial" w:cs="Arial"/>
          <w:color w:val="222222"/>
          <w:sz w:val="22"/>
          <w:szCs w:val="22"/>
        </w:rPr>
        <w:t>Spain.</w:t>
      </w:r>
    </w:p>
    <w:p w14:paraId="25DEA45A" w14:textId="799CAB54" w:rsidR="00E85D7E" w:rsidRDefault="00E85D7E" w:rsidP="00E85D7E">
      <w:pPr>
        <w:rPr>
          <w:rFonts w:ascii="Arial" w:hAnsi="Arial" w:cs="Arial"/>
          <w:color w:val="222222"/>
          <w:sz w:val="22"/>
          <w:szCs w:val="22"/>
        </w:rPr>
      </w:pPr>
      <w:r>
        <w:rPr>
          <w:rFonts w:ascii="Arial" w:hAnsi="Arial" w:cs="Arial"/>
          <w:color w:val="222222"/>
          <w:sz w:val="22"/>
          <w:szCs w:val="22"/>
          <w:vertAlign w:val="superscript"/>
        </w:rPr>
        <w:t>3</w:t>
      </w:r>
      <w:r w:rsidRPr="00694E48">
        <w:rPr>
          <w:rFonts w:ascii="Arial" w:hAnsi="Arial" w:cs="Arial"/>
          <w:color w:val="222222"/>
          <w:sz w:val="22"/>
          <w:szCs w:val="22"/>
        </w:rPr>
        <w:t>ULB Center for Diabetes Research, Medical Faculty, Université Libre de Bruxelles, Brussels, 1070, Belgium.</w:t>
      </w:r>
    </w:p>
    <w:p w14:paraId="0D74E688" w14:textId="4070DBBF" w:rsidR="008372B0" w:rsidRDefault="008372B0" w:rsidP="008372B0">
      <w:pPr>
        <w:rPr>
          <w:rFonts w:ascii="Arial" w:hAnsi="Arial" w:cs="Arial"/>
          <w:color w:val="222222"/>
          <w:sz w:val="22"/>
          <w:szCs w:val="22"/>
        </w:rPr>
      </w:pPr>
      <w:r>
        <w:rPr>
          <w:rFonts w:ascii="Arial" w:hAnsi="Arial" w:cs="Arial"/>
          <w:color w:val="222222"/>
          <w:sz w:val="22"/>
          <w:szCs w:val="22"/>
          <w:vertAlign w:val="superscript"/>
        </w:rPr>
        <w:t>4</w:t>
      </w:r>
      <w:r w:rsidRPr="004F7C9F">
        <w:rPr>
          <w:rFonts w:ascii="Arial" w:hAnsi="Arial" w:cs="Arial"/>
          <w:color w:val="222222"/>
          <w:sz w:val="22"/>
          <w:szCs w:val="22"/>
        </w:rPr>
        <w:t>Division of Endocrinology, Metabolism, and Lipid Research, Washington University School of Medicine,</w:t>
      </w:r>
      <w:r>
        <w:rPr>
          <w:rFonts w:ascii="Arial" w:hAnsi="Arial" w:cs="Arial"/>
          <w:color w:val="222222"/>
          <w:sz w:val="22"/>
          <w:szCs w:val="22"/>
        </w:rPr>
        <w:t xml:space="preserve"> MO, USA.</w:t>
      </w:r>
    </w:p>
    <w:p w14:paraId="523ECD35" w14:textId="6E4DFCCB" w:rsidR="00B84A98" w:rsidRDefault="00B84A98" w:rsidP="00B84A98">
      <w:pPr>
        <w:rPr>
          <w:rFonts w:ascii="Arial" w:hAnsi="Arial" w:cs="Arial"/>
          <w:color w:val="222222"/>
          <w:sz w:val="22"/>
          <w:szCs w:val="22"/>
        </w:rPr>
      </w:pPr>
      <w:r>
        <w:rPr>
          <w:rFonts w:ascii="Arial" w:hAnsi="Arial" w:cs="Arial"/>
          <w:color w:val="222222"/>
          <w:sz w:val="22"/>
          <w:szCs w:val="22"/>
          <w:vertAlign w:val="superscript"/>
        </w:rPr>
        <w:t>5</w:t>
      </w:r>
      <w:r w:rsidRPr="00694E48">
        <w:rPr>
          <w:rFonts w:ascii="Arial" w:hAnsi="Arial" w:cs="Arial"/>
          <w:color w:val="222222"/>
          <w:sz w:val="22"/>
          <w:szCs w:val="22"/>
        </w:rPr>
        <w:t>Center for Diabetes and Metabolic Diseases, Indiana University School of Medicine, Indianapolis, IN, USA.</w:t>
      </w:r>
    </w:p>
    <w:p w14:paraId="160F5601" w14:textId="10542C6D" w:rsidR="00B84A98" w:rsidRPr="004A27AB" w:rsidRDefault="00B84A98" w:rsidP="00B84A98">
      <w:pPr>
        <w:spacing w:line="276" w:lineRule="auto"/>
        <w:rPr>
          <w:rFonts w:ascii="Arial" w:hAnsi="Arial" w:cs="Arial"/>
          <w:sz w:val="22"/>
          <w:szCs w:val="22"/>
        </w:rPr>
      </w:pPr>
      <w:r>
        <w:rPr>
          <w:rFonts w:ascii="Arial" w:hAnsi="Arial" w:cs="Arial"/>
          <w:sz w:val="22"/>
          <w:szCs w:val="22"/>
          <w:vertAlign w:val="superscript"/>
        </w:rPr>
        <w:t>6</w:t>
      </w:r>
      <w:r w:rsidRPr="004A27AB">
        <w:rPr>
          <w:rFonts w:ascii="Arial" w:hAnsi="Arial" w:cs="Arial"/>
          <w:sz w:val="22"/>
          <w:szCs w:val="22"/>
        </w:rPr>
        <w:t>Department of Diabetes Immunology, Beckman Research Institute, City of Hope, Duarte, CA, USA</w:t>
      </w:r>
    </w:p>
    <w:p w14:paraId="20F6DB6E" w14:textId="4F0BBCC7" w:rsidR="00746C4D" w:rsidRDefault="00F21D5D">
      <w:pPr>
        <w:rPr>
          <w:rFonts w:ascii="Arial" w:hAnsi="Arial" w:cs="Arial"/>
          <w:color w:val="222222"/>
          <w:sz w:val="22"/>
          <w:szCs w:val="22"/>
        </w:rPr>
      </w:pPr>
      <w:r>
        <w:rPr>
          <w:rFonts w:ascii="Arial" w:hAnsi="Arial" w:cs="Arial"/>
          <w:color w:val="222222"/>
          <w:sz w:val="22"/>
          <w:szCs w:val="22"/>
          <w:vertAlign w:val="superscript"/>
        </w:rPr>
        <w:t>7</w:t>
      </w:r>
      <w:r w:rsidR="00746C4D">
        <w:rPr>
          <w:rFonts w:ascii="Arial" w:hAnsi="Arial" w:cs="Arial"/>
          <w:color w:val="222222"/>
          <w:sz w:val="22"/>
          <w:szCs w:val="22"/>
        </w:rPr>
        <w:t>Environmental Molecular Sciences Laboratory, Pacific Northwest National Laboratory, Richland, WA, 99354, USA.</w:t>
      </w:r>
    </w:p>
    <w:p w14:paraId="0CF7559D" w14:textId="4EF80D76" w:rsidR="004D179C" w:rsidRDefault="004D179C" w:rsidP="004D179C">
      <w:pPr>
        <w:rPr>
          <w:rFonts w:ascii="Arial" w:hAnsi="Arial" w:cs="Arial"/>
          <w:color w:val="222222"/>
          <w:sz w:val="22"/>
          <w:szCs w:val="22"/>
        </w:rPr>
      </w:pPr>
      <w:r>
        <w:rPr>
          <w:rFonts w:ascii="Arial" w:hAnsi="Arial" w:cs="Arial"/>
          <w:color w:val="222222"/>
          <w:sz w:val="22"/>
          <w:szCs w:val="22"/>
          <w:vertAlign w:val="superscript"/>
        </w:rPr>
        <w:t>8</w:t>
      </w:r>
      <w:r w:rsidRPr="00A57368">
        <w:rPr>
          <w:rFonts w:ascii="Arial" w:hAnsi="Arial" w:cs="Arial"/>
          <w:color w:val="222222"/>
          <w:sz w:val="22"/>
          <w:szCs w:val="22"/>
        </w:rPr>
        <w:t>Department of Pediatrics, The University of Chicago, Chicago, IL 60637, USA.</w:t>
      </w:r>
    </w:p>
    <w:p w14:paraId="4176E092" w14:textId="51CD99CE" w:rsidR="00F21D5D" w:rsidRDefault="004D179C" w:rsidP="00F21D5D">
      <w:pPr>
        <w:rPr>
          <w:rFonts w:ascii="Arial" w:hAnsi="Arial" w:cs="Arial"/>
          <w:color w:val="222222"/>
          <w:sz w:val="22"/>
          <w:szCs w:val="22"/>
        </w:rPr>
      </w:pPr>
      <w:r>
        <w:rPr>
          <w:rFonts w:ascii="Arial" w:hAnsi="Arial" w:cs="Arial"/>
          <w:color w:val="222222"/>
          <w:sz w:val="22"/>
          <w:szCs w:val="22"/>
          <w:vertAlign w:val="superscript"/>
        </w:rPr>
        <w:t>9</w:t>
      </w:r>
      <w:r w:rsidR="00F21D5D" w:rsidRPr="00694E48">
        <w:rPr>
          <w:rFonts w:ascii="Arial" w:hAnsi="Arial" w:cs="Arial"/>
          <w:color w:val="222222"/>
          <w:sz w:val="22"/>
          <w:szCs w:val="22"/>
        </w:rPr>
        <w:t>Kovler Diabetes Center and Department of Medicine, The University of Chicago, Chicago, IL, 60637, USA.</w:t>
      </w:r>
    </w:p>
    <w:p w14:paraId="0A103CD5" w14:textId="7A729988" w:rsidR="00756D6A" w:rsidRDefault="00687D38" w:rsidP="00756D6A">
      <w:pPr>
        <w:rPr>
          <w:rFonts w:ascii="Arial" w:hAnsi="Arial" w:cs="Arial"/>
          <w:color w:val="222222"/>
          <w:sz w:val="22"/>
          <w:szCs w:val="22"/>
        </w:rPr>
      </w:pPr>
      <w:r>
        <w:rPr>
          <w:rFonts w:ascii="Arial" w:hAnsi="Arial" w:cs="Arial"/>
          <w:color w:val="222222"/>
          <w:sz w:val="22"/>
          <w:szCs w:val="22"/>
          <w:vertAlign w:val="superscript"/>
        </w:rPr>
        <w:t>10</w:t>
      </w:r>
      <w:r w:rsidR="00756D6A" w:rsidRPr="00694E48">
        <w:rPr>
          <w:rFonts w:ascii="Arial" w:hAnsi="Arial" w:cs="Arial"/>
          <w:color w:val="222222"/>
          <w:sz w:val="22"/>
          <w:szCs w:val="22"/>
        </w:rPr>
        <w:t>Barbara Davis Center for Diabetes, University of Colorado Anschutz Medical Center, Aurora,</w:t>
      </w:r>
      <w:r w:rsidR="004F7C9F">
        <w:rPr>
          <w:rFonts w:ascii="Arial" w:hAnsi="Arial" w:cs="Arial"/>
          <w:color w:val="222222"/>
          <w:sz w:val="22"/>
          <w:szCs w:val="22"/>
        </w:rPr>
        <w:t xml:space="preserve"> </w:t>
      </w:r>
      <w:r w:rsidR="00756D6A" w:rsidRPr="00694E48">
        <w:rPr>
          <w:rFonts w:ascii="Arial" w:hAnsi="Arial" w:cs="Arial"/>
          <w:color w:val="222222"/>
          <w:sz w:val="22"/>
          <w:szCs w:val="22"/>
        </w:rPr>
        <w:t>CO, 80045, USA.</w:t>
      </w:r>
    </w:p>
    <w:p w14:paraId="0252FD48" w14:textId="77777777" w:rsidR="00340460" w:rsidRDefault="00340460">
      <w:pPr>
        <w:rPr>
          <w:rFonts w:ascii="Arial" w:hAnsi="Arial" w:cs="Arial"/>
          <w:color w:val="222222"/>
          <w:sz w:val="22"/>
          <w:szCs w:val="22"/>
        </w:rPr>
      </w:pPr>
    </w:p>
    <w:p w14:paraId="56F53CF1" w14:textId="615C87D8" w:rsidR="00B84F4C" w:rsidRPr="00694E48" w:rsidRDefault="00D26AB4">
      <w:pPr>
        <w:rPr>
          <w:rFonts w:ascii="Arial" w:hAnsi="Arial" w:cs="Arial"/>
          <w:color w:val="222222"/>
          <w:sz w:val="22"/>
          <w:szCs w:val="22"/>
        </w:rPr>
      </w:pPr>
      <w:r>
        <w:rPr>
          <w:rFonts w:ascii="Arial" w:hAnsi="Arial" w:cs="Arial"/>
          <w:color w:val="222222"/>
          <w:sz w:val="22"/>
          <w:szCs w:val="22"/>
        </w:rPr>
        <w:t xml:space="preserve">*Corresponding author: </w:t>
      </w:r>
      <w:r w:rsidR="00D346D2" w:rsidRPr="00D346D2">
        <w:rPr>
          <w:rFonts w:ascii="Arial" w:hAnsi="Arial" w:cs="Arial"/>
          <w:color w:val="222222"/>
          <w:sz w:val="22"/>
          <w:szCs w:val="22"/>
        </w:rPr>
        <w:t xml:space="preserve">Ernesto S. Nakayasu, email: ernesto.nakayasu@pnnl.gov </w:t>
      </w:r>
      <w:r w:rsidR="00B84F4C" w:rsidRPr="00694E48">
        <w:rPr>
          <w:rFonts w:ascii="Arial" w:hAnsi="Arial" w:cs="Arial"/>
          <w:color w:val="222222"/>
          <w:sz w:val="22"/>
          <w:szCs w:val="22"/>
        </w:rPr>
        <w:br w:type="page"/>
      </w:r>
    </w:p>
    <w:p w14:paraId="156AC94A" w14:textId="2A8D4402" w:rsidR="00C67420" w:rsidRPr="00DD712A" w:rsidRDefault="00273C3C" w:rsidP="00CE5867">
      <w:pPr>
        <w:shd w:val="clear" w:color="auto" w:fill="FFFFFF"/>
        <w:spacing w:before="100" w:beforeAutospacing="1" w:after="100" w:afterAutospacing="1"/>
        <w:jc w:val="both"/>
        <w:rPr>
          <w:rFonts w:ascii="Arial" w:hAnsi="Arial" w:cs="Arial"/>
          <w:b/>
          <w:bCs/>
          <w:color w:val="222222"/>
          <w:sz w:val="22"/>
          <w:szCs w:val="22"/>
        </w:rPr>
      </w:pPr>
      <w:r w:rsidRPr="00DD712A">
        <w:rPr>
          <w:rFonts w:ascii="Arial" w:hAnsi="Arial" w:cs="Arial"/>
          <w:b/>
          <w:bCs/>
          <w:color w:val="222222"/>
          <w:sz w:val="22"/>
          <w:szCs w:val="22"/>
        </w:rPr>
        <w:lastRenderedPageBreak/>
        <w:t>Abstract</w:t>
      </w:r>
    </w:p>
    <w:p w14:paraId="5CEDD968" w14:textId="2E594782" w:rsidR="00760A00" w:rsidRPr="00DD712A" w:rsidDel="00634E6D" w:rsidRDefault="00AE6A37" w:rsidP="2525A864">
      <w:pPr>
        <w:shd w:val="clear" w:color="auto" w:fill="FFFFFF" w:themeFill="background1"/>
        <w:spacing w:before="100" w:beforeAutospacing="1" w:after="100" w:afterAutospacing="1"/>
        <w:jc w:val="both"/>
        <w:rPr>
          <w:del w:id="12" w:author="Nakayasu, Ernesto S" w:date="2026-05-08T15:07:00Z" w16du:dateUtc="2026-05-08T22:07:00Z"/>
          <w:rFonts w:ascii="Arial" w:hAnsi="Arial" w:cs="Arial"/>
          <w:color w:val="222222"/>
          <w:sz w:val="22"/>
          <w:szCs w:val="22"/>
        </w:rPr>
      </w:pPr>
      <w:r>
        <w:rPr>
          <w:rFonts w:ascii="Arial" w:hAnsi="Arial" w:cs="Arial"/>
          <w:color w:val="222222"/>
          <w:sz w:val="22"/>
          <w:szCs w:val="22"/>
        </w:rPr>
        <w:t>In t</w:t>
      </w:r>
      <w:r w:rsidR="00270DF4" w:rsidRPr="00DD712A">
        <w:rPr>
          <w:rFonts w:ascii="Arial" w:hAnsi="Arial" w:cs="Arial"/>
          <w:color w:val="222222"/>
          <w:sz w:val="22"/>
          <w:szCs w:val="22"/>
        </w:rPr>
        <w:t xml:space="preserve">ype </w:t>
      </w:r>
      <w:r w:rsidR="00270DF4">
        <w:rPr>
          <w:rFonts w:ascii="Arial" w:hAnsi="Arial" w:cs="Arial"/>
          <w:color w:val="222222"/>
          <w:sz w:val="22"/>
          <w:szCs w:val="22"/>
        </w:rPr>
        <w:t>1 diabetes</w:t>
      </w:r>
      <w:r w:rsidR="00CA0570">
        <w:rPr>
          <w:rFonts w:ascii="Arial" w:hAnsi="Arial" w:cs="Arial"/>
          <w:color w:val="222222"/>
          <w:sz w:val="22"/>
          <w:szCs w:val="22"/>
        </w:rPr>
        <w:t xml:space="preserve"> (T1D)</w:t>
      </w:r>
      <w:r>
        <w:rPr>
          <w:rFonts w:ascii="Arial" w:hAnsi="Arial" w:cs="Arial"/>
          <w:color w:val="222222"/>
          <w:sz w:val="22"/>
          <w:szCs w:val="22"/>
        </w:rPr>
        <w:t xml:space="preserve">, </w:t>
      </w:r>
      <w:r w:rsidR="00270DF4">
        <w:rPr>
          <w:rFonts w:ascii="Arial" w:hAnsi="Arial" w:cs="Arial"/>
          <w:color w:val="222222"/>
          <w:sz w:val="22"/>
          <w:szCs w:val="22"/>
        </w:rPr>
        <w:t>autoimmune response</w:t>
      </w:r>
      <w:r w:rsidR="007953E9">
        <w:rPr>
          <w:rFonts w:ascii="Arial" w:hAnsi="Arial" w:cs="Arial"/>
          <w:color w:val="222222"/>
          <w:sz w:val="22"/>
          <w:szCs w:val="22"/>
        </w:rPr>
        <w:t>s</w:t>
      </w:r>
      <w:r w:rsidR="00270DF4">
        <w:rPr>
          <w:rFonts w:ascii="Arial" w:hAnsi="Arial" w:cs="Arial"/>
          <w:color w:val="222222"/>
          <w:sz w:val="22"/>
          <w:szCs w:val="22"/>
        </w:rPr>
        <w:t xml:space="preserve"> and inflammation </w:t>
      </w:r>
      <w:r>
        <w:rPr>
          <w:rFonts w:ascii="Arial" w:hAnsi="Arial" w:cs="Arial"/>
          <w:color w:val="222222"/>
          <w:sz w:val="22"/>
          <w:szCs w:val="22"/>
        </w:rPr>
        <w:t>c</w:t>
      </w:r>
      <w:r w:rsidR="00DB6A98">
        <w:rPr>
          <w:rFonts w:ascii="Arial" w:hAnsi="Arial" w:cs="Arial"/>
          <w:color w:val="222222"/>
          <w:sz w:val="22"/>
          <w:szCs w:val="22"/>
        </w:rPr>
        <w:t>ause</w:t>
      </w:r>
      <w:r>
        <w:rPr>
          <w:rFonts w:ascii="Arial" w:hAnsi="Arial" w:cs="Arial"/>
          <w:color w:val="222222"/>
          <w:sz w:val="22"/>
          <w:szCs w:val="22"/>
        </w:rPr>
        <w:t xml:space="preserve"> the death </w:t>
      </w:r>
      <w:r w:rsidR="00EC62FD">
        <w:rPr>
          <w:rFonts w:ascii="Arial" w:hAnsi="Arial" w:cs="Arial"/>
          <w:color w:val="222222"/>
          <w:sz w:val="22"/>
          <w:szCs w:val="22"/>
        </w:rPr>
        <w:t xml:space="preserve">of </w:t>
      </w:r>
      <w:r w:rsidR="008849FC">
        <w:rPr>
          <w:rFonts w:ascii="Arial" w:hAnsi="Arial" w:cs="Arial"/>
          <w:color w:val="222222"/>
          <w:sz w:val="22"/>
          <w:szCs w:val="22"/>
        </w:rPr>
        <w:t>pancreatic β cell</w:t>
      </w:r>
      <w:r w:rsidR="00EC62FD">
        <w:rPr>
          <w:rFonts w:ascii="Arial" w:hAnsi="Arial" w:cs="Arial"/>
          <w:color w:val="222222"/>
          <w:sz w:val="22"/>
          <w:szCs w:val="22"/>
        </w:rPr>
        <w:t>s</w:t>
      </w:r>
      <w:r w:rsidR="005B378A">
        <w:rPr>
          <w:rFonts w:ascii="Arial" w:hAnsi="Arial" w:cs="Arial"/>
          <w:color w:val="222222"/>
          <w:sz w:val="22"/>
          <w:szCs w:val="22"/>
        </w:rPr>
        <w:t xml:space="preserve">, </w:t>
      </w:r>
      <w:r w:rsidR="00EC62FD">
        <w:rPr>
          <w:rFonts w:ascii="Arial" w:hAnsi="Arial" w:cs="Arial"/>
          <w:color w:val="222222"/>
          <w:sz w:val="22"/>
          <w:szCs w:val="22"/>
        </w:rPr>
        <w:t xml:space="preserve">leading to the body’s </w:t>
      </w:r>
      <w:r w:rsidR="00251006">
        <w:rPr>
          <w:rFonts w:ascii="Arial" w:hAnsi="Arial" w:cs="Arial"/>
          <w:color w:val="222222"/>
          <w:sz w:val="22"/>
          <w:szCs w:val="22"/>
        </w:rPr>
        <w:t>inability to produce insulin</w:t>
      </w:r>
      <w:r w:rsidR="00CE782A">
        <w:rPr>
          <w:rFonts w:ascii="Arial" w:hAnsi="Arial" w:cs="Arial"/>
          <w:color w:val="222222"/>
          <w:sz w:val="22"/>
          <w:szCs w:val="22"/>
        </w:rPr>
        <w:t xml:space="preserve"> </w:t>
      </w:r>
      <w:r w:rsidR="00251006">
        <w:rPr>
          <w:rFonts w:ascii="Arial" w:hAnsi="Arial" w:cs="Arial"/>
          <w:color w:val="222222"/>
          <w:sz w:val="22"/>
          <w:szCs w:val="22"/>
        </w:rPr>
        <w:t xml:space="preserve">and </w:t>
      </w:r>
      <w:r w:rsidR="00935B9C">
        <w:rPr>
          <w:rFonts w:ascii="Arial" w:hAnsi="Arial" w:cs="Arial"/>
          <w:color w:val="222222"/>
          <w:sz w:val="22"/>
          <w:szCs w:val="22"/>
        </w:rPr>
        <w:t>ma</w:t>
      </w:r>
      <w:r w:rsidR="00A64D4C">
        <w:rPr>
          <w:rFonts w:ascii="Arial" w:hAnsi="Arial" w:cs="Arial"/>
          <w:color w:val="222222"/>
          <w:sz w:val="22"/>
          <w:szCs w:val="22"/>
        </w:rPr>
        <w:t>i</w:t>
      </w:r>
      <w:r w:rsidR="00935B9C">
        <w:rPr>
          <w:rFonts w:ascii="Arial" w:hAnsi="Arial" w:cs="Arial"/>
          <w:color w:val="222222"/>
          <w:sz w:val="22"/>
          <w:szCs w:val="22"/>
        </w:rPr>
        <w:t>ntain</w:t>
      </w:r>
      <w:r w:rsidR="00251006">
        <w:rPr>
          <w:rFonts w:ascii="Arial" w:hAnsi="Arial" w:cs="Arial"/>
          <w:color w:val="222222"/>
          <w:sz w:val="22"/>
          <w:szCs w:val="22"/>
        </w:rPr>
        <w:t xml:space="preserve"> glucose homeostasis. </w:t>
      </w:r>
      <w:r w:rsidR="00185ED1">
        <w:rPr>
          <w:rFonts w:ascii="Arial" w:hAnsi="Arial" w:cs="Arial"/>
          <w:color w:val="222222"/>
          <w:sz w:val="22"/>
          <w:szCs w:val="22"/>
        </w:rPr>
        <w:t xml:space="preserve">This process is </w:t>
      </w:r>
      <w:r w:rsidR="00C21EDD">
        <w:rPr>
          <w:rFonts w:ascii="Arial" w:hAnsi="Arial" w:cs="Arial"/>
          <w:color w:val="222222"/>
          <w:sz w:val="22"/>
          <w:szCs w:val="22"/>
        </w:rPr>
        <w:t xml:space="preserve">at least </w:t>
      </w:r>
      <w:r w:rsidR="00BA745F">
        <w:rPr>
          <w:rFonts w:ascii="Arial" w:hAnsi="Arial" w:cs="Arial"/>
          <w:color w:val="222222"/>
          <w:sz w:val="22"/>
          <w:szCs w:val="22"/>
        </w:rPr>
        <w:t xml:space="preserve">in part </w:t>
      </w:r>
      <w:r w:rsidR="00BC3BD2">
        <w:rPr>
          <w:rFonts w:ascii="Arial" w:hAnsi="Arial" w:cs="Arial"/>
          <w:color w:val="222222"/>
          <w:sz w:val="22"/>
          <w:szCs w:val="22"/>
        </w:rPr>
        <w:t xml:space="preserve">mediated </w:t>
      </w:r>
      <w:r w:rsidR="000A6299">
        <w:rPr>
          <w:rFonts w:ascii="Arial" w:hAnsi="Arial" w:cs="Arial"/>
          <w:color w:val="222222"/>
          <w:sz w:val="22"/>
          <w:szCs w:val="22"/>
        </w:rPr>
        <w:t>by pro-inflammatory cytokines, such as interferon (IFN)α, IFNγ, interleukin</w:t>
      </w:r>
      <w:r w:rsidR="00D807AE">
        <w:rPr>
          <w:rFonts w:ascii="Arial" w:hAnsi="Arial" w:cs="Arial"/>
          <w:color w:val="222222"/>
          <w:sz w:val="22"/>
          <w:szCs w:val="22"/>
        </w:rPr>
        <w:t xml:space="preserve"> (IL)-1β</w:t>
      </w:r>
      <w:r w:rsidR="008131CC">
        <w:rPr>
          <w:rFonts w:ascii="Arial" w:hAnsi="Arial" w:cs="Arial"/>
          <w:color w:val="222222"/>
          <w:sz w:val="22"/>
          <w:szCs w:val="22"/>
        </w:rPr>
        <w:t>,</w:t>
      </w:r>
      <w:r w:rsidR="00D807AE">
        <w:rPr>
          <w:rFonts w:ascii="Arial" w:hAnsi="Arial" w:cs="Arial"/>
          <w:color w:val="222222"/>
          <w:sz w:val="22"/>
          <w:szCs w:val="22"/>
        </w:rPr>
        <w:t xml:space="preserve"> and tumor necrosis factor (TNF)α,</w:t>
      </w:r>
      <w:r w:rsidR="000A6299">
        <w:rPr>
          <w:rFonts w:ascii="Arial" w:hAnsi="Arial" w:cs="Arial"/>
          <w:color w:val="222222"/>
          <w:sz w:val="22"/>
          <w:szCs w:val="22"/>
        </w:rPr>
        <w:t xml:space="preserve"> </w:t>
      </w:r>
      <w:r w:rsidR="00BC3BD2">
        <w:rPr>
          <w:rFonts w:ascii="Arial" w:hAnsi="Arial" w:cs="Arial"/>
          <w:color w:val="222222"/>
          <w:sz w:val="22"/>
          <w:szCs w:val="22"/>
        </w:rPr>
        <w:t>which</w:t>
      </w:r>
      <w:r w:rsidR="000A6299">
        <w:rPr>
          <w:rFonts w:ascii="Arial" w:hAnsi="Arial" w:cs="Arial"/>
          <w:color w:val="222222"/>
          <w:sz w:val="22"/>
          <w:szCs w:val="22"/>
        </w:rPr>
        <w:t xml:space="preserve"> induce</w:t>
      </w:r>
      <w:r w:rsidR="00694E47">
        <w:rPr>
          <w:rFonts w:ascii="Arial" w:hAnsi="Arial" w:cs="Arial"/>
          <w:color w:val="222222"/>
          <w:sz w:val="22"/>
          <w:szCs w:val="22"/>
        </w:rPr>
        <w:t xml:space="preserve"> β-cell dysfunction and apoptosis. </w:t>
      </w:r>
      <w:r w:rsidR="00C524EF">
        <w:rPr>
          <w:rFonts w:ascii="Arial" w:hAnsi="Arial" w:cs="Arial"/>
          <w:color w:val="222222"/>
          <w:sz w:val="22"/>
          <w:szCs w:val="22"/>
        </w:rPr>
        <w:t>A deep understanding o</w:t>
      </w:r>
      <w:r w:rsidR="008131CC">
        <w:rPr>
          <w:rFonts w:ascii="Arial" w:hAnsi="Arial" w:cs="Arial"/>
          <w:color w:val="222222"/>
          <w:sz w:val="22"/>
          <w:szCs w:val="22"/>
        </w:rPr>
        <w:t>f</w:t>
      </w:r>
      <w:r w:rsidR="00C524EF">
        <w:rPr>
          <w:rFonts w:ascii="Arial" w:hAnsi="Arial" w:cs="Arial"/>
          <w:color w:val="222222"/>
          <w:sz w:val="22"/>
          <w:szCs w:val="22"/>
        </w:rPr>
        <w:t xml:space="preserve"> the </w:t>
      </w:r>
      <w:r w:rsidR="004E6460">
        <w:rPr>
          <w:rFonts w:ascii="Arial" w:hAnsi="Arial" w:cs="Arial"/>
          <w:color w:val="222222"/>
          <w:sz w:val="22"/>
          <w:szCs w:val="22"/>
        </w:rPr>
        <w:t xml:space="preserve">β-cell signaling and regulatory networks </w:t>
      </w:r>
      <w:r w:rsidR="008B297B">
        <w:rPr>
          <w:rFonts w:ascii="Arial" w:hAnsi="Arial" w:cs="Arial"/>
          <w:color w:val="222222"/>
          <w:sz w:val="22"/>
          <w:szCs w:val="22"/>
        </w:rPr>
        <w:t xml:space="preserve">induced by these cytokines could lead to the identification of therapeutic targets to prevent </w:t>
      </w:r>
      <w:r w:rsidR="00CA0570">
        <w:rPr>
          <w:rFonts w:ascii="Arial" w:hAnsi="Arial" w:cs="Arial"/>
          <w:color w:val="222222"/>
          <w:sz w:val="22"/>
          <w:szCs w:val="22"/>
        </w:rPr>
        <w:t xml:space="preserve">T1D development. </w:t>
      </w:r>
      <w:r w:rsidR="00A53A09">
        <w:rPr>
          <w:rFonts w:ascii="Arial" w:hAnsi="Arial" w:cs="Arial"/>
          <w:color w:val="222222"/>
          <w:sz w:val="22"/>
          <w:szCs w:val="22"/>
        </w:rPr>
        <w:t xml:space="preserve">To study cytokine-mediated </w:t>
      </w:r>
      <w:r w:rsidR="007A6926">
        <w:rPr>
          <w:rFonts w:ascii="Arial" w:hAnsi="Arial" w:cs="Arial"/>
          <w:color w:val="222222"/>
          <w:sz w:val="22"/>
          <w:szCs w:val="22"/>
        </w:rPr>
        <w:t>islets/</w:t>
      </w:r>
      <w:r w:rsidR="00A53A09">
        <w:rPr>
          <w:rFonts w:ascii="Arial" w:hAnsi="Arial" w:cs="Arial"/>
          <w:color w:val="222222"/>
          <w:sz w:val="22"/>
          <w:szCs w:val="22"/>
        </w:rPr>
        <w:t>β-cell signaling and regulatory networks</w:t>
      </w:r>
      <w:r w:rsidR="006775A5">
        <w:rPr>
          <w:rFonts w:ascii="Arial" w:hAnsi="Arial" w:cs="Arial"/>
          <w:color w:val="222222"/>
          <w:sz w:val="22"/>
          <w:szCs w:val="22"/>
        </w:rPr>
        <w:t xml:space="preserve">, a variety of omics experiments have been conducted, including </w:t>
      </w:r>
      <w:r w:rsidR="00EB2DFC">
        <w:rPr>
          <w:rFonts w:ascii="Arial" w:hAnsi="Arial" w:cs="Arial"/>
          <w:color w:val="222222"/>
          <w:sz w:val="22"/>
          <w:szCs w:val="22"/>
        </w:rPr>
        <w:t>t</w:t>
      </w:r>
      <w:r w:rsidR="00D01EEB">
        <w:rPr>
          <w:rFonts w:ascii="Arial" w:hAnsi="Arial" w:cs="Arial"/>
          <w:color w:val="222222"/>
          <w:sz w:val="22"/>
          <w:szCs w:val="22"/>
        </w:rPr>
        <w:t>ranscriptomics</w:t>
      </w:r>
      <w:r w:rsidR="00EB2DFC">
        <w:rPr>
          <w:rFonts w:ascii="Arial" w:hAnsi="Arial" w:cs="Arial"/>
          <w:color w:val="222222"/>
          <w:sz w:val="22"/>
          <w:szCs w:val="22"/>
        </w:rPr>
        <w:t>,</w:t>
      </w:r>
      <w:r w:rsidR="006775A5" w:rsidRPr="006775A5">
        <w:rPr>
          <w:rFonts w:ascii="Arial" w:hAnsi="Arial" w:cs="Arial"/>
          <w:color w:val="222222"/>
          <w:sz w:val="22"/>
          <w:szCs w:val="22"/>
        </w:rPr>
        <w:t xml:space="preserve"> </w:t>
      </w:r>
      <w:r w:rsidR="00EB2DFC">
        <w:rPr>
          <w:rFonts w:ascii="Arial" w:hAnsi="Arial" w:cs="Arial"/>
          <w:color w:val="222222"/>
          <w:sz w:val="22"/>
          <w:szCs w:val="22"/>
        </w:rPr>
        <w:t>epigenomics (</w:t>
      </w:r>
      <w:r w:rsidR="00615AAC">
        <w:rPr>
          <w:rFonts w:ascii="Arial" w:hAnsi="Arial" w:cs="Arial"/>
          <w:color w:val="222222"/>
          <w:sz w:val="22"/>
          <w:szCs w:val="22"/>
        </w:rPr>
        <w:t xml:space="preserve">DNA methylation, UMI-4C, </w:t>
      </w:r>
      <w:r w:rsidR="006775A5" w:rsidRPr="006775A5">
        <w:rPr>
          <w:rFonts w:ascii="Arial" w:hAnsi="Arial" w:cs="Arial"/>
          <w:color w:val="222222"/>
          <w:sz w:val="22"/>
          <w:szCs w:val="22"/>
        </w:rPr>
        <w:t>ATAC</w:t>
      </w:r>
      <w:r w:rsidR="0018061F">
        <w:rPr>
          <w:rFonts w:ascii="Arial" w:hAnsi="Arial" w:cs="Arial"/>
          <w:color w:val="222222"/>
          <w:sz w:val="22"/>
          <w:szCs w:val="22"/>
        </w:rPr>
        <w:t>-</w:t>
      </w:r>
      <w:r w:rsidR="006775A5" w:rsidRPr="006775A5">
        <w:rPr>
          <w:rFonts w:ascii="Arial" w:hAnsi="Arial" w:cs="Arial"/>
          <w:color w:val="222222"/>
          <w:sz w:val="22"/>
          <w:szCs w:val="22"/>
        </w:rPr>
        <w:t>seq</w:t>
      </w:r>
      <w:r w:rsidR="00EB2DFC">
        <w:rPr>
          <w:rFonts w:ascii="Arial" w:hAnsi="Arial" w:cs="Arial"/>
          <w:color w:val="222222"/>
          <w:sz w:val="22"/>
          <w:szCs w:val="22"/>
        </w:rPr>
        <w:t xml:space="preserve"> </w:t>
      </w:r>
      <w:r w:rsidR="009869F8">
        <w:rPr>
          <w:rFonts w:ascii="Arial" w:hAnsi="Arial" w:cs="Arial"/>
          <w:color w:val="222222"/>
          <w:sz w:val="22"/>
          <w:szCs w:val="22"/>
        </w:rPr>
        <w:t>and</w:t>
      </w:r>
      <w:r w:rsidR="00EB2DFC">
        <w:rPr>
          <w:rFonts w:ascii="Arial" w:hAnsi="Arial" w:cs="Arial"/>
          <w:color w:val="222222"/>
          <w:sz w:val="22"/>
          <w:szCs w:val="22"/>
        </w:rPr>
        <w:t xml:space="preserve"> </w:t>
      </w:r>
      <w:r w:rsidR="006775A5" w:rsidRPr="006775A5">
        <w:rPr>
          <w:rFonts w:ascii="Arial" w:hAnsi="Arial" w:cs="Arial"/>
          <w:color w:val="222222"/>
          <w:sz w:val="22"/>
          <w:szCs w:val="22"/>
        </w:rPr>
        <w:t>ChIP-seq</w:t>
      </w:r>
      <w:r w:rsidR="00EB2DFC">
        <w:rPr>
          <w:rFonts w:ascii="Arial" w:hAnsi="Arial" w:cs="Arial"/>
          <w:color w:val="222222"/>
          <w:sz w:val="22"/>
          <w:szCs w:val="22"/>
        </w:rPr>
        <w:t>)</w:t>
      </w:r>
      <w:r w:rsidR="006775A5" w:rsidRPr="006775A5">
        <w:rPr>
          <w:rFonts w:ascii="Arial" w:hAnsi="Arial" w:cs="Arial"/>
          <w:color w:val="222222"/>
          <w:sz w:val="22"/>
          <w:szCs w:val="22"/>
        </w:rPr>
        <w:t xml:space="preserve">, proteomics </w:t>
      </w:r>
      <w:r w:rsidR="00EB2DFC">
        <w:rPr>
          <w:rFonts w:ascii="Arial" w:hAnsi="Arial" w:cs="Arial"/>
          <w:color w:val="222222"/>
          <w:sz w:val="22"/>
          <w:szCs w:val="22"/>
        </w:rPr>
        <w:t>(</w:t>
      </w:r>
      <w:r w:rsidR="003B057B">
        <w:rPr>
          <w:rFonts w:ascii="Arial" w:hAnsi="Arial" w:cs="Arial"/>
          <w:color w:val="222222"/>
          <w:sz w:val="22"/>
          <w:szCs w:val="22"/>
        </w:rPr>
        <w:t xml:space="preserve">bottom-up, top-down, </w:t>
      </w:r>
      <w:r w:rsidR="007E7F35">
        <w:rPr>
          <w:rFonts w:ascii="Arial" w:hAnsi="Arial" w:cs="Arial"/>
          <w:color w:val="222222"/>
          <w:sz w:val="22"/>
          <w:szCs w:val="22"/>
        </w:rPr>
        <w:t>post-translational modification</w:t>
      </w:r>
      <w:r w:rsidR="007777D7">
        <w:rPr>
          <w:rFonts w:ascii="Arial" w:hAnsi="Arial" w:cs="Arial"/>
          <w:color w:val="222222"/>
          <w:sz w:val="22"/>
          <w:szCs w:val="22"/>
        </w:rPr>
        <w:t xml:space="preserve"> analysis</w:t>
      </w:r>
      <w:r w:rsidR="003B057B">
        <w:rPr>
          <w:rFonts w:ascii="Arial" w:hAnsi="Arial" w:cs="Arial"/>
          <w:color w:val="222222"/>
          <w:sz w:val="22"/>
          <w:szCs w:val="22"/>
        </w:rPr>
        <w:t>)</w:t>
      </w:r>
      <w:r w:rsidR="006775A5" w:rsidRPr="006775A5">
        <w:rPr>
          <w:rFonts w:ascii="Arial" w:hAnsi="Arial" w:cs="Arial"/>
          <w:color w:val="222222"/>
          <w:sz w:val="22"/>
          <w:szCs w:val="22"/>
        </w:rPr>
        <w:t>, lipidomics, and metabolomics</w:t>
      </w:r>
      <w:r w:rsidR="006775A5">
        <w:rPr>
          <w:rFonts w:ascii="Arial" w:hAnsi="Arial" w:cs="Arial"/>
          <w:color w:val="222222"/>
          <w:sz w:val="22"/>
          <w:szCs w:val="22"/>
        </w:rPr>
        <w:t xml:space="preserve">. </w:t>
      </w:r>
      <w:r w:rsidR="001D4DCB">
        <w:rPr>
          <w:rFonts w:ascii="Arial" w:hAnsi="Arial" w:cs="Arial"/>
          <w:color w:val="222222"/>
          <w:sz w:val="22"/>
          <w:szCs w:val="22"/>
        </w:rPr>
        <w:t xml:space="preserve">The combination of </w:t>
      </w:r>
      <w:r w:rsidR="00505217">
        <w:rPr>
          <w:rFonts w:ascii="Arial" w:hAnsi="Arial" w:cs="Arial"/>
          <w:color w:val="222222"/>
          <w:sz w:val="22"/>
          <w:szCs w:val="22"/>
        </w:rPr>
        <w:t xml:space="preserve">these </w:t>
      </w:r>
      <w:r w:rsidR="001D4DCB">
        <w:rPr>
          <w:rFonts w:ascii="Arial" w:hAnsi="Arial" w:cs="Arial"/>
          <w:color w:val="222222"/>
          <w:sz w:val="22"/>
          <w:szCs w:val="22"/>
        </w:rPr>
        <w:t xml:space="preserve">datasets </w:t>
      </w:r>
      <w:r w:rsidR="00165096">
        <w:rPr>
          <w:rFonts w:ascii="Arial" w:hAnsi="Arial" w:cs="Arial"/>
          <w:color w:val="222222"/>
          <w:sz w:val="22"/>
          <w:szCs w:val="22"/>
        </w:rPr>
        <w:t xml:space="preserve">can be instrumental </w:t>
      </w:r>
      <w:r w:rsidR="00B21CF2">
        <w:rPr>
          <w:rFonts w:ascii="Arial" w:hAnsi="Arial" w:cs="Arial"/>
          <w:color w:val="222222"/>
          <w:sz w:val="22"/>
          <w:szCs w:val="22"/>
        </w:rPr>
        <w:t>in</w:t>
      </w:r>
      <w:r w:rsidR="00165096">
        <w:rPr>
          <w:rFonts w:ascii="Arial" w:hAnsi="Arial" w:cs="Arial"/>
          <w:color w:val="222222"/>
          <w:sz w:val="22"/>
          <w:szCs w:val="22"/>
        </w:rPr>
        <w:t xml:space="preserve"> </w:t>
      </w:r>
      <w:r w:rsidR="00B21CF2">
        <w:rPr>
          <w:rFonts w:ascii="Arial" w:hAnsi="Arial" w:cs="Arial"/>
          <w:color w:val="222222"/>
          <w:sz w:val="22"/>
          <w:szCs w:val="22"/>
        </w:rPr>
        <w:t>identifying</w:t>
      </w:r>
      <w:r w:rsidR="00165096">
        <w:rPr>
          <w:rFonts w:ascii="Arial" w:hAnsi="Arial" w:cs="Arial"/>
          <w:color w:val="222222"/>
          <w:sz w:val="22"/>
          <w:szCs w:val="22"/>
        </w:rPr>
        <w:t xml:space="preserve"> </w:t>
      </w:r>
      <w:r w:rsidR="00213960">
        <w:rPr>
          <w:rFonts w:ascii="Arial" w:hAnsi="Arial" w:cs="Arial"/>
          <w:color w:val="222222"/>
          <w:sz w:val="22"/>
          <w:szCs w:val="22"/>
        </w:rPr>
        <w:t xml:space="preserve">signaling components and </w:t>
      </w:r>
      <w:r w:rsidR="00B71ECB">
        <w:rPr>
          <w:rFonts w:ascii="Arial" w:hAnsi="Arial" w:cs="Arial"/>
          <w:color w:val="222222"/>
          <w:sz w:val="22"/>
          <w:szCs w:val="22"/>
        </w:rPr>
        <w:t xml:space="preserve">regulatory factors involved in </w:t>
      </w:r>
      <w:r w:rsidR="00684490">
        <w:rPr>
          <w:rFonts w:ascii="Arial" w:hAnsi="Arial" w:cs="Arial"/>
          <w:color w:val="222222"/>
          <w:sz w:val="22"/>
          <w:szCs w:val="22"/>
        </w:rPr>
        <w:t xml:space="preserve">β-cell </w:t>
      </w:r>
      <w:r w:rsidR="009703A6">
        <w:rPr>
          <w:rFonts w:ascii="Arial" w:hAnsi="Arial" w:cs="Arial"/>
          <w:color w:val="222222"/>
          <w:sz w:val="22"/>
          <w:szCs w:val="22"/>
        </w:rPr>
        <w:t>stress/</w:t>
      </w:r>
      <w:r w:rsidR="00684490">
        <w:rPr>
          <w:rFonts w:ascii="Arial" w:hAnsi="Arial" w:cs="Arial"/>
          <w:color w:val="222222"/>
          <w:sz w:val="22"/>
          <w:szCs w:val="22"/>
        </w:rPr>
        <w:t xml:space="preserve">death. </w:t>
      </w:r>
      <w:r w:rsidR="0014482A">
        <w:rPr>
          <w:rFonts w:ascii="Arial" w:hAnsi="Arial" w:cs="Arial"/>
          <w:color w:val="222222"/>
          <w:sz w:val="22"/>
          <w:szCs w:val="22"/>
        </w:rPr>
        <w:t>Here, we</w:t>
      </w:r>
      <w:r w:rsidR="001A38EA">
        <w:rPr>
          <w:rFonts w:ascii="Arial" w:hAnsi="Arial" w:cs="Arial"/>
          <w:color w:val="222222"/>
          <w:sz w:val="22"/>
          <w:szCs w:val="22"/>
        </w:rPr>
        <w:t xml:space="preserve"> aggregated</w:t>
      </w:r>
      <w:r w:rsidR="00F96ECE">
        <w:rPr>
          <w:rFonts w:ascii="Arial" w:hAnsi="Arial" w:cs="Arial"/>
          <w:color w:val="222222"/>
          <w:sz w:val="22"/>
          <w:szCs w:val="22"/>
        </w:rPr>
        <w:t xml:space="preserve"> </w:t>
      </w:r>
      <w:ins w:id="13" w:author="Sarkar, Soumyadeep" w:date="2026-05-20T10:51:00Z" w16du:dateUtc="2026-05-20T17:51:00Z">
        <w:r w:rsidR="005E3A96">
          <w:rPr>
            <w:rFonts w:ascii="Arial" w:hAnsi="Arial" w:cs="Arial"/>
            <w:color w:val="222222"/>
            <w:sz w:val="22"/>
            <w:szCs w:val="22"/>
          </w:rPr>
          <w:t>70</w:t>
        </w:r>
      </w:ins>
      <w:commentRangeStart w:id="14"/>
      <w:del w:id="15" w:author="Sarkar, Soumyadeep" w:date="2026-05-20T10:50:00Z" w16du:dateUtc="2026-05-20T17:50:00Z">
        <w:r w:rsidR="005A6358" w:rsidDel="005E3A96">
          <w:rPr>
            <w:rFonts w:ascii="Arial" w:hAnsi="Arial" w:cs="Arial"/>
            <w:color w:val="222222"/>
            <w:sz w:val="22"/>
            <w:szCs w:val="22"/>
          </w:rPr>
          <w:delText>51</w:delText>
        </w:r>
      </w:del>
      <w:r w:rsidR="21E1C84E" w:rsidRPr="2525A864">
        <w:rPr>
          <w:rFonts w:ascii="Arial" w:hAnsi="Arial" w:cs="Arial"/>
          <w:color w:val="222222"/>
          <w:sz w:val="22"/>
          <w:szCs w:val="22"/>
        </w:rPr>
        <w:t xml:space="preserve"> </w:t>
      </w:r>
      <w:r w:rsidR="005A6358">
        <w:rPr>
          <w:rFonts w:ascii="Arial" w:hAnsi="Arial" w:cs="Arial"/>
          <w:color w:val="222222"/>
          <w:sz w:val="22"/>
          <w:szCs w:val="22"/>
        </w:rPr>
        <w:t>(</w:t>
      </w:r>
      <w:r w:rsidR="21E1C84E" w:rsidRPr="2525A864">
        <w:rPr>
          <w:rFonts w:ascii="Arial" w:hAnsi="Arial" w:cs="Arial"/>
          <w:color w:val="222222"/>
          <w:sz w:val="22"/>
          <w:szCs w:val="22"/>
        </w:rPr>
        <w:t>multi-</w:t>
      </w:r>
      <w:r w:rsidR="005A6358">
        <w:rPr>
          <w:rFonts w:ascii="Arial" w:hAnsi="Arial" w:cs="Arial"/>
          <w:color w:val="222222"/>
          <w:sz w:val="22"/>
          <w:szCs w:val="22"/>
        </w:rPr>
        <w:t>)</w:t>
      </w:r>
      <w:r w:rsidR="21E1C84E" w:rsidRPr="2525A864">
        <w:rPr>
          <w:rFonts w:ascii="Arial" w:hAnsi="Arial" w:cs="Arial"/>
          <w:color w:val="222222"/>
          <w:sz w:val="22"/>
          <w:szCs w:val="22"/>
        </w:rPr>
        <w:t xml:space="preserve">omics datasets from </w:t>
      </w:r>
      <w:ins w:id="16" w:author="Sarkar, Soumyadeep" w:date="2026-05-20T10:51:00Z" w16du:dateUtc="2026-05-20T17:51:00Z">
        <w:r w:rsidR="005E3A96">
          <w:rPr>
            <w:rFonts w:ascii="Arial" w:hAnsi="Arial" w:cs="Arial"/>
            <w:color w:val="222222"/>
            <w:sz w:val="22"/>
            <w:szCs w:val="22"/>
          </w:rPr>
          <w:t>23</w:t>
        </w:r>
      </w:ins>
      <w:del w:id="17" w:author="Sarkar, Soumyadeep" w:date="2026-05-20T10:51:00Z" w16du:dateUtc="2026-05-20T17:51:00Z">
        <w:r w:rsidR="21E1C84E" w:rsidRPr="2525A864" w:rsidDel="005E3A96">
          <w:rPr>
            <w:rFonts w:ascii="Arial" w:hAnsi="Arial" w:cs="Arial"/>
            <w:color w:val="222222"/>
            <w:sz w:val="22"/>
            <w:szCs w:val="22"/>
          </w:rPr>
          <w:delText>19</w:delText>
        </w:r>
      </w:del>
      <w:r w:rsidR="21E1C84E" w:rsidRPr="2525A864">
        <w:rPr>
          <w:rFonts w:ascii="Arial" w:hAnsi="Arial" w:cs="Arial"/>
          <w:color w:val="222222"/>
          <w:sz w:val="22"/>
          <w:szCs w:val="22"/>
        </w:rPr>
        <w:t xml:space="preserve"> studies</w:t>
      </w:r>
      <w:r w:rsidR="00F96ECE">
        <w:rPr>
          <w:rFonts w:ascii="Arial" w:hAnsi="Arial" w:cs="Arial"/>
          <w:color w:val="222222"/>
          <w:sz w:val="22"/>
          <w:szCs w:val="22"/>
        </w:rPr>
        <w:t xml:space="preserve"> </w:t>
      </w:r>
      <w:commentRangeEnd w:id="14"/>
      <w:r w:rsidR="00E54259">
        <w:rPr>
          <w:rStyle w:val="CommentReference"/>
          <w:rFonts w:ascii="Arial" w:hAnsi="Arial" w:cs="Arial"/>
          <w:color w:val="222222"/>
          <w:sz w:val="22"/>
          <w:szCs w:val="22"/>
        </w:rPr>
        <w:commentReference w:id="14"/>
      </w:r>
      <w:r w:rsidR="007A166C">
        <w:rPr>
          <w:rFonts w:ascii="Arial" w:hAnsi="Arial" w:cs="Arial"/>
          <w:color w:val="222222"/>
          <w:sz w:val="22"/>
          <w:szCs w:val="22"/>
        </w:rPr>
        <w:t xml:space="preserve">spanning </w:t>
      </w:r>
      <w:r w:rsidR="00ED4BA5">
        <w:rPr>
          <w:rFonts w:ascii="Arial" w:hAnsi="Arial" w:cs="Arial"/>
          <w:color w:val="222222"/>
          <w:sz w:val="22"/>
          <w:szCs w:val="22"/>
        </w:rPr>
        <w:t xml:space="preserve">14 years </w:t>
      </w:r>
      <w:r w:rsidR="00F96ECE">
        <w:rPr>
          <w:rFonts w:ascii="Arial" w:hAnsi="Arial" w:cs="Arial"/>
          <w:color w:val="222222"/>
          <w:sz w:val="22"/>
          <w:szCs w:val="22"/>
        </w:rPr>
        <w:t>into a centralized location</w:t>
      </w:r>
      <w:r w:rsidR="000B6E77">
        <w:rPr>
          <w:rFonts w:ascii="Arial" w:hAnsi="Arial" w:cs="Arial"/>
          <w:color w:val="222222"/>
          <w:sz w:val="22"/>
          <w:szCs w:val="22"/>
        </w:rPr>
        <w:t>, provid</w:t>
      </w:r>
      <w:r w:rsidR="002C19E9">
        <w:rPr>
          <w:rFonts w:ascii="Arial" w:hAnsi="Arial" w:cs="Arial"/>
          <w:color w:val="222222"/>
          <w:sz w:val="22"/>
          <w:szCs w:val="22"/>
        </w:rPr>
        <w:t>ing</w:t>
      </w:r>
      <w:r w:rsidR="000B6E77">
        <w:rPr>
          <w:rFonts w:ascii="Arial" w:hAnsi="Arial" w:cs="Arial"/>
          <w:color w:val="222222"/>
          <w:sz w:val="22"/>
          <w:szCs w:val="22"/>
        </w:rPr>
        <w:t xml:space="preserve"> </w:t>
      </w:r>
      <w:r w:rsidR="00B21CF2">
        <w:rPr>
          <w:rFonts w:ascii="Arial" w:hAnsi="Arial" w:cs="Arial"/>
          <w:color w:val="222222"/>
          <w:sz w:val="22"/>
          <w:szCs w:val="22"/>
        </w:rPr>
        <w:t xml:space="preserve">a </w:t>
      </w:r>
      <w:commentRangeStart w:id="18"/>
      <w:del w:id="19" w:author="Nakayasu, Ernesto S" w:date="2026-05-11T15:45:00Z" w16du:dateUtc="2026-05-11T22:45:00Z">
        <w:r w:rsidR="000B6E77">
          <w:rPr>
            <w:rFonts w:ascii="Arial" w:hAnsi="Arial" w:cs="Arial"/>
            <w:color w:val="222222"/>
            <w:sz w:val="22"/>
            <w:szCs w:val="22"/>
          </w:rPr>
          <w:delText>quality-controlled</w:delText>
        </w:r>
        <w:r w:rsidR="00ED4BA5">
          <w:rPr>
            <w:rFonts w:ascii="Arial" w:hAnsi="Arial" w:cs="Arial"/>
            <w:color w:val="222222"/>
            <w:sz w:val="22"/>
            <w:szCs w:val="22"/>
          </w:rPr>
          <w:delText>,</w:delText>
        </w:r>
        <w:r w:rsidR="002C19E9">
          <w:rPr>
            <w:rFonts w:ascii="Arial" w:hAnsi="Arial" w:cs="Arial"/>
            <w:color w:val="222222"/>
            <w:sz w:val="22"/>
            <w:szCs w:val="22"/>
          </w:rPr>
          <w:delText xml:space="preserve"> statistically </w:delText>
        </w:r>
        <w:r w:rsidR="00114AE0">
          <w:rPr>
            <w:rFonts w:ascii="Arial" w:hAnsi="Arial" w:cs="Arial"/>
            <w:color w:val="222222"/>
            <w:sz w:val="22"/>
            <w:szCs w:val="22"/>
          </w:rPr>
          <w:delText>r</w:delText>
        </w:r>
        <w:r w:rsidR="006055AE">
          <w:rPr>
            <w:rFonts w:ascii="Arial" w:hAnsi="Arial" w:cs="Arial"/>
            <w:color w:val="222222"/>
            <w:sz w:val="22"/>
            <w:szCs w:val="22"/>
          </w:rPr>
          <w:delText>igo</w:delText>
        </w:r>
        <w:r w:rsidR="00114AE0">
          <w:rPr>
            <w:rFonts w:ascii="Arial" w:hAnsi="Arial" w:cs="Arial"/>
            <w:color w:val="222222"/>
            <w:sz w:val="22"/>
            <w:szCs w:val="22"/>
          </w:rPr>
          <w:delText>rous</w:delText>
        </w:r>
      </w:del>
      <w:ins w:id="20" w:author="Nakayasu, Ernesto S" w:date="2026-05-11T15:45:00Z" w16du:dateUtc="2026-05-11T22:45:00Z">
        <w:r w:rsidR="001F02ED">
          <w:rPr>
            <w:rFonts w:ascii="Arial" w:hAnsi="Arial" w:cs="Arial"/>
            <w:color w:val="222222"/>
            <w:sz w:val="22"/>
            <w:szCs w:val="22"/>
          </w:rPr>
          <w:t>comprehensive</w:t>
        </w:r>
      </w:ins>
      <w:commentRangeEnd w:id="18"/>
      <w:ins w:id="21" w:author="Nakayasu, Ernesto S" w:date="2026-05-11T15:46:00Z" w16du:dateUtc="2026-05-11T22:46:00Z">
        <w:r w:rsidR="001E2B4A">
          <w:rPr>
            <w:rStyle w:val="CommentReference"/>
            <w:rFonts w:ascii="Arial" w:hAnsi="Arial" w:cs="Arial"/>
            <w:color w:val="222222"/>
            <w:sz w:val="22"/>
            <w:szCs w:val="22"/>
          </w:rPr>
          <w:commentReference w:id="18"/>
        </w:r>
      </w:ins>
      <w:r w:rsidR="00114AE0">
        <w:rPr>
          <w:rFonts w:ascii="Arial" w:hAnsi="Arial" w:cs="Arial"/>
          <w:color w:val="222222"/>
          <w:sz w:val="22"/>
          <w:szCs w:val="22"/>
        </w:rPr>
        <w:t xml:space="preserve"> resource </w:t>
      </w:r>
      <w:r w:rsidR="006055AE">
        <w:rPr>
          <w:rFonts w:ascii="Arial" w:hAnsi="Arial" w:cs="Arial"/>
          <w:color w:val="222222"/>
          <w:sz w:val="22"/>
          <w:szCs w:val="22"/>
        </w:rPr>
        <w:t xml:space="preserve">for investigators seeking to </w:t>
      </w:r>
      <w:ins w:id="22" w:author="Nakayasu, Ernesto S" w:date="2026-05-12T10:01:00Z" w16du:dateUtc="2026-05-12T17:01:00Z">
        <w:r w:rsidR="004B01E0">
          <w:rPr>
            <w:rFonts w:ascii="Arial" w:hAnsi="Arial" w:cs="Arial"/>
            <w:color w:val="222222"/>
            <w:sz w:val="22"/>
            <w:szCs w:val="22"/>
          </w:rPr>
          <w:t>reu</w:t>
        </w:r>
      </w:ins>
      <w:ins w:id="23" w:author="Nakayasu, Ernesto S" w:date="2026-05-12T10:02:00Z" w16du:dateUtc="2026-05-12T17:02:00Z">
        <w:r w:rsidR="004B01E0">
          <w:rPr>
            <w:rFonts w:ascii="Arial" w:hAnsi="Arial" w:cs="Arial"/>
            <w:color w:val="222222"/>
            <w:sz w:val="22"/>
            <w:szCs w:val="22"/>
          </w:rPr>
          <w:t>s</w:t>
        </w:r>
      </w:ins>
      <w:ins w:id="24" w:author="Nakayasu, Ernesto S" w:date="2026-05-12T10:01:00Z" w16du:dateUtc="2026-05-12T17:01:00Z">
        <w:r w:rsidR="004B01E0">
          <w:rPr>
            <w:rFonts w:ascii="Arial" w:hAnsi="Arial" w:cs="Arial"/>
            <w:color w:val="222222"/>
            <w:sz w:val="22"/>
            <w:szCs w:val="22"/>
          </w:rPr>
          <w:t xml:space="preserve">e data </w:t>
        </w:r>
      </w:ins>
      <w:ins w:id="25" w:author="Nakayasu, Ernesto S" w:date="2026-05-12T10:02:00Z" w16du:dateUtc="2026-05-12T17:02:00Z">
        <w:r w:rsidR="004B01E0">
          <w:rPr>
            <w:rFonts w:ascii="Arial" w:hAnsi="Arial" w:cs="Arial"/>
            <w:color w:val="222222"/>
            <w:sz w:val="22"/>
            <w:szCs w:val="22"/>
          </w:rPr>
          <w:t xml:space="preserve">to </w:t>
        </w:r>
      </w:ins>
      <w:r w:rsidR="006055AE">
        <w:rPr>
          <w:rFonts w:ascii="Arial" w:hAnsi="Arial" w:cs="Arial"/>
          <w:color w:val="222222"/>
          <w:sz w:val="22"/>
          <w:szCs w:val="22"/>
        </w:rPr>
        <w:t xml:space="preserve">holistically </w:t>
      </w:r>
      <w:r w:rsidR="00AF0BF4">
        <w:rPr>
          <w:rFonts w:ascii="Arial" w:hAnsi="Arial" w:cs="Arial"/>
          <w:color w:val="222222"/>
          <w:sz w:val="22"/>
          <w:szCs w:val="22"/>
        </w:rPr>
        <w:t xml:space="preserve">study </w:t>
      </w:r>
      <w:r w:rsidR="00A92839">
        <w:rPr>
          <w:rFonts w:ascii="Arial" w:hAnsi="Arial" w:cs="Arial"/>
          <w:color w:val="222222"/>
          <w:sz w:val="22"/>
          <w:szCs w:val="22"/>
        </w:rPr>
        <w:t>the impact of</w:t>
      </w:r>
      <w:r w:rsidR="00AF0BF4">
        <w:rPr>
          <w:rFonts w:ascii="Arial" w:hAnsi="Arial" w:cs="Arial"/>
          <w:color w:val="222222"/>
          <w:sz w:val="22"/>
          <w:szCs w:val="22"/>
        </w:rPr>
        <w:t xml:space="preserve"> pro-inflammatory cytokines</w:t>
      </w:r>
      <w:r w:rsidR="00A92839" w:rsidRPr="00A92839">
        <w:rPr>
          <w:rFonts w:ascii="Arial" w:hAnsi="Arial" w:cs="Arial"/>
          <w:color w:val="222222"/>
          <w:sz w:val="22"/>
          <w:szCs w:val="22"/>
        </w:rPr>
        <w:t xml:space="preserve"> </w:t>
      </w:r>
      <w:r w:rsidR="00A92839">
        <w:rPr>
          <w:rFonts w:ascii="Arial" w:hAnsi="Arial" w:cs="Arial"/>
          <w:color w:val="222222"/>
          <w:sz w:val="22"/>
          <w:szCs w:val="22"/>
        </w:rPr>
        <w:t>on β</w:t>
      </w:r>
      <w:del w:id="26" w:author="Nakayasu, Ernesto S" w:date="2026-05-12T10:02:00Z" w16du:dateUtc="2026-05-12T17:02:00Z">
        <w:r w:rsidR="00A92839">
          <w:rPr>
            <w:rFonts w:ascii="Arial" w:hAnsi="Arial" w:cs="Arial"/>
            <w:color w:val="222222"/>
            <w:sz w:val="22"/>
            <w:szCs w:val="22"/>
          </w:rPr>
          <w:delText>-</w:delText>
        </w:r>
      </w:del>
      <w:ins w:id="27" w:author="Nakayasu, Ernesto S" w:date="2026-05-12T10:02:00Z" w16du:dateUtc="2026-05-12T17:02:00Z">
        <w:r w:rsidR="005E304C">
          <w:rPr>
            <w:rFonts w:ascii="Arial" w:hAnsi="Arial" w:cs="Arial"/>
            <w:color w:val="222222"/>
            <w:sz w:val="22"/>
            <w:szCs w:val="22"/>
          </w:rPr>
          <w:t xml:space="preserve"> </w:t>
        </w:r>
      </w:ins>
      <w:r w:rsidR="00A92839">
        <w:rPr>
          <w:rFonts w:ascii="Arial" w:hAnsi="Arial" w:cs="Arial"/>
          <w:color w:val="222222"/>
          <w:sz w:val="22"/>
          <w:szCs w:val="22"/>
        </w:rPr>
        <w:t>cell</w:t>
      </w:r>
      <w:del w:id="28" w:author="Nakayasu, Ernesto S" w:date="2026-05-12T10:02:00Z" w16du:dateUtc="2026-05-12T17:02:00Z">
        <w:r w:rsidR="00A92839">
          <w:rPr>
            <w:rFonts w:ascii="Arial" w:hAnsi="Arial" w:cs="Arial"/>
            <w:color w:val="222222"/>
            <w:sz w:val="22"/>
            <w:szCs w:val="22"/>
          </w:rPr>
          <w:delText xml:space="preserve"> </w:delText>
        </w:r>
      </w:del>
      <w:ins w:id="29" w:author="Nakayasu, Ernesto S" w:date="2026-05-12T10:02:00Z" w16du:dateUtc="2026-05-12T17:02:00Z">
        <w:r w:rsidR="005E304C">
          <w:rPr>
            <w:rFonts w:ascii="Arial" w:hAnsi="Arial" w:cs="Arial"/>
            <w:color w:val="222222"/>
            <w:sz w:val="22"/>
            <w:szCs w:val="22"/>
          </w:rPr>
          <w:t>s</w:t>
        </w:r>
      </w:ins>
      <w:del w:id="30" w:author="Nakayasu, Ernesto S" w:date="2026-05-12T10:02:00Z" w16du:dateUtc="2026-05-12T17:02:00Z">
        <w:r w:rsidR="00A92839">
          <w:rPr>
            <w:rFonts w:ascii="Arial" w:hAnsi="Arial" w:cs="Arial"/>
            <w:color w:val="222222"/>
            <w:sz w:val="22"/>
            <w:szCs w:val="22"/>
          </w:rPr>
          <w:delText>fate</w:delText>
        </w:r>
      </w:del>
      <w:r w:rsidR="00AF0BF4">
        <w:rPr>
          <w:rFonts w:ascii="Arial" w:hAnsi="Arial" w:cs="Arial"/>
          <w:color w:val="222222"/>
          <w:sz w:val="22"/>
          <w:szCs w:val="22"/>
        </w:rPr>
        <w:t>.</w:t>
      </w:r>
      <w:r w:rsidR="00BD678C">
        <w:rPr>
          <w:rFonts w:ascii="Arial" w:hAnsi="Arial" w:cs="Arial"/>
          <w:color w:val="222222"/>
          <w:sz w:val="22"/>
          <w:szCs w:val="22"/>
        </w:rPr>
        <w:t xml:space="preserve"> </w:t>
      </w:r>
      <w:r w:rsidR="00750C3C">
        <w:rPr>
          <w:rFonts w:ascii="Arial" w:hAnsi="Arial" w:cs="Arial"/>
          <w:color w:val="222222"/>
          <w:sz w:val="22"/>
          <w:szCs w:val="22"/>
        </w:rPr>
        <w:t xml:space="preserve"> </w:t>
      </w:r>
    </w:p>
    <w:p w14:paraId="1D1469A2" w14:textId="4F16F06A" w:rsidR="2525A864" w:rsidDel="00634E6D" w:rsidRDefault="2525A864" w:rsidP="2525A864">
      <w:pPr>
        <w:shd w:val="clear" w:color="auto" w:fill="FFFFFF" w:themeFill="background1"/>
        <w:spacing w:beforeAutospacing="1" w:afterAutospacing="1"/>
        <w:jc w:val="both"/>
        <w:rPr>
          <w:del w:id="31" w:author="Nakayasu, Ernesto S" w:date="2026-05-08T15:07:00Z" w16du:dateUtc="2026-05-08T22:07:00Z"/>
          <w:rFonts w:ascii="Arial" w:hAnsi="Arial" w:cs="Arial"/>
          <w:color w:val="222222"/>
          <w:sz w:val="22"/>
          <w:szCs w:val="22"/>
        </w:rPr>
      </w:pPr>
    </w:p>
    <w:p w14:paraId="09E3FE24" w14:textId="6ED40E32" w:rsidR="2525A864" w:rsidDel="00634E6D" w:rsidRDefault="2525A864" w:rsidP="2525A864">
      <w:pPr>
        <w:shd w:val="clear" w:color="auto" w:fill="FFFFFF" w:themeFill="background1"/>
        <w:spacing w:beforeAutospacing="1" w:afterAutospacing="1"/>
        <w:jc w:val="both"/>
        <w:rPr>
          <w:del w:id="32" w:author="Nakayasu, Ernesto S" w:date="2026-05-08T15:07:00Z" w16du:dateUtc="2026-05-08T22:07:00Z"/>
          <w:rFonts w:ascii="Arial" w:hAnsi="Arial" w:cs="Arial"/>
          <w:color w:val="222222"/>
          <w:sz w:val="22"/>
          <w:szCs w:val="22"/>
        </w:rPr>
      </w:pPr>
    </w:p>
    <w:p w14:paraId="429D1B0C" w14:textId="69D32878" w:rsidR="2525A864" w:rsidDel="00634E6D" w:rsidRDefault="2525A864" w:rsidP="2525A864">
      <w:pPr>
        <w:shd w:val="clear" w:color="auto" w:fill="FFFFFF" w:themeFill="background1"/>
        <w:spacing w:beforeAutospacing="1" w:afterAutospacing="1"/>
        <w:jc w:val="both"/>
        <w:rPr>
          <w:del w:id="33" w:author="Nakayasu, Ernesto S" w:date="2026-05-08T15:07:00Z" w16du:dateUtc="2026-05-08T22:07:00Z"/>
          <w:rFonts w:ascii="Arial" w:hAnsi="Arial" w:cs="Arial"/>
          <w:color w:val="222222"/>
          <w:sz w:val="22"/>
          <w:szCs w:val="22"/>
        </w:rPr>
      </w:pPr>
    </w:p>
    <w:p w14:paraId="1DCD2851" w14:textId="77777777" w:rsidR="00B84F4C" w:rsidRPr="00694E48" w:rsidRDefault="00B84F4C">
      <w:pPr>
        <w:shd w:val="clear" w:color="auto" w:fill="FFFFFF" w:themeFill="background1"/>
        <w:spacing w:before="100" w:beforeAutospacing="1" w:after="100" w:afterAutospacing="1"/>
        <w:jc w:val="both"/>
        <w:rPr>
          <w:rFonts w:ascii="Arial" w:hAnsi="Arial" w:cs="Arial"/>
          <w:b/>
          <w:bCs/>
          <w:color w:val="222222"/>
          <w:sz w:val="22"/>
          <w:szCs w:val="22"/>
        </w:rPr>
        <w:pPrChange w:id="34" w:author="Nakayasu, Ernesto S" w:date="2026-05-08T15:07:00Z" w16du:dateUtc="2026-05-08T22:07:00Z">
          <w:pPr/>
        </w:pPrChange>
      </w:pPr>
      <w:r w:rsidRPr="00694E48">
        <w:rPr>
          <w:rFonts w:ascii="Arial" w:hAnsi="Arial" w:cs="Arial"/>
          <w:b/>
          <w:bCs/>
          <w:color w:val="222222"/>
          <w:sz w:val="22"/>
          <w:szCs w:val="22"/>
        </w:rPr>
        <w:br w:type="page"/>
      </w:r>
    </w:p>
    <w:p w14:paraId="3368C2B4" w14:textId="55489063" w:rsidR="00273C3C" w:rsidRPr="00694E48" w:rsidRDefault="00273C3C" w:rsidP="00CE5867">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b/>
          <w:bCs/>
          <w:color w:val="222222"/>
          <w:sz w:val="22"/>
          <w:szCs w:val="22"/>
        </w:rPr>
        <w:lastRenderedPageBreak/>
        <w:t xml:space="preserve">Background </w:t>
      </w:r>
      <w:r w:rsidR="00A9388A">
        <w:rPr>
          <w:rFonts w:ascii="Arial" w:hAnsi="Arial" w:cs="Arial"/>
          <w:b/>
          <w:bCs/>
          <w:color w:val="222222"/>
          <w:sz w:val="22"/>
          <w:szCs w:val="22"/>
        </w:rPr>
        <w:t>and</w:t>
      </w:r>
      <w:r w:rsidRPr="00694E48">
        <w:rPr>
          <w:rFonts w:ascii="Arial" w:hAnsi="Arial" w:cs="Arial"/>
          <w:b/>
          <w:bCs/>
          <w:color w:val="222222"/>
          <w:sz w:val="22"/>
          <w:szCs w:val="22"/>
        </w:rPr>
        <w:t xml:space="preserve"> Summary</w:t>
      </w:r>
    </w:p>
    <w:p w14:paraId="486920F6" w14:textId="07A3B10B" w:rsidR="000243CE" w:rsidRPr="00694E48" w:rsidRDefault="000649F1" w:rsidP="00694E48">
      <w:pPr>
        <w:shd w:val="clear" w:color="auto" w:fill="FFFFFF"/>
        <w:spacing w:before="100" w:beforeAutospacing="1" w:after="100" w:afterAutospacing="1"/>
        <w:ind w:firstLine="720"/>
        <w:jc w:val="both"/>
        <w:rPr>
          <w:rFonts w:ascii="Arial" w:hAnsi="Arial" w:cs="Arial"/>
          <w:color w:val="222222"/>
          <w:sz w:val="22"/>
          <w:szCs w:val="22"/>
        </w:rPr>
      </w:pPr>
      <w:r w:rsidRPr="00694E48">
        <w:rPr>
          <w:rFonts w:ascii="Arial" w:hAnsi="Arial" w:cs="Arial"/>
          <w:color w:val="222222"/>
          <w:sz w:val="22"/>
          <w:szCs w:val="22"/>
        </w:rPr>
        <w:t>Type 1 diabetes (T1D)</w:t>
      </w:r>
      <w:r w:rsidR="000243CE" w:rsidRPr="00694E48">
        <w:rPr>
          <w:rFonts w:ascii="Arial" w:hAnsi="Arial" w:cs="Arial"/>
          <w:color w:val="222222"/>
          <w:sz w:val="22"/>
          <w:szCs w:val="22"/>
        </w:rPr>
        <w:t xml:space="preserve"> </w:t>
      </w:r>
      <w:r w:rsidR="009D617C" w:rsidRPr="00694E48">
        <w:rPr>
          <w:rFonts w:ascii="Arial" w:hAnsi="Arial" w:cs="Arial"/>
          <w:color w:val="222222"/>
          <w:sz w:val="22"/>
          <w:szCs w:val="22"/>
        </w:rPr>
        <w:t xml:space="preserve">is a </w:t>
      </w:r>
      <w:r w:rsidR="00F02CCD" w:rsidRPr="00694E48">
        <w:rPr>
          <w:rFonts w:ascii="Arial" w:hAnsi="Arial" w:cs="Arial"/>
          <w:color w:val="222222"/>
          <w:sz w:val="22"/>
          <w:szCs w:val="22"/>
        </w:rPr>
        <w:t xml:space="preserve">chronic </w:t>
      </w:r>
      <w:r w:rsidR="00AF6050" w:rsidRPr="00694E48">
        <w:rPr>
          <w:rFonts w:ascii="Arial" w:hAnsi="Arial" w:cs="Arial"/>
          <w:color w:val="222222"/>
          <w:sz w:val="22"/>
          <w:szCs w:val="22"/>
        </w:rPr>
        <w:t>metabolic disease</w:t>
      </w:r>
      <w:r w:rsidR="00DB6948" w:rsidRPr="00694E48">
        <w:rPr>
          <w:rFonts w:ascii="Arial" w:hAnsi="Arial" w:cs="Arial"/>
          <w:color w:val="222222"/>
          <w:sz w:val="22"/>
          <w:szCs w:val="22"/>
        </w:rPr>
        <w:t xml:space="preserve"> characterized by</w:t>
      </w:r>
      <w:r w:rsidR="0099025F" w:rsidRPr="00694E48">
        <w:rPr>
          <w:rFonts w:ascii="Arial" w:hAnsi="Arial" w:cs="Arial"/>
          <w:color w:val="222222"/>
          <w:sz w:val="22"/>
          <w:szCs w:val="22"/>
        </w:rPr>
        <w:t xml:space="preserve"> </w:t>
      </w:r>
      <w:r w:rsidR="009D617C" w:rsidRPr="00694E48" w:rsidDel="000B7C2B">
        <w:rPr>
          <w:rFonts w:ascii="Arial" w:hAnsi="Arial" w:cs="Arial"/>
          <w:color w:val="222222"/>
          <w:sz w:val="22"/>
          <w:szCs w:val="22"/>
        </w:rPr>
        <w:t xml:space="preserve">the </w:t>
      </w:r>
      <w:r w:rsidR="00BE5050" w:rsidRPr="00694E48">
        <w:rPr>
          <w:rFonts w:ascii="Arial" w:hAnsi="Arial" w:cs="Arial"/>
          <w:color w:val="222222"/>
          <w:sz w:val="22"/>
          <w:szCs w:val="22"/>
        </w:rPr>
        <w:t xml:space="preserve">body’s inability to control blood glucose levels due to </w:t>
      </w:r>
      <w:r w:rsidR="00ED0256">
        <w:rPr>
          <w:rFonts w:ascii="Arial" w:hAnsi="Arial" w:cs="Arial"/>
          <w:color w:val="222222"/>
          <w:sz w:val="22"/>
          <w:szCs w:val="22"/>
        </w:rPr>
        <w:t>immune</w:t>
      </w:r>
      <w:r w:rsidR="008B070C">
        <w:rPr>
          <w:rFonts w:ascii="Arial" w:hAnsi="Arial" w:cs="Arial"/>
          <w:color w:val="222222"/>
          <w:sz w:val="22"/>
          <w:szCs w:val="22"/>
        </w:rPr>
        <w:t>-</w:t>
      </w:r>
      <w:r w:rsidR="00054CD1">
        <w:rPr>
          <w:rFonts w:ascii="Arial" w:hAnsi="Arial" w:cs="Arial"/>
          <w:color w:val="222222"/>
          <w:sz w:val="22"/>
          <w:szCs w:val="22"/>
        </w:rPr>
        <w:t>media</w:t>
      </w:r>
      <w:r w:rsidR="00ED0256">
        <w:rPr>
          <w:rFonts w:ascii="Arial" w:hAnsi="Arial" w:cs="Arial"/>
          <w:color w:val="222222"/>
          <w:sz w:val="22"/>
          <w:szCs w:val="22"/>
        </w:rPr>
        <w:t>ted destruction</w:t>
      </w:r>
      <w:r w:rsidR="000B7C2B" w:rsidRPr="00694E48">
        <w:rPr>
          <w:rFonts w:ascii="Arial" w:hAnsi="Arial" w:cs="Arial"/>
          <w:color w:val="222222"/>
          <w:sz w:val="22"/>
          <w:szCs w:val="22"/>
        </w:rPr>
        <w:t xml:space="preserve"> of pancreatic β cells</w:t>
      </w:r>
      <w:r w:rsidR="00712AC3">
        <w:rPr>
          <w:rFonts w:ascii="Arial" w:hAnsi="Arial" w:cs="Arial"/>
          <w:color w:val="222222"/>
          <w:sz w:val="22"/>
          <w:szCs w:val="22"/>
        </w:rPr>
        <w:t xml:space="preserve">, </w:t>
      </w:r>
      <w:r w:rsidR="000E64A3">
        <w:rPr>
          <w:rFonts w:ascii="Arial" w:hAnsi="Arial" w:cs="Arial"/>
          <w:color w:val="222222"/>
          <w:sz w:val="22"/>
          <w:szCs w:val="22"/>
        </w:rPr>
        <w:t>impairing</w:t>
      </w:r>
      <w:r w:rsidR="00BE5050" w:rsidRPr="00694E48">
        <w:rPr>
          <w:rFonts w:ascii="Arial" w:hAnsi="Arial" w:cs="Arial"/>
          <w:color w:val="222222"/>
          <w:sz w:val="22"/>
          <w:szCs w:val="22"/>
        </w:rPr>
        <w:t xml:space="preserve"> insulin productio</w:t>
      </w:r>
      <w:r w:rsidR="00503736">
        <w:rPr>
          <w:rFonts w:ascii="Arial" w:hAnsi="Arial" w:cs="Arial"/>
          <w:color w:val="222222"/>
          <w:sz w:val="22"/>
          <w:szCs w:val="22"/>
        </w:rPr>
        <w:t>n</w:t>
      </w:r>
      <w:r w:rsidR="005F700D">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&lt;EndNote&gt;&lt;Cite&gt;&lt;Author&gt;DiMeglio&lt;/Author&gt;&lt;Year&gt;2018&lt;/Year&gt;&lt;RecNum&gt;1&lt;/RecNum&gt;&lt;DisplayText&gt;&lt;style face="superscript"&gt;1&lt;/style&gt;&lt;/DisplayText&gt;&lt;record&gt;&lt;rec-number&gt;1&lt;/rec-number&gt;&lt;foreign-keys&gt;&lt;key app="EN" db-id="dsz9as9xsxd2dke259vvss5cawvfrsf592z9" timestamp="1763669015"&gt;1&lt;/key&gt;&lt;/foreign-keys&gt;&lt;ref-type name="Journal Article"&gt;17&lt;/ref-type&gt;&lt;contributors&gt;&lt;authors&gt;&lt;author&gt;DiMeglio, L. A.&lt;/author&gt;&lt;author&gt;Evans-Molina, C.&lt;/author&gt;&lt;author&gt;Oram, R. A.&lt;/author&gt;&lt;/authors&gt;&lt;/contributors&gt;&lt;auth-address&gt;Department of Pediatrics, Indiana University School of Medicine, Indianapolis, IN, USA. Electronic address: dimeglio@iu.edu.&amp;#xD;Department of Medicine, Indiana University School of Medicine, Indianapolis, IN, USA.&amp;#xD;Institute of Biomedical and Clinical Science, University of Exeter Medical School, and The Academic Kidney Unit, Royal Devon and Exeter NHS Foundation Trust, Exeter, UK.&lt;/auth-address&gt;&lt;titles&gt;&lt;title&gt;Type 1 diabetes&lt;/title&gt;&lt;secondary-title&gt;Lancet&lt;/secondary-title&gt;&lt;/titles&gt;&lt;periodical&gt;&lt;full-title&gt;Lancet&lt;/full-title&gt;&lt;/periodical&gt;&lt;pages&gt;2449-2462&lt;/pages&gt;&lt;volume&gt;391&lt;/volume&gt;&lt;number&gt;10138&lt;/number&gt;&lt;edition&gt;2018/06/20&lt;/edition&gt;&lt;keywords&gt;&lt;keyword&gt;B-Lymphocytes&lt;/keyword&gt;&lt;keyword&gt;Blood Glucose/metabolism&lt;/keyword&gt;&lt;keyword&gt;Blood Glucose Self-Monitoring&lt;/keyword&gt;&lt;keyword&gt;Diabetes Mellitus, Type 1/*complications/diagnosis/physiopathology/*therapy&lt;/keyword&gt;&lt;keyword&gt;Glycated Hemoglobin A/metabolism&lt;/keyword&gt;&lt;keyword&gt;Haplotypes&lt;/keyword&gt;&lt;keyword&gt;Humans&lt;/keyword&gt;&lt;keyword&gt;Hypoglycemic Agents/*therapeutic use&lt;/keyword&gt;&lt;keyword&gt;Phenotype&lt;/keyword&gt;&lt;/keywords&gt;&lt;dates&gt;&lt;year&gt;2018&lt;/year&gt;&lt;pub-dates&gt;&lt;date&gt;Jun 16&lt;/date&gt;&lt;/pub-dates&gt;&lt;/dates&gt;&lt;isbn&gt;1474-547X (Electronic)&amp;#xD;0140-6736 (Linking)&lt;/isbn&gt;&lt;accession-num&gt;29916386&lt;/accession-num&gt;&lt;urls&gt;&lt;related-urls&gt;&lt;url&gt;https://www.ncbi.nlm.nih.gov/pubmed/29916386&lt;/url&gt;&lt;/related-urls&gt;&lt;/urls&gt;&lt;electronic-resource-num&gt;10.1016/S0140-6736(18)31320-5&lt;/electronic-resource-num&gt;&lt;/record&gt;&lt;/Cite&gt;&lt;/EndNote&gt;</w:instrText>
      </w:r>
      <w:r w:rsidR="005F700D">
        <w:rPr>
          <w:rFonts w:ascii="Arial" w:hAnsi="Arial" w:cs="Arial"/>
          <w:color w:val="222222"/>
          <w:sz w:val="22"/>
          <w:szCs w:val="22"/>
        </w:rPr>
        <w:fldChar w:fldCharType="separate"/>
      </w:r>
      <w:r w:rsidR="005F700D" w:rsidRPr="005F700D">
        <w:rPr>
          <w:rFonts w:ascii="Arial" w:hAnsi="Arial" w:cs="Arial"/>
          <w:noProof/>
          <w:color w:val="222222"/>
          <w:sz w:val="22"/>
          <w:szCs w:val="22"/>
          <w:vertAlign w:val="superscript"/>
        </w:rPr>
        <w:t>1</w:t>
      </w:r>
      <w:r w:rsidR="005F700D">
        <w:rPr>
          <w:rFonts w:ascii="Arial" w:hAnsi="Arial" w:cs="Arial"/>
          <w:color w:val="222222"/>
          <w:sz w:val="22"/>
          <w:szCs w:val="22"/>
        </w:rPr>
        <w:fldChar w:fldCharType="end"/>
      </w:r>
      <w:r w:rsidR="00D649DF" w:rsidRPr="00694E48">
        <w:rPr>
          <w:rFonts w:ascii="Arial" w:hAnsi="Arial" w:cs="Arial"/>
          <w:color w:val="222222"/>
          <w:sz w:val="22"/>
          <w:szCs w:val="22"/>
        </w:rPr>
        <w:t>. The</w:t>
      </w:r>
      <w:r w:rsidR="00AF6050" w:rsidRPr="00694E48">
        <w:rPr>
          <w:rFonts w:ascii="Arial" w:hAnsi="Arial" w:cs="Arial"/>
          <w:color w:val="222222"/>
          <w:sz w:val="22"/>
          <w:szCs w:val="22"/>
        </w:rPr>
        <w:t xml:space="preserve"> </w:t>
      </w:r>
      <w:r w:rsidR="009409A5" w:rsidRPr="00694E48">
        <w:rPr>
          <w:rFonts w:ascii="Arial" w:hAnsi="Arial" w:cs="Arial"/>
          <w:color w:val="222222"/>
          <w:sz w:val="22"/>
          <w:szCs w:val="22"/>
        </w:rPr>
        <w:t xml:space="preserve">disease </w:t>
      </w:r>
      <w:r w:rsidR="00AF6050" w:rsidRPr="00694E48">
        <w:rPr>
          <w:rFonts w:ascii="Arial" w:hAnsi="Arial" w:cs="Arial"/>
          <w:color w:val="222222"/>
          <w:sz w:val="22"/>
          <w:szCs w:val="22"/>
        </w:rPr>
        <w:t>affects approximately 8.5 million pe</w:t>
      </w:r>
      <w:r w:rsidR="00383064" w:rsidRPr="00694E48">
        <w:rPr>
          <w:rFonts w:ascii="Arial" w:hAnsi="Arial" w:cs="Arial"/>
          <w:color w:val="222222"/>
          <w:sz w:val="22"/>
          <w:szCs w:val="22"/>
        </w:rPr>
        <w:t>ople worldwide</w:t>
      </w:r>
      <w:r w:rsidR="00D649DF" w:rsidRPr="00694E48">
        <w:rPr>
          <w:rFonts w:ascii="Arial" w:hAnsi="Arial" w:cs="Arial"/>
          <w:color w:val="222222"/>
          <w:sz w:val="22"/>
          <w:szCs w:val="22"/>
        </w:rPr>
        <w:t>, and its complications, such as cardiovascular and kidney diseases,</w:t>
      </w:r>
      <w:r w:rsidR="001648C1" w:rsidRPr="00694E48">
        <w:rPr>
          <w:rFonts w:ascii="Arial" w:hAnsi="Arial" w:cs="Arial"/>
          <w:color w:val="222222"/>
          <w:sz w:val="22"/>
          <w:szCs w:val="22"/>
        </w:rPr>
        <w:t xml:space="preserve"> reduc</w:t>
      </w:r>
      <w:r w:rsidR="00CA1F82">
        <w:rPr>
          <w:rFonts w:ascii="Arial" w:hAnsi="Arial" w:cs="Arial"/>
          <w:color w:val="222222"/>
          <w:sz w:val="22"/>
          <w:szCs w:val="22"/>
        </w:rPr>
        <w:t>e</w:t>
      </w:r>
      <w:r w:rsidR="001648C1" w:rsidRPr="00694E48">
        <w:rPr>
          <w:rFonts w:ascii="Arial" w:hAnsi="Arial" w:cs="Arial"/>
          <w:color w:val="222222"/>
          <w:sz w:val="22"/>
          <w:szCs w:val="22"/>
        </w:rPr>
        <w:t xml:space="preserve"> life expectancy </w:t>
      </w:r>
      <w:r w:rsidR="007A3CD2">
        <w:rPr>
          <w:rFonts w:ascii="Arial" w:hAnsi="Arial" w:cs="Arial"/>
          <w:color w:val="222222"/>
          <w:sz w:val="22"/>
          <w:szCs w:val="22"/>
        </w:rPr>
        <w:t>by</w:t>
      </w:r>
      <w:r w:rsidR="001648C1" w:rsidRPr="00694E48">
        <w:rPr>
          <w:rFonts w:ascii="Arial" w:hAnsi="Arial" w:cs="Arial"/>
          <w:color w:val="222222"/>
          <w:sz w:val="22"/>
          <w:szCs w:val="22"/>
        </w:rPr>
        <w:t xml:space="preserve"> over a decade</w:t>
      </w:r>
      <w:r w:rsidR="000A4D64">
        <w:rPr>
          <w:rFonts w:ascii="Arial" w:hAnsi="Arial" w:cs="Arial"/>
          <w:color w:val="222222"/>
          <w:sz w:val="22"/>
          <w:szCs w:val="22"/>
        </w:rPr>
        <w:fldChar w:fldCharType="begin">
          <w:fldData xml:space="preserve">PEVuZE5vdGU+PENpdGU+PEF1dGhvcj5MaXZpbmdzdG9uZTwvQXV0aG9yPjxZZWFyPjIwMTU8L1ll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PEVuZE5vdGU+PENpdGU+PEF1dGhvcj5MaXZpbmdzdG9uZTwvQXV0aG9yPjxZZWFyPjIwMTU8L1ll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0A4D64">
        <w:rPr>
          <w:rFonts w:ascii="Arial" w:hAnsi="Arial" w:cs="Arial"/>
          <w:color w:val="222222"/>
          <w:sz w:val="22"/>
          <w:szCs w:val="22"/>
        </w:rPr>
      </w:r>
      <w:r w:rsidR="000A4D64">
        <w:rPr>
          <w:rFonts w:ascii="Arial" w:hAnsi="Arial" w:cs="Arial"/>
          <w:color w:val="222222"/>
          <w:sz w:val="22"/>
          <w:szCs w:val="22"/>
        </w:rPr>
        <w:fldChar w:fldCharType="separate"/>
      </w:r>
      <w:r w:rsidR="00E51E28" w:rsidRPr="00E51E28">
        <w:rPr>
          <w:rFonts w:ascii="Arial" w:hAnsi="Arial" w:cs="Arial"/>
          <w:noProof/>
          <w:color w:val="222222"/>
          <w:sz w:val="22"/>
          <w:szCs w:val="22"/>
          <w:vertAlign w:val="superscript"/>
        </w:rPr>
        <w:t>2,3</w:t>
      </w:r>
      <w:r w:rsidR="000A4D64">
        <w:rPr>
          <w:rFonts w:ascii="Arial" w:hAnsi="Arial" w:cs="Arial"/>
          <w:color w:val="222222"/>
          <w:sz w:val="22"/>
          <w:szCs w:val="22"/>
        </w:rPr>
        <w:fldChar w:fldCharType="end"/>
      </w:r>
      <w:r w:rsidR="000243CE" w:rsidRPr="00694E48">
        <w:rPr>
          <w:rFonts w:ascii="Arial" w:hAnsi="Arial" w:cs="Arial"/>
          <w:color w:val="222222"/>
          <w:sz w:val="22"/>
          <w:szCs w:val="22"/>
        </w:rPr>
        <w:t>.</w:t>
      </w:r>
      <w:r w:rsidR="00FF6CB1" w:rsidRPr="00694E48">
        <w:rPr>
          <w:rFonts w:ascii="Arial" w:hAnsi="Arial" w:cs="Arial"/>
          <w:color w:val="222222"/>
          <w:sz w:val="22"/>
          <w:szCs w:val="22"/>
        </w:rPr>
        <w:t xml:space="preserve"> </w:t>
      </w:r>
      <w:r w:rsidR="00A74374">
        <w:rPr>
          <w:rFonts w:ascii="Arial" w:hAnsi="Arial" w:cs="Arial"/>
          <w:color w:val="222222"/>
          <w:sz w:val="22"/>
          <w:szCs w:val="22"/>
        </w:rPr>
        <w:t>T</w:t>
      </w:r>
      <w:r w:rsidR="008E4A80">
        <w:rPr>
          <w:rFonts w:ascii="Arial" w:hAnsi="Arial" w:cs="Arial"/>
          <w:color w:val="222222"/>
          <w:sz w:val="22"/>
          <w:szCs w:val="22"/>
        </w:rPr>
        <w:t>1D</w:t>
      </w:r>
      <w:r w:rsidR="00A74374">
        <w:rPr>
          <w:rFonts w:ascii="Arial" w:hAnsi="Arial" w:cs="Arial"/>
          <w:color w:val="222222"/>
          <w:sz w:val="22"/>
          <w:szCs w:val="22"/>
        </w:rPr>
        <w:t xml:space="preserve"> </w:t>
      </w:r>
      <w:r w:rsidR="00F552D0">
        <w:rPr>
          <w:rFonts w:ascii="Arial" w:hAnsi="Arial" w:cs="Arial"/>
          <w:color w:val="222222"/>
          <w:sz w:val="22"/>
          <w:szCs w:val="22"/>
        </w:rPr>
        <w:t>is ass</w:t>
      </w:r>
      <w:r w:rsidR="00764E5D">
        <w:rPr>
          <w:rFonts w:ascii="Arial" w:hAnsi="Arial" w:cs="Arial"/>
          <w:color w:val="222222"/>
          <w:sz w:val="22"/>
          <w:szCs w:val="22"/>
        </w:rPr>
        <w:t>o</w:t>
      </w:r>
      <w:r w:rsidR="00F552D0">
        <w:rPr>
          <w:rFonts w:ascii="Arial" w:hAnsi="Arial" w:cs="Arial"/>
          <w:color w:val="222222"/>
          <w:sz w:val="22"/>
          <w:szCs w:val="22"/>
        </w:rPr>
        <w:t>ciated</w:t>
      </w:r>
      <w:r w:rsidR="00A74374">
        <w:rPr>
          <w:rFonts w:ascii="Arial" w:hAnsi="Arial" w:cs="Arial"/>
          <w:color w:val="222222"/>
          <w:sz w:val="22"/>
          <w:szCs w:val="22"/>
        </w:rPr>
        <w:t xml:space="preserve"> with</w:t>
      </w:r>
      <w:r w:rsidR="0078439D">
        <w:rPr>
          <w:rFonts w:ascii="Arial" w:hAnsi="Arial" w:cs="Arial"/>
          <w:color w:val="222222"/>
          <w:sz w:val="22"/>
          <w:szCs w:val="22"/>
        </w:rPr>
        <w:t xml:space="preserve"> genetic</w:t>
      </w:r>
      <w:r w:rsidR="00744607">
        <w:rPr>
          <w:rFonts w:ascii="Arial" w:hAnsi="Arial" w:cs="Arial"/>
          <w:color w:val="222222"/>
          <w:sz w:val="22"/>
          <w:szCs w:val="22"/>
        </w:rPr>
        <w:t xml:space="preserve"> </w:t>
      </w:r>
      <w:r w:rsidR="00D7763C">
        <w:rPr>
          <w:rFonts w:ascii="Arial" w:hAnsi="Arial" w:cs="Arial"/>
          <w:color w:val="222222"/>
          <w:sz w:val="22"/>
          <w:szCs w:val="22"/>
        </w:rPr>
        <w:t>predisposition</w:t>
      </w:r>
      <w:r w:rsidR="00181E4F">
        <w:rPr>
          <w:rFonts w:ascii="Arial" w:hAnsi="Arial" w:cs="Arial"/>
          <w:color w:val="222222"/>
          <w:sz w:val="22"/>
          <w:szCs w:val="22"/>
        </w:rPr>
        <w:t xml:space="preserve"> </w:t>
      </w:r>
      <w:r w:rsidR="00272B19">
        <w:rPr>
          <w:rFonts w:ascii="Arial" w:hAnsi="Arial" w:cs="Arial"/>
          <w:color w:val="222222"/>
          <w:sz w:val="22"/>
          <w:szCs w:val="22"/>
        </w:rPr>
        <w:t xml:space="preserve">in </w:t>
      </w:r>
      <w:r w:rsidR="000758BB">
        <w:rPr>
          <w:rFonts w:ascii="Arial" w:hAnsi="Arial" w:cs="Arial"/>
          <w:color w:val="222222"/>
          <w:sz w:val="22"/>
          <w:szCs w:val="22"/>
        </w:rPr>
        <w:t xml:space="preserve">the </w:t>
      </w:r>
      <w:r w:rsidR="0078439D" w:rsidRPr="0078439D">
        <w:rPr>
          <w:rFonts w:ascii="Arial" w:hAnsi="Arial" w:cs="Arial"/>
          <w:color w:val="222222"/>
          <w:sz w:val="22"/>
          <w:szCs w:val="22"/>
        </w:rPr>
        <w:t>human leukocyte antigen (HLA) gene, particularly HLA-DR and HLA-DQ</w:t>
      </w:r>
      <w:r w:rsidR="00072E1C">
        <w:rPr>
          <w:rFonts w:ascii="Arial" w:hAnsi="Arial" w:cs="Arial"/>
          <w:color w:val="222222"/>
          <w:sz w:val="22"/>
          <w:szCs w:val="22"/>
        </w:rPr>
        <w:t xml:space="preserve"> va</w:t>
      </w:r>
      <w:r w:rsidR="009A35FD">
        <w:rPr>
          <w:rFonts w:ascii="Arial" w:hAnsi="Arial" w:cs="Arial"/>
          <w:color w:val="222222"/>
          <w:sz w:val="22"/>
          <w:szCs w:val="22"/>
        </w:rPr>
        <w:t>riants</w:t>
      </w:r>
      <w:r w:rsidR="001D3379">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&lt;EndNote&gt;&lt;Cite&gt;&lt;Author&gt;Noble&lt;/Author&gt;&lt;Year&gt;2011&lt;/Year&gt;&lt;RecNum&gt;4&lt;/RecNum&gt;&lt;DisplayText&gt;&lt;style face="superscript"&gt;4&lt;/style&gt;&lt;/DisplayText&gt;&lt;record&gt;&lt;rec-number&gt;4&lt;/rec-number&gt;&lt;foreign-keys&gt;&lt;key app="EN" db-id="dsz9as9xsxd2dke259vvss5cawvfrsf592z9" timestamp="1763669015"&gt;4&lt;/key&gt;&lt;/foreign-keys&gt;&lt;ref-type name="Journal Article"&gt;17&lt;/ref-type&gt;&lt;contributors&gt;&lt;authors&gt;&lt;author&gt;Noble, J. A.&lt;/author&gt;&lt;author&gt;Valdes, A. M.&lt;/author&gt;&lt;/authors&gt;&lt;/contributors&gt;&lt;auth-address&gt;Children&amp;apos;s Hospital Oakland Research Institute, Oakland, CA 94609, USA. jnoble@chori.org&lt;/auth-address&gt;&lt;titles&gt;&lt;title&gt;Genetics of the HLA region in the prediction of type 1 diabetes&lt;/title&gt;&lt;secondary-title&gt;Curr Diab Rep&lt;/secondary-title&gt;&lt;/titles&gt;&lt;periodical&gt;&lt;full-title&gt;Curr Diab Rep&lt;/full-title&gt;&lt;/periodical&gt;&lt;pages&gt;533-42&lt;/pages&gt;&lt;volume&gt;11&lt;/volume&gt;&lt;number&gt;6&lt;/number&gt;&lt;keywords&gt;&lt;keyword&gt;Diabetes Mellitus, Type 1/*genetics&lt;/keyword&gt;&lt;keyword&gt;Genetic Predisposition to Disease/genetics&lt;/keyword&gt;&lt;keyword&gt;Histocompatibility Antigens Class I/*genetics&lt;/keyword&gt;&lt;keyword&gt;Histocompatibility Antigens Class II/*genetics&lt;/keyword&gt;&lt;keyword&gt;Humans&lt;/keyword&gt;&lt;/keywords&gt;&lt;dates&gt;&lt;year&gt;2011&lt;/year&gt;&lt;pub-dates&gt;&lt;date&gt;Dec&lt;/date&gt;&lt;/pub-dates&gt;&lt;/dates&gt;&lt;isbn&gt;1539-0829 (Electronic)&amp;#xD;1534-4827 (Print)&amp;#xD;1534-4827 (Linking)&lt;/isbn&gt;&lt;accession-num&gt;21912932&lt;/accession-num&gt;&lt;urls&gt;&lt;related-urls&gt;&lt;url&gt;https://www.ncbi.nlm.nih.gov/pubmed/21912932&lt;/url&gt;&lt;/related-urls&gt;&lt;/urls&gt;&lt;custom1&gt;Disclosure No potential conflicts of interest relevant to this article were reported.&lt;/custom1&gt;&lt;custom2&gt;PMC3233362&lt;/custom2&gt;&lt;electronic-resource-num&gt;10.1007/s11892-011-0223-x&lt;/electronic-resource-num&gt;&lt;remote-database-name&gt;Medline&lt;/remote-database-name&gt;&lt;remote-database-provider&gt;NLM&lt;/remote-database-provider&gt;&lt;/record&gt;&lt;/Cite&gt;&lt;/EndNote&gt;</w:instrText>
      </w:r>
      <w:r w:rsidR="001D3379">
        <w:rPr>
          <w:rFonts w:ascii="Arial" w:hAnsi="Arial" w:cs="Arial"/>
          <w:color w:val="222222"/>
          <w:sz w:val="22"/>
          <w:szCs w:val="22"/>
        </w:rPr>
        <w:fldChar w:fldCharType="separate"/>
      </w:r>
      <w:r w:rsidR="001D3379" w:rsidRPr="001D3379">
        <w:rPr>
          <w:rFonts w:ascii="Arial" w:hAnsi="Arial" w:cs="Arial"/>
          <w:noProof/>
          <w:color w:val="222222"/>
          <w:sz w:val="22"/>
          <w:szCs w:val="22"/>
          <w:vertAlign w:val="superscript"/>
        </w:rPr>
        <w:t>4</w:t>
      </w:r>
      <w:r w:rsidR="001D3379">
        <w:rPr>
          <w:rFonts w:ascii="Arial" w:hAnsi="Arial" w:cs="Arial"/>
          <w:color w:val="222222"/>
          <w:sz w:val="22"/>
          <w:szCs w:val="22"/>
        </w:rPr>
        <w:fldChar w:fldCharType="end"/>
      </w:r>
      <w:r w:rsidR="001D3115">
        <w:rPr>
          <w:rFonts w:ascii="Arial" w:hAnsi="Arial" w:cs="Arial"/>
          <w:color w:val="222222"/>
          <w:sz w:val="22"/>
          <w:szCs w:val="22"/>
        </w:rPr>
        <w:t xml:space="preserve">. </w:t>
      </w:r>
      <w:r w:rsidR="00C2614A">
        <w:rPr>
          <w:rFonts w:ascii="Arial" w:hAnsi="Arial" w:cs="Arial"/>
          <w:color w:val="222222"/>
          <w:sz w:val="22"/>
          <w:szCs w:val="22"/>
        </w:rPr>
        <w:t>The disease</w:t>
      </w:r>
      <w:r w:rsidR="00A551D3">
        <w:rPr>
          <w:rFonts w:ascii="Arial" w:hAnsi="Arial" w:cs="Arial"/>
          <w:color w:val="222222"/>
          <w:sz w:val="22"/>
          <w:szCs w:val="22"/>
        </w:rPr>
        <w:t xml:space="preserve"> has </w:t>
      </w:r>
      <w:r w:rsidR="00410B98">
        <w:rPr>
          <w:rFonts w:ascii="Arial" w:hAnsi="Arial" w:cs="Arial"/>
          <w:color w:val="222222"/>
          <w:sz w:val="22"/>
          <w:szCs w:val="22"/>
        </w:rPr>
        <w:t>a clinically</w:t>
      </w:r>
      <w:r w:rsidR="00A551D3">
        <w:rPr>
          <w:rFonts w:ascii="Arial" w:hAnsi="Arial" w:cs="Arial"/>
          <w:color w:val="222222"/>
          <w:sz w:val="22"/>
          <w:szCs w:val="22"/>
        </w:rPr>
        <w:t xml:space="preserve"> </w:t>
      </w:r>
      <w:r w:rsidR="000243CE" w:rsidRPr="00694E48">
        <w:rPr>
          <w:rFonts w:ascii="Arial" w:hAnsi="Arial" w:cs="Arial"/>
          <w:color w:val="222222"/>
          <w:sz w:val="22"/>
          <w:szCs w:val="22"/>
        </w:rPr>
        <w:t>asymptomatic</w:t>
      </w:r>
      <w:r w:rsidR="00A551D3">
        <w:rPr>
          <w:rFonts w:ascii="Arial" w:hAnsi="Arial" w:cs="Arial"/>
          <w:color w:val="222222"/>
          <w:sz w:val="22"/>
          <w:szCs w:val="22"/>
        </w:rPr>
        <w:t xml:space="preserve"> initial </w:t>
      </w:r>
      <w:r w:rsidR="00410B98">
        <w:rPr>
          <w:rFonts w:ascii="Arial" w:hAnsi="Arial" w:cs="Arial"/>
          <w:color w:val="222222"/>
          <w:sz w:val="22"/>
          <w:szCs w:val="22"/>
        </w:rPr>
        <w:t>stage</w:t>
      </w:r>
      <w:r w:rsidR="00E80020">
        <w:rPr>
          <w:rFonts w:ascii="Arial" w:hAnsi="Arial" w:cs="Arial"/>
          <w:color w:val="222222"/>
          <w:sz w:val="22"/>
          <w:szCs w:val="22"/>
        </w:rPr>
        <w:t xml:space="preserve">, </w:t>
      </w:r>
      <w:r w:rsidR="0028593C">
        <w:rPr>
          <w:rFonts w:ascii="Arial" w:hAnsi="Arial" w:cs="Arial"/>
          <w:color w:val="222222"/>
          <w:sz w:val="22"/>
          <w:szCs w:val="22"/>
        </w:rPr>
        <w:t xml:space="preserve">with </w:t>
      </w:r>
      <w:r w:rsidR="00E34E9F">
        <w:rPr>
          <w:rFonts w:ascii="Arial" w:hAnsi="Arial" w:cs="Arial"/>
          <w:color w:val="222222"/>
          <w:sz w:val="22"/>
          <w:szCs w:val="22"/>
        </w:rPr>
        <w:t>an underlying</w:t>
      </w:r>
      <w:r w:rsidR="00410B98">
        <w:rPr>
          <w:rFonts w:ascii="Arial" w:hAnsi="Arial" w:cs="Arial"/>
          <w:color w:val="222222"/>
          <w:sz w:val="22"/>
          <w:szCs w:val="22"/>
        </w:rPr>
        <w:t xml:space="preserve"> </w:t>
      </w:r>
      <w:r w:rsidR="0028593C">
        <w:rPr>
          <w:rFonts w:ascii="Arial" w:hAnsi="Arial" w:cs="Arial"/>
          <w:color w:val="222222"/>
          <w:sz w:val="22"/>
          <w:szCs w:val="22"/>
        </w:rPr>
        <w:t xml:space="preserve">abnormal metabolic </w:t>
      </w:r>
      <w:r w:rsidR="006E1BD8">
        <w:rPr>
          <w:rFonts w:ascii="Arial" w:hAnsi="Arial" w:cs="Arial"/>
          <w:color w:val="222222"/>
          <w:sz w:val="22"/>
          <w:szCs w:val="22"/>
        </w:rPr>
        <w:t>and immune profile</w:t>
      </w:r>
      <w:r w:rsidR="00CB2EDC">
        <w:rPr>
          <w:rFonts w:ascii="Arial" w:hAnsi="Arial" w:cs="Arial"/>
          <w:color w:val="222222"/>
          <w:sz w:val="22"/>
          <w:szCs w:val="22"/>
        </w:rPr>
        <w:fldChar w:fldCharType="begin">
          <w:fldData xml:space="preserve">PEVuZE5vdGU+PENpdGU+PEF1dGhvcj5MYW1pY2hoYW5lPC9BdXRob3I+PFllYXI+MjAyMjwvWWVh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PEVuZE5vdGU+PENpdGU+PEF1dGhvcj5MYW1pY2hoYW5lPC9BdXRob3I+PFllYXI+MjAyMjwvWWVh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CB2EDC">
        <w:rPr>
          <w:rFonts w:ascii="Arial" w:hAnsi="Arial" w:cs="Arial"/>
          <w:color w:val="222222"/>
          <w:sz w:val="22"/>
          <w:szCs w:val="22"/>
        </w:rPr>
      </w:r>
      <w:r w:rsidR="00CB2EDC">
        <w:rPr>
          <w:rFonts w:ascii="Arial" w:hAnsi="Arial" w:cs="Arial"/>
          <w:color w:val="222222"/>
          <w:sz w:val="22"/>
          <w:szCs w:val="22"/>
        </w:rPr>
        <w:fldChar w:fldCharType="separate"/>
      </w:r>
      <w:r w:rsidR="00CB2EDC" w:rsidRPr="00CB2EDC">
        <w:rPr>
          <w:rFonts w:ascii="Arial" w:hAnsi="Arial" w:cs="Arial"/>
          <w:noProof/>
          <w:color w:val="222222"/>
          <w:sz w:val="22"/>
          <w:szCs w:val="22"/>
          <w:vertAlign w:val="superscript"/>
        </w:rPr>
        <w:t>5,6</w:t>
      </w:r>
      <w:r w:rsidR="00CB2EDC">
        <w:rPr>
          <w:rFonts w:ascii="Arial" w:hAnsi="Arial" w:cs="Arial"/>
          <w:color w:val="222222"/>
          <w:sz w:val="22"/>
          <w:szCs w:val="22"/>
        </w:rPr>
        <w:fldChar w:fldCharType="end"/>
      </w:r>
      <w:r w:rsidR="0095055F">
        <w:rPr>
          <w:rFonts w:ascii="Arial" w:hAnsi="Arial" w:cs="Arial"/>
          <w:color w:val="222222"/>
          <w:sz w:val="22"/>
          <w:szCs w:val="22"/>
        </w:rPr>
        <w:t>. This is followed by</w:t>
      </w:r>
      <w:r w:rsidR="000243CE" w:rsidRPr="00694E48">
        <w:rPr>
          <w:rFonts w:ascii="Arial" w:hAnsi="Arial" w:cs="Arial"/>
          <w:color w:val="222222"/>
          <w:sz w:val="22"/>
          <w:szCs w:val="22"/>
        </w:rPr>
        <w:t xml:space="preserve"> </w:t>
      </w:r>
      <w:r w:rsidR="00B4715B">
        <w:rPr>
          <w:rFonts w:ascii="Arial" w:hAnsi="Arial" w:cs="Arial"/>
          <w:color w:val="222222"/>
          <w:sz w:val="22"/>
          <w:szCs w:val="22"/>
        </w:rPr>
        <w:t xml:space="preserve">islet </w:t>
      </w:r>
      <w:r w:rsidR="000243CE" w:rsidRPr="00694E48">
        <w:rPr>
          <w:rFonts w:ascii="Arial" w:hAnsi="Arial" w:cs="Arial"/>
          <w:color w:val="222222"/>
          <w:sz w:val="22"/>
          <w:szCs w:val="22"/>
        </w:rPr>
        <w:t>autoimmunity</w:t>
      </w:r>
      <w:r w:rsidR="00402AE6">
        <w:rPr>
          <w:rFonts w:ascii="Arial" w:hAnsi="Arial" w:cs="Arial"/>
          <w:color w:val="222222"/>
          <w:sz w:val="22"/>
          <w:szCs w:val="22"/>
        </w:rPr>
        <w:t xml:space="preserve">, </w:t>
      </w:r>
      <w:r w:rsidR="00D11E5D">
        <w:rPr>
          <w:rFonts w:ascii="Arial" w:hAnsi="Arial" w:cs="Arial"/>
          <w:color w:val="222222"/>
          <w:sz w:val="22"/>
          <w:szCs w:val="22"/>
        </w:rPr>
        <w:t xml:space="preserve">characterized by </w:t>
      </w:r>
      <w:r w:rsidR="00630B54">
        <w:rPr>
          <w:rFonts w:ascii="Arial" w:hAnsi="Arial" w:cs="Arial"/>
          <w:color w:val="222222"/>
          <w:sz w:val="22"/>
          <w:szCs w:val="22"/>
        </w:rPr>
        <w:t xml:space="preserve">the </w:t>
      </w:r>
      <w:r w:rsidR="00A607DD">
        <w:rPr>
          <w:rFonts w:ascii="Arial" w:hAnsi="Arial" w:cs="Arial"/>
          <w:color w:val="222222"/>
          <w:sz w:val="22"/>
          <w:szCs w:val="22"/>
        </w:rPr>
        <w:t>appearance of autoantibodies (seroconversion)</w:t>
      </w:r>
      <w:r w:rsidR="00DA4ADD">
        <w:rPr>
          <w:rFonts w:ascii="Arial" w:hAnsi="Arial" w:cs="Arial"/>
          <w:color w:val="222222"/>
          <w:sz w:val="22"/>
          <w:szCs w:val="22"/>
        </w:rPr>
        <w:t>,</w:t>
      </w:r>
      <w:r w:rsidR="00A607DD">
        <w:rPr>
          <w:rFonts w:ascii="Arial" w:hAnsi="Arial" w:cs="Arial"/>
          <w:color w:val="222222"/>
          <w:sz w:val="22"/>
          <w:szCs w:val="22"/>
        </w:rPr>
        <w:t xml:space="preserve"> and </w:t>
      </w:r>
      <w:r w:rsidR="005266B5">
        <w:rPr>
          <w:rFonts w:ascii="Arial" w:hAnsi="Arial" w:cs="Arial"/>
          <w:color w:val="222222"/>
          <w:sz w:val="22"/>
          <w:szCs w:val="22"/>
        </w:rPr>
        <w:t>inflam</w:t>
      </w:r>
      <w:r w:rsidR="00DA4ADD">
        <w:rPr>
          <w:rFonts w:ascii="Arial" w:hAnsi="Arial" w:cs="Arial"/>
          <w:color w:val="222222"/>
          <w:sz w:val="22"/>
          <w:szCs w:val="22"/>
        </w:rPr>
        <w:t xml:space="preserve">mation and </w:t>
      </w:r>
      <w:r w:rsidR="00402AE6">
        <w:rPr>
          <w:rFonts w:ascii="Arial" w:hAnsi="Arial" w:cs="Arial"/>
          <w:color w:val="222222"/>
          <w:sz w:val="22"/>
          <w:szCs w:val="22"/>
        </w:rPr>
        <w:t>infiltrat</w:t>
      </w:r>
      <w:r w:rsidR="003F660D">
        <w:rPr>
          <w:rFonts w:ascii="Arial" w:hAnsi="Arial" w:cs="Arial"/>
          <w:color w:val="222222"/>
          <w:sz w:val="22"/>
          <w:szCs w:val="22"/>
        </w:rPr>
        <w:t xml:space="preserve">ion of immune cells </w:t>
      </w:r>
      <w:r w:rsidR="0089387E">
        <w:rPr>
          <w:rFonts w:ascii="Arial" w:hAnsi="Arial" w:cs="Arial"/>
          <w:color w:val="222222"/>
          <w:sz w:val="22"/>
          <w:szCs w:val="22"/>
        </w:rPr>
        <w:t>in</w:t>
      </w:r>
      <w:r w:rsidR="003F660D">
        <w:rPr>
          <w:rFonts w:ascii="Arial" w:hAnsi="Arial" w:cs="Arial"/>
          <w:color w:val="222222"/>
          <w:sz w:val="22"/>
          <w:szCs w:val="22"/>
        </w:rPr>
        <w:t>to the islets</w:t>
      </w:r>
      <w:r w:rsidR="00DA4ADD">
        <w:rPr>
          <w:rFonts w:ascii="Arial" w:hAnsi="Arial" w:cs="Arial"/>
          <w:color w:val="222222"/>
          <w:sz w:val="22"/>
          <w:szCs w:val="22"/>
        </w:rPr>
        <w:t xml:space="preserve"> </w:t>
      </w:r>
      <w:r w:rsidR="00DA4ADD" w:rsidRPr="00694E48">
        <w:rPr>
          <w:rFonts w:ascii="Arial" w:hAnsi="Arial" w:cs="Arial"/>
          <w:color w:val="222222"/>
          <w:sz w:val="22"/>
          <w:szCs w:val="22"/>
        </w:rPr>
        <w:t>of Langerhans</w:t>
      </w:r>
      <w:r w:rsidR="000243CE" w:rsidRPr="00694E48">
        <w:rPr>
          <w:rFonts w:ascii="Arial" w:hAnsi="Arial" w:cs="Arial"/>
          <w:color w:val="222222"/>
          <w:sz w:val="22"/>
          <w:szCs w:val="22"/>
        </w:rPr>
        <w:t xml:space="preserve"> </w:t>
      </w:r>
      <w:r w:rsidR="00DA4ADD">
        <w:rPr>
          <w:rFonts w:ascii="Arial" w:hAnsi="Arial" w:cs="Arial"/>
          <w:color w:val="222222"/>
          <w:sz w:val="22"/>
          <w:szCs w:val="22"/>
        </w:rPr>
        <w:t>(</w:t>
      </w:r>
      <w:r w:rsidR="00A13C6F" w:rsidRPr="00694E48">
        <w:rPr>
          <w:rFonts w:ascii="Arial" w:hAnsi="Arial" w:cs="Arial"/>
          <w:color w:val="222222"/>
          <w:sz w:val="22"/>
          <w:szCs w:val="22"/>
        </w:rPr>
        <w:t>insulitis</w:t>
      </w:r>
      <w:r w:rsidR="00A1144B" w:rsidRPr="00694E48">
        <w:rPr>
          <w:rFonts w:ascii="Arial" w:hAnsi="Arial" w:cs="Arial"/>
          <w:color w:val="222222"/>
          <w:sz w:val="22"/>
          <w:szCs w:val="22"/>
        </w:rPr>
        <w:t>)</w:t>
      </w:r>
      <w:r w:rsidR="008733EE">
        <w:rPr>
          <w:rFonts w:ascii="Arial" w:hAnsi="Arial" w:cs="Arial"/>
          <w:color w:val="222222"/>
          <w:sz w:val="22"/>
          <w:szCs w:val="22"/>
        </w:rPr>
        <w:fldChar w:fldCharType="begin">
          <w:fldData xml:space="preserve">PEVuZE5vdGU+PENpdGU+PEF1dGhvcj5UaG9tcHNvbjwvQXV0aG9yPjxZZWFyPjIwMjM8L1llYXI+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PEVuZE5vdGU+PENpdGU+PEF1dGhvcj5UaG9tcHNvbjwvQXV0aG9yPjxZZWFyPjIwMjM8L1llYXI+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8733EE">
        <w:rPr>
          <w:rFonts w:ascii="Arial" w:hAnsi="Arial" w:cs="Arial"/>
          <w:color w:val="222222"/>
          <w:sz w:val="22"/>
          <w:szCs w:val="22"/>
        </w:rPr>
      </w:r>
      <w:r w:rsidR="008733EE">
        <w:rPr>
          <w:rFonts w:ascii="Arial" w:hAnsi="Arial" w:cs="Arial"/>
          <w:color w:val="222222"/>
          <w:sz w:val="22"/>
          <w:szCs w:val="22"/>
        </w:rPr>
        <w:fldChar w:fldCharType="separate"/>
      </w:r>
      <w:r w:rsidR="00770F1F" w:rsidRPr="00770F1F">
        <w:rPr>
          <w:rFonts w:ascii="Arial" w:hAnsi="Arial" w:cs="Arial"/>
          <w:noProof/>
          <w:color w:val="222222"/>
          <w:sz w:val="22"/>
          <w:szCs w:val="22"/>
          <w:vertAlign w:val="superscript"/>
        </w:rPr>
        <w:t>7</w:t>
      </w:r>
      <w:r w:rsidR="008733EE">
        <w:rPr>
          <w:rFonts w:ascii="Arial" w:hAnsi="Arial" w:cs="Arial"/>
          <w:color w:val="222222"/>
          <w:sz w:val="22"/>
          <w:szCs w:val="22"/>
        </w:rPr>
        <w:fldChar w:fldCharType="end"/>
      </w:r>
      <w:r w:rsidR="000243CE" w:rsidRPr="00694E48">
        <w:rPr>
          <w:rFonts w:ascii="Arial" w:hAnsi="Arial" w:cs="Arial"/>
          <w:color w:val="222222"/>
          <w:sz w:val="22"/>
          <w:szCs w:val="22"/>
        </w:rPr>
        <w:t>.</w:t>
      </w:r>
      <w:r w:rsidR="00D00F56" w:rsidRPr="00694E48">
        <w:rPr>
          <w:rFonts w:ascii="Arial" w:hAnsi="Arial" w:cs="Arial"/>
          <w:color w:val="222222"/>
          <w:sz w:val="22"/>
          <w:szCs w:val="22"/>
        </w:rPr>
        <w:t xml:space="preserve"> </w:t>
      </w:r>
      <w:r w:rsidR="00FB4336" w:rsidRPr="00694E48">
        <w:rPr>
          <w:rFonts w:ascii="Arial" w:hAnsi="Arial" w:cs="Arial"/>
          <w:color w:val="222222"/>
          <w:sz w:val="22"/>
          <w:szCs w:val="22"/>
        </w:rPr>
        <w:t xml:space="preserve">Pro-inflammatory cytokines play a major role </w:t>
      </w:r>
      <w:r w:rsidR="0089387E">
        <w:rPr>
          <w:rFonts w:ascii="Arial" w:hAnsi="Arial" w:cs="Arial"/>
          <w:color w:val="222222"/>
          <w:sz w:val="22"/>
          <w:szCs w:val="22"/>
        </w:rPr>
        <w:t xml:space="preserve">in </w:t>
      </w:r>
      <w:r w:rsidR="001545CA">
        <w:rPr>
          <w:rFonts w:ascii="Arial" w:hAnsi="Arial" w:cs="Arial"/>
          <w:color w:val="222222"/>
          <w:sz w:val="22"/>
          <w:szCs w:val="22"/>
        </w:rPr>
        <w:t>T1D development</w:t>
      </w:r>
      <w:r w:rsidR="00712A84" w:rsidRPr="00694E48">
        <w:rPr>
          <w:rFonts w:ascii="Arial" w:hAnsi="Arial" w:cs="Arial"/>
          <w:color w:val="222222"/>
          <w:sz w:val="22"/>
          <w:szCs w:val="22"/>
        </w:rPr>
        <w:t xml:space="preserve">, recruiting immune cells to the islets and </w:t>
      </w:r>
      <w:r w:rsidR="000411D5" w:rsidRPr="00694E48">
        <w:rPr>
          <w:rFonts w:ascii="Arial" w:hAnsi="Arial" w:cs="Arial"/>
          <w:color w:val="222222"/>
          <w:sz w:val="22"/>
          <w:szCs w:val="22"/>
        </w:rPr>
        <w:t>inducing pro-apoptotic signaling</w:t>
      </w:r>
      <w:r w:rsidR="00246B7A">
        <w:rPr>
          <w:rFonts w:ascii="Arial" w:hAnsi="Arial" w:cs="Arial"/>
          <w:color w:val="222222"/>
          <w:sz w:val="22"/>
          <w:szCs w:val="22"/>
        </w:rPr>
        <w:t>,</w:t>
      </w:r>
      <w:r w:rsidR="00A92839">
        <w:rPr>
          <w:rFonts w:ascii="Arial" w:hAnsi="Arial" w:cs="Arial"/>
          <w:color w:val="222222"/>
          <w:sz w:val="22"/>
          <w:szCs w:val="22"/>
        </w:rPr>
        <w:t xml:space="preserve"> contributing to</w:t>
      </w:r>
      <w:r w:rsidR="000411D5" w:rsidRPr="00694E48">
        <w:rPr>
          <w:rFonts w:ascii="Arial" w:hAnsi="Arial" w:cs="Arial"/>
          <w:color w:val="222222"/>
          <w:sz w:val="22"/>
          <w:szCs w:val="22"/>
        </w:rPr>
        <w:t xml:space="preserve"> β</w:t>
      </w:r>
      <w:r w:rsidR="00246B7A">
        <w:rPr>
          <w:rFonts w:ascii="Arial" w:hAnsi="Arial" w:cs="Arial"/>
          <w:color w:val="222222"/>
          <w:sz w:val="22"/>
          <w:szCs w:val="22"/>
        </w:rPr>
        <w:t>-</w:t>
      </w:r>
      <w:r w:rsidR="000411D5" w:rsidRPr="00694E48">
        <w:rPr>
          <w:rFonts w:ascii="Arial" w:hAnsi="Arial" w:cs="Arial"/>
          <w:color w:val="222222"/>
          <w:sz w:val="22"/>
          <w:szCs w:val="22"/>
        </w:rPr>
        <w:t>cell</w:t>
      </w:r>
      <w:r w:rsidR="00246B7A">
        <w:rPr>
          <w:rFonts w:ascii="Arial" w:hAnsi="Arial" w:cs="Arial"/>
          <w:color w:val="222222"/>
          <w:sz w:val="22"/>
          <w:szCs w:val="22"/>
        </w:rPr>
        <w:t xml:space="preserve"> dysfunction and death</w:t>
      </w:r>
      <w:r w:rsidR="00CF1A71">
        <w:rPr>
          <w:rFonts w:ascii="Arial" w:hAnsi="Arial" w:cs="Arial"/>
          <w:color w:val="222222"/>
          <w:sz w:val="22"/>
          <w:szCs w:val="22"/>
        </w:rPr>
        <w:t xml:space="preserve"> </w:t>
      </w:r>
      <w:r w:rsidR="0075555F">
        <w:rPr>
          <w:rFonts w:ascii="Arial" w:hAnsi="Arial" w:cs="Arial"/>
          <w:color w:val="222222"/>
          <w:sz w:val="22"/>
          <w:szCs w:val="22"/>
        </w:rPr>
        <w:t>(</w:t>
      </w:r>
      <w:r w:rsidR="0075555F" w:rsidRPr="00CF1A71">
        <w:rPr>
          <w:rFonts w:ascii="Arial" w:hAnsi="Arial" w:cs="Arial"/>
          <w:b/>
          <w:bCs/>
          <w:color w:val="222222"/>
          <w:sz w:val="22"/>
          <w:szCs w:val="22"/>
        </w:rPr>
        <w:t>Fig</w:t>
      </w:r>
      <w:r w:rsidR="00CF1A71" w:rsidRPr="00CF1A71">
        <w:rPr>
          <w:rFonts w:ascii="Arial" w:hAnsi="Arial" w:cs="Arial"/>
          <w:b/>
          <w:bCs/>
          <w:color w:val="222222"/>
          <w:sz w:val="22"/>
          <w:szCs w:val="22"/>
        </w:rPr>
        <w:t>.1</w:t>
      </w:r>
      <w:r w:rsidR="00CF1A71">
        <w:rPr>
          <w:rFonts w:ascii="Arial" w:hAnsi="Arial" w:cs="Arial"/>
          <w:color w:val="222222"/>
          <w:sz w:val="22"/>
          <w:szCs w:val="22"/>
        </w:rPr>
        <w:t>)</w:t>
      </w:r>
      <w:r w:rsidR="00E720CF">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Pjg8L3N0eWxlPjwvRGlzcGxheVRleHQ+PHJlY29yZD48cmVjLW51bWJlcj4xMTc8L3JlYy1udW1i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Pjg8L3N0eWxlPjwvRGlzcGxheVRleHQ+PHJlY29yZD48cmVjLW51bWJlcj4xMTc8L3JlYy1udW1i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E720CF">
        <w:rPr>
          <w:rFonts w:ascii="Arial" w:hAnsi="Arial" w:cs="Arial"/>
          <w:color w:val="222222"/>
          <w:sz w:val="22"/>
          <w:szCs w:val="22"/>
        </w:rPr>
      </w:r>
      <w:r w:rsidR="00E720CF">
        <w:rPr>
          <w:rFonts w:ascii="Arial" w:hAnsi="Arial" w:cs="Arial"/>
          <w:color w:val="222222"/>
          <w:sz w:val="22"/>
          <w:szCs w:val="22"/>
        </w:rPr>
        <w:fldChar w:fldCharType="separate"/>
      </w:r>
      <w:r w:rsidR="001A6E01" w:rsidRPr="001A6E01">
        <w:rPr>
          <w:rFonts w:ascii="Arial" w:hAnsi="Arial" w:cs="Arial"/>
          <w:noProof/>
          <w:color w:val="222222"/>
          <w:sz w:val="22"/>
          <w:szCs w:val="22"/>
          <w:vertAlign w:val="superscript"/>
        </w:rPr>
        <w:t>8</w:t>
      </w:r>
      <w:r w:rsidR="00E720CF">
        <w:rPr>
          <w:rFonts w:ascii="Arial" w:hAnsi="Arial" w:cs="Arial"/>
          <w:color w:val="222222"/>
          <w:sz w:val="22"/>
          <w:szCs w:val="22"/>
        </w:rPr>
        <w:fldChar w:fldCharType="end"/>
      </w:r>
      <w:r w:rsidR="000411D5" w:rsidRPr="00694E48">
        <w:rPr>
          <w:rFonts w:ascii="Arial" w:hAnsi="Arial" w:cs="Arial"/>
          <w:color w:val="222222"/>
          <w:sz w:val="22"/>
          <w:szCs w:val="22"/>
        </w:rPr>
        <w:t>.</w:t>
      </w:r>
      <w:r w:rsidR="00E01B39" w:rsidRPr="00694E48">
        <w:rPr>
          <w:rFonts w:ascii="Arial" w:hAnsi="Arial" w:cs="Arial"/>
          <w:color w:val="222222"/>
          <w:sz w:val="22"/>
          <w:szCs w:val="22"/>
        </w:rPr>
        <w:t xml:space="preserve"> However, </w:t>
      </w:r>
      <w:r w:rsidR="00314B75" w:rsidRPr="00694E48">
        <w:rPr>
          <w:rFonts w:ascii="Arial" w:hAnsi="Arial" w:cs="Arial"/>
          <w:color w:val="222222"/>
          <w:sz w:val="22"/>
          <w:szCs w:val="22"/>
        </w:rPr>
        <w:t xml:space="preserve">important knowledge gaps </w:t>
      </w:r>
      <w:r w:rsidR="00062AEA">
        <w:rPr>
          <w:rFonts w:ascii="Arial" w:hAnsi="Arial" w:cs="Arial"/>
          <w:color w:val="222222"/>
          <w:sz w:val="22"/>
          <w:szCs w:val="22"/>
        </w:rPr>
        <w:t>remain regarding</w:t>
      </w:r>
      <w:r w:rsidR="00E01B39" w:rsidRPr="00694E48">
        <w:rPr>
          <w:rFonts w:ascii="Arial" w:hAnsi="Arial" w:cs="Arial"/>
          <w:color w:val="222222"/>
          <w:sz w:val="22"/>
          <w:szCs w:val="22"/>
        </w:rPr>
        <w:t xml:space="preserve"> </w:t>
      </w:r>
      <w:r w:rsidR="003A41BC" w:rsidRPr="00694E48">
        <w:rPr>
          <w:rFonts w:ascii="Arial" w:hAnsi="Arial" w:cs="Arial"/>
          <w:color w:val="222222"/>
          <w:sz w:val="22"/>
          <w:szCs w:val="22"/>
        </w:rPr>
        <w:t>cellular signaling and regulatory events trigger</w:t>
      </w:r>
      <w:r w:rsidR="0065619D" w:rsidRPr="00694E48">
        <w:rPr>
          <w:rFonts w:ascii="Arial" w:hAnsi="Arial" w:cs="Arial"/>
          <w:color w:val="222222"/>
          <w:sz w:val="22"/>
          <w:szCs w:val="22"/>
        </w:rPr>
        <w:t>ed</w:t>
      </w:r>
      <w:r w:rsidR="003A41BC" w:rsidRPr="00694E48">
        <w:rPr>
          <w:rFonts w:ascii="Arial" w:hAnsi="Arial" w:cs="Arial"/>
          <w:color w:val="222222"/>
          <w:sz w:val="22"/>
          <w:szCs w:val="22"/>
        </w:rPr>
        <w:t xml:space="preserve"> by cytokines </w:t>
      </w:r>
      <w:r w:rsidR="008E4A80">
        <w:rPr>
          <w:rFonts w:ascii="Arial" w:hAnsi="Arial" w:cs="Arial"/>
          <w:color w:val="222222"/>
          <w:sz w:val="22"/>
          <w:szCs w:val="22"/>
        </w:rPr>
        <w:t xml:space="preserve">acting </w:t>
      </w:r>
      <w:r w:rsidR="00432C22">
        <w:rPr>
          <w:rFonts w:ascii="Arial" w:hAnsi="Arial" w:cs="Arial"/>
          <w:color w:val="222222"/>
          <w:sz w:val="22"/>
          <w:szCs w:val="22"/>
        </w:rPr>
        <w:t xml:space="preserve">on </w:t>
      </w:r>
      <w:r w:rsidR="00432C22" w:rsidRPr="00694E48">
        <w:rPr>
          <w:rFonts w:ascii="Arial" w:hAnsi="Arial" w:cs="Arial"/>
          <w:color w:val="222222"/>
          <w:sz w:val="22"/>
          <w:szCs w:val="22"/>
        </w:rPr>
        <w:t>β</w:t>
      </w:r>
      <w:r w:rsidR="00432C22">
        <w:rPr>
          <w:rFonts w:ascii="Arial" w:hAnsi="Arial" w:cs="Arial"/>
          <w:color w:val="222222"/>
          <w:sz w:val="22"/>
          <w:szCs w:val="22"/>
        </w:rPr>
        <w:t>-</w:t>
      </w:r>
      <w:r w:rsidR="00432C22" w:rsidRPr="00694E48">
        <w:rPr>
          <w:rFonts w:ascii="Arial" w:hAnsi="Arial" w:cs="Arial"/>
          <w:color w:val="222222"/>
          <w:sz w:val="22"/>
          <w:szCs w:val="22"/>
        </w:rPr>
        <w:t>cell</w:t>
      </w:r>
      <w:r w:rsidR="00432C22">
        <w:rPr>
          <w:rFonts w:ascii="Arial" w:hAnsi="Arial" w:cs="Arial"/>
          <w:color w:val="222222"/>
          <w:sz w:val="22"/>
          <w:szCs w:val="22"/>
        </w:rPr>
        <w:t>s</w:t>
      </w:r>
      <w:r w:rsidR="00432C22" w:rsidRPr="00694E48">
        <w:rPr>
          <w:rFonts w:ascii="Arial" w:hAnsi="Arial" w:cs="Arial"/>
          <w:color w:val="222222"/>
          <w:sz w:val="22"/>
          <w:szCs w:val="22"/>
        </w:rPr>
        <w:t xml:space="preserve"> </w:t>
      </w:r>
      <w:r w:rsidR="0025235D">
        <w:rPr>
          <w:rFonts w:ascii="Arial" w:hAnsi="Arial" w:cs="Arial"/>
          <w:color w:val="222222"/>
          <w:sz w:val="22"/>
          <w:szCs w:val="22"/>
        </w:rPr>
        <w:t>during</w:t>
      </w:r>
      <w:r w:rsidR="003A41BC" w:rsidRPr="00694E48">
        <w:rPr>
          <w:rFonts w:ascii="Arial" w:hAnsi="Arial" w:cs="Arial"/>
          <w:color w:val="222222"/>
          <w:sz w:val="22"/>
          <w:szCs w:val="22"/>
        </w:rPr>
        <w:t xml:space="preserve"> </w:t>
      </w:r>
      <w:r w:rsidR="00314B75" w:rsidRPr="00694E48">
        <w:rPr>
          <w:rFonts w:ascii="Arial" w:hAnsi="Arial" w:cs="Arial"/>
          <w:color w:val="222222"/>
          <w:sz w:val="22"/>
          <w:szCs w:val="22"/>
        </w:rPr>
        <w:t>insulitis</w:t>
      </w:r>
      <w:r w:rsidR="00B62EAC" w:rsidRPr="00694E48">
        <w:rPr>
          <w:rFonts w:ascii="Arial" w:hAnsi="Arial" w:cs="Arial"/>
          <w:color w:val="222222"/>
          <w:sz w:val="22"/>
          <w:szCs w:val="22"/>
        </w:rPr>
        <w:t>.</w:t>
      </w:r>
      <w:r w:rsidR="002F56E8" w:rsidRPr="00694E48">
        <w:rPr>
          <w:rFonts w:ascii="Arial" w:hAnsi="Arial" w:cs="Arial"/>
          <w:color w:val="222222"/>
          <w:sz w:val="22"/>
          <w:szCs w:val="22"/>
        </w:rPr>
        <w:t xml:space="preserve"> Reducing these knowledge gaps can lead to </w:t>
      </w:r>
      <w:r w:rsidR="003A7099" w:rsidRPr="00694E48">
        <w:rPr>
          <w:rFonts w:ascii="Arial" w:hAnsi="Arial" w:cs="Arial"/>
          <w:color w:val="222222"/>
          <w:sz w:val="22"/>
          <w:szCs w:val="22"/>
        </w:rPr>
        <w:t xml:space="preserve">the </w:t>
      </w:r>
      <w:r w:rsidR="000F3DB3" w:rsidRPr="00694E48">
        <w:rPr>
          <w:rFonts w:ascii="Arial" w:hAnsi="Arial" w:cs="Arial"/>
          <w:color w:val="222222"/>
          <w:sz w:val="22"/>
          <w:szCs w:val="22"/>
        </w:rPr>
        <w:t>identification of therapeutic targets t</w:t>
      </w:r>
      <w:r w:rsidR="00AF4DC6">
        <w:rPr>
          <w:rFonts w:ascii="Arial" w:hAnsi="Arial" w:cs="Arial"/>
          <w:color w:val="222222"/>
          <w:sz w:val="22"/>
          <w:szCs w:val="22"/>
        </w:rPr>
        <w:t>hat</w:t>
      </w:r>
      <w:r w:rsidR="000F3DB3" w:rsidRPr="00694E48">
        <w:rPr>
          <w:rFonts w:ascii="Arial" w:hAnsi="Arial" w:cs="Arial"/>
          <w:color w:val="222222"/>
          <w:sz w:val="22"/>
          <w:szCs w:val="22"/>
        </w:rPr>
        <w:t xml:space="preserve"> prevent β-cell loss.</w:t>
      </w:r>
    </w:p>
    <w:p w14:paraId="2C60A7FD" w14:textId="12A3F89B" w:rsidR="003B6DD3" w:rsidRPr="00D27123" w:rsidRDefault="008A6EBC" w:rsidP="00E92D6F">
      <w:pPr>
        <w:shd w:val="clear" w:color="auto" w:fill="FFFFFF"/>
        <w:spacing w:before="100" w:beforeAutospacing="1" w:after="100" w:afterAutospacing="1"/>
        <w:ind w:firstLine="720"/>
        <w:jc w:val="both"/>
        <w:rPr>
          <w:rFonts w:ascii="Arial" w:hAnsi="Arial" w:cs="Arial"/>
          <w:color w:val="222222"/>
          <w:sz w:val="22"/>
          <w:szCs w:val="22"/>
        </w:rPr>
      </w:pPr>
      <w:r>
        <w:rPr>
          <w:rFonts w:ascii="Arial" w:hAnsi="Arial" w:cs="Arial"/>
          <w:color w:val="222222"/>
          <w:sz w:val="22"/>
          <w:szCs w:val="22"/>
        </w:rPr>
        <w:t xml:space="preserve">A variety of cytokines and chemokines </w:t>
      </w:r>
      <w:r w:rsidR="00856CF0">
        <w:rPr>
          <w:rFonts w:ascii="Arial" w:hAnsi="Arial" w:cs="Arial"/>
          <w:color w:val="222222"/>
          <w:sz w:val="22"/>
          <w:szCs w:val="22"/>
        </w:rPr>
        <w:t xml:space="preserve">are expressed in </w:t>
      </w:r>
      <w:r w:rsidR="00EF69D6">
        <w:rPr>
          <w:rFonts w:ascii="Arial" w:hAnsi="Arial" w:cs="Arial"/>
          <w:color w:val="222222"/>
          <w:sz w:val="22"/>
          <w:szCs w:val="22"/>
        </w:rPr>
        <w:t>humans</w:t>
      </w:r>
      <w:r w:rsidR="00C552A9">
        <w:rPr>
          <w:rFonts w:ascii="Arial" w:hAnsi="Arial" w:cs="Arial"/>
          <w:color w:val="222222"/>
          <w:sz w:val="22"/>
          <w:szCs w:val="22"/>
        </w:rPr>
        <w:t xml:space="preserve"> at</w:t>
      </w:r>
      <w:r w:rsidR="00856CF0">
        <w:rPr>
          <w:rFonts w:ascii="Arial" w:hAnsi="Arial" w:cs="Arial"/>
          <w:color w:val="222222"/>
          <w:sz w:val="22"/>
          <w:szCs w:val="22"/>
        </w:rPr>
        <w:t xml:space="preserve"> different stages of T1D development</w:t>
      </w:r>
      <w:r w:rsidR="00F34999">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PjgsOTwvc3R5bGU+PC9EaXNwbGF5VGV4dD48cmVjb3JkPjxyZWMtbnVtYmVyPjExNzwvcmVjLW51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PjgsOTwvc3R5bGU+PC9EaXNwbGF5VGV4dD48cmVjb3JkPjxyZWMtbnVtYmVyPjExNzwvcmVjLW51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F34999">
        <w:rPr>
          <w:rFonts w:ascii="Arial" w:hAnsi="Arial" w:cs="Arial"/>
          <w:color w:val="222222"/>
          <w:sz w:val="22"/>
          <w:szCs w:val="22"/>
        </w:rPr>
      </w:r>
      <w:r w:rsidR="00F34999">
        <w:rPr>
          <w:rFonts w:ascii="Arial" w:hAnsi="Arial" w:cs="Arial"/>
          <w:color w:val="222222"/>
          <w:sz w:val="22"/>
          <w:szCs w:val="22"/>
        </w:rPr>
        <w:fldChar w:fldCharType="separate"/>
      </w:r>
      <w:r w:rsidR="00D909B6" w:rsidRPr="00D909B6">
        <w:rPr>
          <w:rFonts w:ascii="Arial" w:hAnsi="Arial" w:cs="Arial"/>
          <w:noProof/>
          <w:color w:val="222222"/>
          <w:sz w:val="22"/>
          <w:szCs w:val="22"/>
          <w:vertAlign w:val="superscript"/>
        </w:rPr>
        <w:t>8,9</w:t>
      </w:r>
      <w:r w:rsidR="00F34999">
        <w:rPr>
          <w:rFonts w:ascii="Arial" w:hAnsi="Arial" w:cs="Arial"/>
          <w:color w:val="222222"/>
          <w:sz w:val="22"/>
          <w:szCs w:val="22"/>
        </w:rPr>
        <w:fldChar w:fldCharType="end"/>
      </w:r>
      <w:r w:rsidR="0017210B">
        <w:rPr>
          <w:rFonts w:ascii="Arial" w:hAnsi="Arial" w:cs="Arial"/>
          <w:color w:val="222222"/>
          <w:sz w:val="22"/>
          <w:szCs w:val="22"/>
        </w:rPr>
        <w:t xml:space="preserve">. </w:t>
      </w:r>
      <w:r w:rsidR="00182F2C">
        <w:rPr>
          <w:rFonts w:ascii="Arial" w:hAnsi="Arial" w:cs="Arial"/>
          <w:color w:val="222222"/>
          <w:sz w:val="22"/>
          <w:szCs w:val="22"/>
        </w:rPr>
        <w:t xml:space="preserve">In human </w:t>
      </w:r>
      <w:r w:rsidR="001826EC">
        <w:rPr>
          <w:rFonts w:ascii="Arial" w:hAnsi="Arial" w:cs="Arial"/>
          <w:color w:val="222222"/>
          <w:sz w:val="22"/>
          <w:szCs w:val="22"/>
        </w:rPr>
        <w:t>longitudinal cohort studies, p</w:t>
      </w:r>
      <w:r w:rsidR="001F4198" w:rsidRPr="00D27123">
        <w:rPr>
          <w:rFonts w:ascii="Arial" w:hAnsi="Arial" w:cs="Arial"/>
          <w:color w:val="222222"/>
          <w:sz w:val="22"/>
          <w:szCs w:val="22"/>
        </w:rPr>
        <w:t xml:space="preserve">rior </w:t>
      </w:r>
      <w:r w:rsidR="00C6188C">
        <w:rPr>
          <w:rFonts w:ascii="Arial" w:hAnsi="Arial" w:cs="Arial"/>
          <w:color w:val="222222"/>
          <w:sz w:val="22"/>
          <w:szCs w:val="22"/>
        </w:rPr>
        <w:t xml:space="preserve">to </w:t>
      </w:r>
      <w:r w:rsidR="00E00410">
        <w:rPr>
          <w:rFonts w:ascii="Arial" w:hAnsi="Arial" w:cs="Arial"/>
          <w:color w:val="222222"/>
          <w:sz w:val="22"/>
          <w:szCs w:val="22"/>
        </w:rPr>
        <w:t>islet autoimmunity</w:t>
      </w:r>
      <w:r w:rsidR="00B4715B" w:rsidRPr="00D27123">
        <w:rPr>
          <w:rFonts w:ascii="Arial" w:hAnsi="Arial" w:cs="Arial"/>
          <w:color w:val="222222"/>
          <w:sz w:val="22"/>
          <w:szCs w:val="22"/>
        </w:rPr>
        <w:t xml:space="preserve">, there is a circulating </w:t>
      </w:r>
      <w:r w:rsidR="00AC5DF8" w:rsidRPr="00D27123">
        <w:rPr>
          <w:rFonts w:ascii="Arial" w:hAnsi="Arial" w:cs="Arial"/>
          <w:color w:val="222222"/>
          <w:sz w:val="22"/>
          <w:szCs w:val="22"/>
        </w:rPr>
        <w:t xml:space="preserve">transcriptional </w:t>
      </w:r>
      <w:r w:rsidR="00B4715B" w:rsidRPr="00D27123">
        <w:rPr>
          <w:rFonts w:ascii="Arial" w:hAnsi="Arial" w:cs="Arial"/>
          <w:color w:val="222222"/>
          <w:sz w:val="22"/>
          <w:szCs w:val="22"/>
        </w:rPr>
        <w:t>signature of t</w:t>
      </w:r>
      <w:r w:rsidR="001A144F" w:rsidRPr="00D27123">
        <w:rPr>
          <w:rFonts w:ascii="Arial" w:hAnsi="Arial" w:cs="Arial"/>
          <w:color w:val="222222"/>
          <w:sz w:val="22"/>
          <w:szCs w:val="22"/>
        </w:rPr>
        <w:t xml:space="preserve">ype I </w:t>
      </w:r>
      <w:r w:rsidR="001277DD" w:rsidRPr="00D27123">
        <w:rPr>
          <w:rFonts w:ascii="Arial" w:hAnsi="Arial" w:cs="Arial"/>
          <w:color w:val="222222"/>
          <w:sz w:val="22"/>
          <w:szCs w:val="22"/>
        </w:rPr>
        <w:t xml:space="preserve">interferon </w:t>
      </w:r>
      <w:r w:rsidR="003E4E53">
        <w:rPr>
          <w:rFonts w:ascii="Arial" w:hAnsi="Arial" w:cs="Arial"/>
          <w:color w:val="222222"/>
          <w:sz w:val="22"/>
          <w:szCs w:val="22"/>
        </w:rPr>
        <w:t>(</w:t>
      </w:r>
      <w:r w:rsidR="001A144F" w:rsidRPr="00D27123">
        <w:rPr>
          <w:rFonts w:ascii="Arial" w:hAnsi="Arial" w:cs="Arial"/>
          <w:color w:val="222222"/>
          <w:sz w:val="22"/>
          <w:szCs w:val="22"/>
        </w:rPr>
        <w:t>IFNα</w:t>
      </w:r>
      <w:r w:rsidR="003E4E53">
        <w:rPr>
          <w:rFonts w:ascii="Arial" w:hAnsi="Arial" w:cs="Arial"/>
          <w:color w:val="222222"/>
          <w:sz w:val="22"/>
          <w:szCs w:val="22"/>
        </w:rPr>
        <w:t>)</w:t>
      </w:r>
      <w:r w:rsidR="009A5D61">
        <w:rPr>
          <w:rFonts w:ascii="Arial" w:hAnsi="Arial" w:cs="Arial"/>
          <w:color w:val="222222"/>
          <w:sz w:val="22"/>
          <w:szCs w:val="22"/>
        </w:rPr>
        <w:fldChar w:fldCharType="begin">
          <w:fldData xml:space="preserve">PEVuZE5vdGU+PENpdGU+PEF1dGhvcj5GZXJyZWlyYTwvQXV0aG9yPjxZZWFyPjIwMTQ8L1llYXI+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PEVuZE5vdGU+PENpdGU+PEF1dGhvcj5GZXJyZWlyYTwvQXV0aG9yPjxZZWFyPjIwMTQ8L1llYXI+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9A5D61">
        <w:rPr>
          <w:rFonts w:ascii="Arial" w:hAnsi="Arial" w:cs="Arial"/>
          <w:color w:val="222222"/>
          <w:sz w:val="22"/>
          <w:szCs w:val="22"/>
        </w:rPr>
      </w:r>
      <w:r w:rsidR="009A5D61">
        <w:rPr>
          <w:rFonts w:ascii="Arial" w:hAnsi="Arial" w:cs="Arial"/>
          <w:color w:val="222222"/>
          <w:sz w:val="22"/>
          <w:szCs w:val="22"/>
        </w:rPr>
        <w:fldChar w:fldCharType="separate"/>
      </w:r>
      <w:r w:rsidR="00D909B6" w:rsidRPr="00D909B6">
        <w:rPr>
          <w:rFonts w:ascii="Arial" w:hAnsi="Arial" w:cs="Arial"/>
          <w:noProof/>
          <w:color w:val="222222"/>
          <w:sz w:val="22"/>
          <w:szCs w:val="22"/>
          <w:vertAlign w:val="superscript"/>
        </w:rPr>
        <w:t>10</w:t>
      </w:r>
      <w:r w:rsidR="009A5D61">
        <w:rPr>
          <w:rFonts w:ascii="Arial" w:hAnsi="Arial" w:cs="Arial"/>
          <w:color w:val="222222"/>
          <w:sz w:val="22"/>
          <w:szCs w:val="22"/>
        </w:rPr>
        <w:fldChar w:fldCharType="end"/>
      </w:r>
      <w:r w:rsidR="009C5E94">
        <w:rPr>
          <w:rFonts w:ascii="Arial" w:hAnsi="Arial" w:cs="Arial"/>
          <w:color w:val="222222"/>
          <w:sz w:val="22"/>
          <w:szCs w:val="22"/>
        </w:rPr>
        <w:t>, a pattern also observed in</w:t>
      </w:r>
      <w:r w:rsidR="00267AFE">
        <w:rPr>
          <w:rFonts w:ascii="Arial" w:hAnsi="Arial" w:cs="Arial"/>
          <w:color w:val="222222"/>
          <w:sz w:val="22"/>
          <w:szCs w:val="22"/>
        </w:rPr>
        <w:t xml:space="preserve"> </w:t>
      </w:r>
      <w:r w:rsidR="00284C57">
        <w:rPr>
          <w:rFonts w:ascii="Arial" w:hAnsi="Arial" w:cs="Arial"/>
          <w:color w:val="222222"/>
          <w:sz w:val="22"/>
          <w:szCs w:val="22"/>
        </w:rPr>
        <w:t>non-obese diabet</w:t>
      </w:r>
      <w:r w:rsidR="00AF06A9">
        <w:rPr>
          <w:rFonts w:ascii="Arial" w:hAnsi="Arial" w:cs="Arial"/>
          <w:color w:val="222222"/>
          <w:sz w:val="22"/>
          <w:szCs w:val="22"/>
        </w:rPr>
        <w:t xml:space="preserve">ic (NOD) </w:t>
      </w:r>
      <w:r w:rsidR="00AD484D">
        <w:rPr>
          <w:rFonts w:ascii="Arial" w:hAnsi="Arial" w:cs="Arial"/>
          <w:color w:val="222222"/>
          <w:sz w:val="22"/>
          <w:szCs w:val="22"/>
        </w:rPr>
        <w:t>mice</w:t>
      </w:r>
      <w:r w:rsidR="001277DD" w:rsidRPr="00DD712A">
        <w:rPr>
          <w:rFonts w:ascii="Arial" w:hAnsi="Arial" w:cs="Arial"/>
          <w:sz w:val="22"/>
          <w:szCs w:val="22"/>
        </w:rPr>
        <w:fldChar w:fldCharType="begin">
          <w:fldData xml:space="preserve">PEVuZE5vdGU+PENpdGU+PEF1dGhvcj5SZXluaWVyPC9BdXRob3I+PFllYXI+MjAxMDwvWWVhcj48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PEVuZE5vdGU+PENpdGU+PEF1dGhvcj5SZXluaWVyPC9BdXRob3I+PFllYXI+MjAxMDwvWWVhcj48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1277DD" w:rsidRPr="00DD712A">
        <w:rPr>
          <w:rFonts w:ascii="Arial" w:hAnsi="Arial" w:cs="Arial"/>
          <w:sz w:val="22"/>
          <w:szCs w:val="22"/>
        </w:rPr>
      </w:r>
      <w:r w:rsidR="001277DD" w:rsidRPr="00DD712A">
        <w:rPr>
          <w:rFonts w:ascii="Arial" w:hAnsi="Arial" w:cs="Arial"/>
          <w:sz w:val="22"/>
          <w:szCs w:val="22"/>
        </w:rPr>
        <w:fldChar w:fldCharType="separate"/>
      </w:r>
      <w:r w:rsidR="00D909B6" w:rsidRPr="00D909B6">
        <w:rPr>
          <w:rFonts w:ascii="Arial" w:hAnsi="Arial" w:cs="Arial"/>
          <w:noProof/>
          <w:sz w:val="22"/>
          <w:szCs w:val="22"/>
          <w:vertAlign w:val="superscript"/>
        </w:rPr>
        <w:t>11</w:t>
      </w:r>
      <w:r w:rsidR="001277DD" w:rsidRPr="00DD712A">
        <w:rPr>
          <w:rFonts w:ascii="Arial" w:hAnsi="Arial" w:cs="Arial"/>
          <w:sz w:val="22"/>
          <w:szCs w:val="22"/>
        </w:rPr>
        <w:fldChar w:fldCharType="end"/>
      </w:r>
      <w:r w:rsidR="001A144F" w:rsidRPr="00D27123">
        <w:rPr>
          <w:rFonts w:ascii="Arial" w:hAnsi="Arial" w:cs="Arial"/>
          <w:color w:val="222222"/>
          <w:sz w:val="22"/>
          <w:szCs w:val="22"/>
        </w:rPr>
        <w:t>.</w:t>
      </w:r>
      <w:r w:rsidR="00F90A33">
        <w:rPr>
          <w:rFonts w:ascii="Arial" w:hAnsi="Arial" w:cs="Arial"/>
          <w:color w:val="222222"/>
          <w:sz w:val="22"/>
          <w:szCs w:val="22"/>
        </w:rPr>
        <w:t xml:space="preserve"> </w:t>
      </w:r>
      <w:r w:rsidR="00F90A33" w:rsidRPr="00D27123">
        <w:rPr>
          <w:rFonts w:ascii="Arial" w:hAnsi="Arial" w:cs="Arial"/>
          <w:color w:val="222222"/>
          <w:sz w:val="22"/>
          <w:szCs w:val="22"/>
        </w:rPr>
        <w:t xml:space="preserve">IFNα </w:t>
      </w:r>
      <w:r w:rsidR="00741CB6">
        <w:rPr>
          <w:rFonts w:ascii="Arial" w:hAnsi="Arial" w:cs="Arial"/>
          <w:color w:val="222222"/>
          <w:sz w:val="22"/>
          <w:szCs w:val="22"/>
        </w:rPr>
        <w:t>and its downstream signatures are</w:t>
      </w:r>
      <w:r w:rsidR="00DA212F">
        <w:rPr>
          <w:rFonts w:ascii="Arial" w:hAnsi="Arial" w:cs="Arial"/>
          <w:color w:val="222222"/>
          <w:sz w:val="22"/>
          <w:szCs w:val="22"/>
        </w:rPr>
        <w:t xml:space="preserve"> </w:t>
      </w:r>
      <w:r w:rsidR="009B2513">
        <w:rPr>
          <w:rFonts w:ascii="Arial" w:hAnsi="Arial" w:cs="Arial"/>
          <w:color w:val="222222"/>
          <w:sz w:val="22"/>
          <w:szCs w:val="22"/>
        </w:rPr>
        <w:t>observed</w:t>
      </w:r>
      <w:r w:rsidR="00DA212F">
        <w:rPr>
          <w:rFonts w:ascii="Arial" w:hAnsi="Arial" w:cs="Arial"/>
          <w:color w:val="222222"/>
          <w:sz w:val="22"/>
          <w:szCs w:val="22"/>
        </w:rPr>
        <w:t xml:space="preserve"> </w:t>
      </w:r>
      <w:r w:rsidR="005856AA">
        <w:rPr>
          <w:rFonts w:ascii="Arial" w:hAnsi="Arial" w:cs="Arial"/>
          <w:color w:val="222222"/>
          <w:sz w:val="22"/>
          <w:szCs w:val="22"/>
        </w:rPr>
        <w:t xml:space="preserve">throughout </w:t>
      </w:r>
      <w:r w:rsidR="0060289D">
        <w:rPr>
          <w:rFonts w:ascii="Arial" w:hAnsi="Arial" w:cs="Arial"/>
          <w:color w:val="222222"/>
          <w:sz w:val="22"/>
          <w:szCs w:val="22"/>
        </w:rPr>
        <w:t>the</w:t>
      </w:r>
      <w:r w:rsidR="005856AA">
        <w:rPr>
          <w:rFonts w:ascii="Arial" w:hAnsi="Arial" w:cs="Arial"/>
          <w:color w:val="222222"/>
          <w:sz w:val="22"/>
          <w:szCs w:val="22"/>
        </w:rPr>
        <w:t xml:space="preserve"> stages </w:t>
      </w:r>
      <w:r w:rsidR="00241548">
        <w:rPr>
          <w:rFonts w:ascii="Arial" w:hAnsi="Arial" w:cs="Arial"/>
          <w:color w:val="222222"/>
          <w:sz w:val="22"/>
          <w:szCs w:val="22"/>
        </w:rPr>
        <w:t>leading up to and</w:t>
      </w:r>
      <w:r w:rsidR="0060289D">
        <w:rPr>
          <w:rFonts w:ascii="Arial" w:hAnsi="Arial" w:cs="Arial"/>
          <w:color w:val="222222"/>
          <w:sz w:val="22"/>
          <w:szCs w:val="22"/>
        </w:rPr>
        <w:t xml:space="preserve"> following</w:t>
      </w:r>
      <w:r w:rsidR="00241548">
        <w:rPr>
          <w:rFonts w:ascii="Arial" w:hAnsi="Arial" w:cs="Arial"/>
          <w:color w:val="222222"/>
          <w:sz w:val="22"/>
          <w:szCs w:val="22"/>
        </w:rPr>
        <w:t xml:space="preserve"> </w:t>
      </w:r>
      <w:r w:rsidR="008E61F8">
        <w:rPr>
          <w:rFonts w:ascii="Arial" w:hAnsi="Arial" w:cs="Arial"/>
          <w:color w:val="222222"/>
          <w:sz w:val="22"/>
          <w:szCs w:val="22"/>
        </w:rPr>
        <w:t>T1D</w:t>
      </w:r>
      <w:r w:rsidR="00241548">
        <w:rPr>
          <w:rFonts w:ascii="Arial" w:hAnsi="Arial" w:cs="Arial"/>
          <w:color w:val="222222"/>
          <w:sz w:val="22"/>
          <w:szCs w:val="22"/>
        </w:rPr>
        <w:t xml:space="preserve"> </w:t>
      </w:r>
      <w:r w:rsidR="00A22DE1">
        <w:rPr>
          <w:rFonts w:ascii="Arial" w:hAnsi="Arial" w:cs="Arial"/>
          <w:color w:val="222222"/>
          <w:sz w:val="22"/>
          <w:szCs w:val="22"/>
        </w:rPr>
        <w:t>onset</w:t>
      </w:r>
      <w:r w:rsidR="0060289D">
        <w:rPr>
          <w:rFonts w:ascii="Arial" w:hAnsi="Arial" w:cs="Arial"/>
          <w:color w:val="222222"/>
          <w:sz w:val="22"/>
          <w:szCs w:val="22"/>
        </w:rPr>
        <w:t xml:space="preserve"> </w:t>
      </w:r>
      <w:r w:rsidR="006E26FF">
        <w:rPr>
          <w:rFonts w:ascii="Arial" w:hAnsi="Arial" w:cs="Arial"/>
          <w:color w:val="222222"/>
          <w:sz w:val="22"/>
          <w:szCs w:val="22"/>
        </w:rPr>
        <w:t>in both humans</w:t>
      </w:r>
      <w:r w:rsidR="0041611D">
        <w:rPr>
          <w:rFonts w:ascii="Arial" w:hAnsi="Arial" w:cs="Arial"/>
          <w:color w:val="222222"/>
          <w:sz w:val="22"/>
          <w:szCs w:val="22"/>
        </w:rPr>
        <w:fldChar w:fldCharType="begin">
          <w:fldData xml:space="preserve">PEVuZE5vdGU+PENpdGU+PEF1dGhvcj5MdW5kYmVyZzwvQXV0aG9yPjxZZWFyPjIwMTY8L1llYXI+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PEVuZE5vdGU+PENpdGU+PEF1dGhvcj5MdW5kYmVyZzwvQXV0aG9yPjxZZWFyPjIwMTY8L1llYXI+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41611D">
        <w:rPr>
          <w:rFonts w:ascii="Arial" w:hAnsi="Arial" w:cs="Arial"/>
          <w:color w:val="222222"/>
          <w:sz w:val="22"/>
          <w:szCs w:val="22"/>
        </w:rPr>
      </w:r>
      <w:r w:rsidR="0041611D">
        <w:rPr>
          <w:rFonts w:ascii="Arial" w:hAnsi="Arial" w:cs="Arial"/>
          <w:color w:val="222222"/>
          <w:sz w:val="22"/>
          <w:szCs w:val="22"/>
        </w:rPr>
        <w:fldChar w:fldCharType="separate"/>
      </w:r>
      <w:r w:rsidR="00D909B6" w:rsidRPr="00D909B6">
        <w:rPr>
          <w:rFonts w:ascii="Arial" w:hAnsi="Arial" w:cs="Arial"/>
          <w:noProof/>
          <w:color w:val="222222"/>
          <w:sz w:val="22"/>
          <w:szCs w:val="22"/>
          <w:vertAlign w:val="superscript"/>
        </w:rPr>
        <w:t>12,13</w:t>
      </w:r>
      <w:r w:rsidR="0041611D">
        <w:rPr>
          <w:rFonts w:ascii="Arial" w:hAnsi="Arial" w:cs="Arial"/>
          <w:color w:val="222222"/>
          <w:sz w:val="22"/>
          <w:szCs w:val="22"/>
        </w:rPr>
        <w:fldChar w:fldCharType="end"/>
      </w:r>
      <w:r w:rsidR="00926811">
        <w:rPr>
          <w:rFonts w:ascii="Arial" w:hAnsi="Arial" w:cs="Arial"/>
          <w:color w:val="222222"/>
          <w:sz w:val="22"/>
          <w:szCs w:val="22"/>
        </w:rPr>
        <w:t xml:space="preserve"> </w:t>
      </w:r>
      <w:r w:rsidR="006E26FF">
        <w:rPr>
          <w:rFonts w:ascii="Arial" w:hAnsi="Arial" w:cs="Arial"/>
          <w:color w:val="222222"/>
          <w:sz w:val="22"/>
          <w:szCs w:val="22"/>
        </w:rPr>
        <w:t>and NOD mice</w:t>
      </w:r>
      <w:r w:rsidR="007D3CEE">
        <w:rPr>
          <w:rFonts w:ascii="Arial" w:hAnsi="Arial" w:cs="Arial"/>
          <w:color w:val="222222"/>
          <w:sz w:val="22"/>
          <w:szCs w:val="22"/>
        </w:rPr>
        <w:fldChar w:fldCharType="begin">
          <w:fldData xml:space="preserve">PEVuZE5vdGU+PENpdGU+PEF1dGhvcj5RdWFoPC9BdXRob3I+PFllYXI+MjAxNDwvWWVhcj48UmVj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PEVuZE5vdGU+PENpdGU+PEF1dGhvcj5RdWFoPC9BdXRob3I+PFllYXI+MjAxNDwvWWVhcj48UmVj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7D3CEE">
        <w:rPr>
          <w:rFonts w:ascii="Arial" w:hAnsi="Arial" w:cs="Arial"/>
          <w:color w:val="222222"/>
          <w:sz w:val="22"/>
          <w:szCs w:val="22"/>
        </w:rPr>
      </w:r>
      <w:r w:rsidR="007D3CEE">
        <w:rPr>
          <w:rFonts w:ascii="Arial" w:hAnsi="Arial" w:cs="Arial"/>
          <w:color w:val="222222"/>
          <w:sz w:val="22"/>
          <w:szCs w:val="22"/>
        </w:rPr>
        <w:fldChar w:fldCharType="separate"/>
      </w:r>
      <w:r w:rsidR="00D909B6" w:rsidRPr="00D909B6">
        <w:rPr>
          <w:rFonts w:ascii="Arial" w:hAnsi="Arial" w:cs="Arial"/>
          <w:noProof/>
          <w:color w:val="222222"/>
          <w:sz w:val="22"/>
          <w:szCs w:val="22"/>
          <w:vertAlign w:val="superscript"/>
        </w:rPr>
        <w:t>14</w:t>
      </w:r>
      <w:r w:rsidR="007D3CEE">
        <w:rPr>
          <w:rFonts w:ascii="Arial" w:hAnsi="Arial" w:cs="Arial"/>
          <w:color w:val="222222"/>
          <w:sz w:val="22"/>
          <w:szCs w:val="22"/>
        </w:rPr>
        <w:fldChar w:fldCharType="end"/>
      </w:r>
      <w:r w:rsidR="00D15585">
        <w:rPr>
          <w:rFonts w:ascii="Arial" w:hAnsi="Arial" w:cs="Arial"/>
          <w:color w:val="222222"/>
          <w:sz w:val="22"/>
          <w:szCs w:val="22"/>
        </w:rPr>
        <w:t>.</w:t>
      </w:r>
      <w:r w:rsidR="008E61F8">
        <w:rPr>
          <w:rFonts w:ascii="Arial" w:hAnsi="Arial" w:cs="Arial"/>
          <w:color w:val="222222"/>
          <w:sz w:val="22"/>
          <w:szCs w:val="22"/>
        </w:rPr>
        <w:t xml:space="preserve"> </w:t>
      </w:r>
      <w:r w:rsidR="003E1F70" w:rsidRPr="00D27123">
        <w:rPr>
          <w:rFonts w:ascii="Arial" w:hAnsi="Arial" w:cs="Arial"/>
          <w:color w:val="222222"/>
          <w:sz w:val="22"/>
          <w:szCs w:val="22"/>
        </w:rPr>
        <w:t xml:space="preserve">After seroconversion, </w:t>
      </w:r>
      <w:r w:rsidR="0054309F" w:rsidRPr="00D27123">
        <w:rPr>
          <w:rFonts w:ascii="Arial" w:hAnsi="Arial" w:cs="Arial"/>
          <w:color w:val="222222"/>
          <w:sz w:val="22"/>
          <w:szCs w:val="22"/>
        </w:rPr>
        <w:t>the circulating transcriptional signature</w:t>
      </w:r>
      <w:r w:rsidR="00095084" w:rsidRPr="00D27123">
        <w:rPr>
          <w:rFonts w:ascii="Arial" w:hAnsi="Arial" w:cs="Arial"/>
          <w:color w:val="222222"/>
          <w:sz w:val="22"/>
          <w:szCs w:val="22"/>
        </w:rPr>
        <w:t xml:space="preserve"> becomes typical of the type II interferon IFN</w:t>
      </w:r>
      <w:r w:rsidR="004B61D2" w:rsidRPr="00D27123">
        <w:rPr>
          <w:rFonts w:ascii="Arial" w:hAnsi="Arial" w:cs="Arial"/>
          <w:color w:val="222222"/>
          <w:sz w:val="22"/>
          <w:szCs w:val="22"/>
        </w:rPr>
        <w:t>γ</w:t>
      </w:r>
      <w:r w:rsidR="00FC068A" w:rsidRPr="00DD712A">
        <w:rPr>
          <w:rFonts w:ascii="Arial" w:hAnsi="Arial" w:cs="Arial"/>
          <w:sz w:val="22"/>
          <w:szCs w:val="22"/>
        </w:rPr>
        <w:fldChar w:fldCharType="begin">
          <w:fldData xml:space="preserve">PEVuZE5vdGU+PENpdGU+PEF1dGhvcj5TenltY3phazwvQXV0aG9yPjxZZWFyPjIwMjE8L1llYXI+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</w:fldData>
        </w:fldChar>
      </w:r>
      <w:r w:rsidR="00C73936">
        <w:rPr>
          <w:rFonts w:ascii="Arial" w:hAnsi="Arial" w:cs="Arial"/>
          <w:sz w:val="22"/>
          <w:szCs w:val="22"/>
        </w:rPr>
        <w:instrText xml:space="preserve"> ADDIN EN.CITE </w:instrText>
      </w:r>
      <w:r w:rsidR="00C73936">
        <w:rPr>
          <w:rFonts w:ascii="Arial" w:hAnsi="Arial" w:cs="Arial"/>
          <w:sz w:val="22"/>
          <w:szCs w:val="22"/>
        </w:rPr>
        <w:fldChar w:fldCharType="begin">
          <w:fldData xml:space="preserve">PEVuZE5vdGU+PENpdGU+PEF1dGhvcj5TenltY3phazwvQXV0aG9yPjxZZWFyPjIwMjE8L1llYXI+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</w:fldData>
        </w:fldChar>
      </w:r>
      <w:r w:rsidR="00C73936">
        <w:rPr>
          <w:rFonts w:ascii="Arial" w:hAnsi="Arial" w:cs="Arial"/>
          <w:sz w:val="22"/>
          <w:szCs w:val="22"/>
        </w:rPr>
        <w:instrText xml:space="preserve"> ADDIN EN.CITE.DATA </w:instrText>
      </w:r>
      <w:r w:rsidR="00C73936">
        <w:rPr>
          <w:rFonts w:ascii="Arial" w:hAnsi="Arial" w:cs="Arial"/>
          <w:sz w:val="22"/>
          <w:szCs w:val="22"/>
        </w:rPr>
      </w:r>
      <w:r w:rsidR="00C73936">
        <w:rPr>
          <w:rFonts w:ascii="Arial" w:hAnsi="Arial" w:cs="Arial"/>
          <w:sz w:val="22"/>
          <w:szCs w:val="22"/>
        </w:rPr>
        <w:fldChar w:fldCharType="end"/>
      </w:r>
      <w:r w:rsidR="00FC068A" w:rsidRPr="00DD712A">
        <w:rPr>
          <w:rFonts w:ascii="Arial" w:hAnsi="Arial" w:cs="Arial"/>
          <w:sz w:val="22"/>
          <w:szCs w:val="22"/>
        </w:rPr>
      </w:r>
      <w:r w:rsidR="00FC068A" w:rsidRPr="00DD712A">
        <w:rPr>
          <w:rFonts w:ascii="Arial" w:hAnsi="Arial" w:cs="Arial"/>
          <w:sz w:val="22"/>
          <w:szCs w:val="22"/>
        </w:rPr>
        <w:fldChar w:fldCharType="separate"/>
      </w:r>
      <w:r w:rsidR="00D909B6" w:rsidRPr="00D909B6">
        <w:rPr>
          <w:rFonts w:ascii="Arial" w:hAnsi="Arial" w:cs="Arial"/>
          <w:noProof/>
          <w:sz w:val="22"/>
          <w:szCs w:val="22"/>
          <w:vertAlign w:val="superscript"/>
        </w:rPr>
        <w:t>15,16</w:t>
      </w:r>
      <w:r w:rsidR="00FC068A" w:rsidRPr="00DD712A">
        <w:rPr>
          <w:rFonts w:ascii="Arial" w:hAnsi="Arial" w:cs="Arial"/>
          <w:sz w:val="22"/>
          <w:szCs w:val="22"/>
        </w:rPr>
        <w:fldChar w:fldCharType="end"/>
      </w:r>
      <w:r w:rsidR="00FC068A" w:rsidRPr="00DD712A">
        <w:rPr>
          <w:rFonts w:ascii="Arial" w:hAnsi="Arial" w:cs="Arial"/>
          <w:sz w:val="22"/>
          <w:szCs w:val="22"/>
        </w:rPr>
        <w:t xml:space="preserve">. </w:t>
      </w:r>
      <w:r w:rsidR="00DB333A" w:rsidRPr="00DD712A">
        <w:rPr>
          <w:rFonts w:ascii="Arial" w:hAnsi="Arial" w:cs="Arial"/>
          <w:sz w:val="22"/>
          <w:szCs w:val="22"/>
        </w:rPr>
        <w:t>Accordingly, IFNγ</w:t>
      </w:r>
      <w:r w:rsidR="00EE7BFF" w:rsidRPr="00DD712A">
        <w:rPr>
          <w:rFonts w:ascii="Arial" w:hAnsi="Arial" w:cs="Arial"/>
          <w:sz w:val="22"/>
          <w:szCs w:val="22"/>
        </w:rPr>
        <w:t xml:space="preserve"> is increased in </w:t>
      </w:r>
      <w:r w:rsidR="00A52562" w:rsidRPr="00DD712A">
        <w:rPr>
          <w:rFonts w:ascii="Arial" w:hAnsi="Arial" w:cs="Arial"/>
          <w:sz w:val="22"/>
          <w:szCs w:val="22"/>
        </w:rPr>
        <w:t xml:space="preserve">circulation after seroconversion but prior </w:t>
      </w:r>
      <w:r w:rsidR="0025235D">
        <w:rPr>
          <w:rFonts w:ascii="Arial" w:hAnsi="Arial" w:cs="Arial"/>
          <w:sz w:val="22"/>
          <w:szCs w:val="22"/>
        </w:rPr>
        <w:t xml:space="preserve">to </w:t>
      </w:r>
      <w:r w:rsidR="00A52562" w:rsidRPr="00DD712A">
        <w:rPr>
          <w:rFonts w:ascii="Arial" w:hAnsi="Arial" w:cs="Arial"/>
          <w:sz w:val="22"/>
          <w:szCs w:val="22"/>
        </w:rPr>
        <w:t>T1D onset</w:t>
      </w:r>
      <w:r w:rsidR="00D64D1B" w:rsidRPr="00DD712A">
        <w:rPr>
          <w:rFonts w:ascii="Arial" w:hAnsi="Arial" w:cs="Arial"/>
          <w:sz w:val="22"/>
          <w:szCs w:val="22"/>
        </w:rPr>
        <w:fldChar w:fldCharType="begin">
          <w:fldData xml:space="preserve">PEVuZE5vdGU+PENpdGU+PEF1dGhvcj5XYXVnaDwvQXV0aG9yPjxZZWFyPjIwMTc8L1llYXI+PFJl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PEVuZE5vdGU+PENpdGU+PEF1dGhvcj5XYXVnaDwvQXV0aG9yPjxZZWFyPjIwMTc8L1llYXI+PFJl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D64D1B" w:rsidRPr="00DD712A">
        <w:rPr>
          <w:rFonts w:ascii="Arial" w:hAnsi="Arial" w:cs="Arial"/>
          <w:sz w:val="22"/>
          <w:szCs w:val="22"/>
        </w:rPr>
      </w:r>
      <w:r w:rsidR="00D64D1B" w:rsidRPr="00DD712A">
        <w:rPr>
          <w:rFonts w:ascii="Arial" w:hAnsi="Arial" w:cs="Arial"/>
          <w:sz w:val="22"/>
          <w:szCs w:val="22"/>
        </w:rPr>
        <w:fldChar w:fldCharType="separate"/>
      </w:r>
      <w:r w:rsidR="00D909B6" w:rsidRPr="00D909B6">
        <w:rPr>
          <w:rFonts w:ascii="Arial" w:hAnsi="Arial" w:cs="Arial"/>
          <w:noProof/>
          <w:sz w:val="22"/>
          <w:szCs w:val="22"/>
          <w:vertAlign w:val="superscript"/>
        </w:rPr>
        <w:t>17</w:t>
      </w:r>
      <w:r w:rsidR="00D64D1B" w:rsidRPr="00DD712A">
        <w:rPr>
          <w:rFonts w:ascii="Arial" w:hAnsi="Arial" w:cs="Arial"/>
          <w:sz w:val="22"/>
          <w:szCs w:val="22"/>
        </w:rPr>
        <w:fldChar w:fldCharType="end"/>
      </w:r>
      <w:r w:rsidR="00A52562" w:rsidRPr="00DD712A">
        <w:rPr>
          <w:rFonts w:ascii="Arial" w:hAnsi="Arial" w:cs="Arial"/>
          <w:sz w:val="22"/>
          <w:szCs w:val="22"/>
        </w:rPr>
        <w:t>.</w:t>
      </w:r>
      <w:r w:rsidR="001D2A00" w:rsidRPr="00DD712A">
        <w:rPr>
          <w:rFonts w:ascii="Arial" w:hAnsi="Arial" w:cs="Arial"/>
          <w:sz w:val="22"/>
          <w:szCs w:val="22"/>
        </w:rPr>
        <w:t xml:space="preserve"> Such transcriptional signatures are also </w:t>
      </w:r>
      <w:r w:rsidR="00224B2F" w:rsidRPr="00DD712A">
        <w:rPr>
          <w:rFonts w:ascii="Arial" w:hAnsi="Arial" w:cs="Arial"/>
          <w:sz w:val="22"/>
          <w:szCs w:val="22"/>
        </w:rPr>
        <w:t>found in β cells from donors with islet autoimmunity</w:t>
      </w:r>
      <w:r w:rsidR="003675BD" w:rsidRPr="00DD712A">
        <w:rPr>
          <w:rFonts w:ascii="Arial" w:hAnsi="Arial" w:cs="Arial"/>
          <w:sz w:val="22"/>
          <w:szCs w:val="22"/>
        </w:rPr>
        <w:fldChar w:fldCharType="begin">
          <w:fldData xml:space="preserve">PEVuZE5vdGU+PENpdGU+PEF1dGhvcj5Db29tYW5zIGRlIEJyYWNoZW5lPC9BdXRob3I+PFllYXI+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</w:fldData>
        </w:fldChar>
      </w:r>
      <w:r w:rsidR="00C73936">
        <w:rPr>
          <w:rFonts w:ascii="Arial" w:hAnsi="Arial" w:cs="Arial"/>
          <w:sz w:val="22"/>
          <w:szCs w:val="22"/>
        </w:rPr>
        <w:instrText xml:space="preserve"> ADDIN EN.CITE </w:instrText>
      </w:r>
      <w:r w:rsidR="00C73936">
        <w:rPr>
          <w:rFonts w:ascii="Arial" w:hAnsi="Arial" w:cs="Arial"/>
          <w:sz w:val="22"/>
          <w:szCs w:val="22"/>
        </w:rPr>
        <w:fldChar w:fldCharType="begin">
          <w:fldData xml:space="preserve">PEVuZE5vdGU+PENpdGU+PEF1dGhvcj5Db29tYW5zIGRlIEJyYWNoZW5lPC9BdXRob3I+PFllYXI+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</w:fldData>
        </w:fldChar>
      </w:r>
      <w:r w:rsidR="00C73936">
        <w:rPr>
          <w:rFonts w:ascii="Arial" w:hAnsi="Arial" w:cs="Arial"/>
          <w:sz w:val="22"/>
          <w:szCs w:val="22"/>
        </w:rPr>
        <w:instrText xml:space="preserve"> ADDIN EN.CITE.DATA </w:instrText>
      </w:r>
      <w:r w:rsidR="00C73936">
        <w:rPr>
          <w:rFonts w:ascii="Arial" w:hAnsi="Arial" w:cs="Arial"/>
          <w:sz w:val="22"/>
          <w:szCs w:val="22"/>
        </w:rPr>
      </w:r>
      <w:r w:rsidR="00C73936">
        <w:rPr>
          <w:rFonts w:ascii="Arial" w:hAnsi="Arial" w:cs="Arial"/>
          <w:sz w:val="22"/>
          <w:szCs w:val="22"/>
        </w:rPr>
        <w:fldChar w:fldCharType="end"/>
      </w:r>
      <w:r w:rsidR="003675BD" w:rsidRPr="00DD712A">
        <w:rPr>
          <w:rFonts w:ascii="Arial" w:hAnsi="Arial" w:cs="Arial"/>
          <w:sz w:val="22"/>
          <w:szCs w:val="22"/>
        </w:rPr>
      </w:r>
      <w:r w:rsidR="003675BD" w:rsidRPr="00DD712A">
        <w:rPr>
          <w:rFonts w:ascii="Arial" w:hAnsi="Arial" w:cs="Arial"/>
          <w:sz w:val="22"/>
          <w:szCs w:val="22"/>
        </w:rPr>
        <w:fldChar w:fldCharType="separate"/>
      </w:r>
      <w:r w:rsidR="00D909B6" w:rsidRPr="00D909B6">
        <w:rPr>
          <w:rFonts w:ascii="Arial" w:hAnsi="Arial" w:cs="Arial"/>
          <w:noProof/>
          <w:sz w:val="22"/>
          <w:szCs w:val="22"/>
          <w:vertAlign w:val="superscript"/>
        </w:rPr>
        <w:t>16</w:t>
      </w:r>
      <w:r w:rsidR="003675BD" w:rsidRPr="00DD712A">
        <w:rPr>
          <w:rFonts w:ascii="Arial" w:hAnsi="Arial" w:cs="Arial"/>
          <w:sz w:val="22"/>
          <w:szCs w:val="22"/>
        </w:rPr>
        <w:fldChar w:fldCharType="end"/>
      </w:r>
      <w:r w:rsidR="003675BD" w:rsidRPr="00DD712A">
        <w:rPr>
          <w:rFonts w:ascii="Arial" w:hAnsi="Arial" w:cs="Arial"/>
          <w:sz w:val="22"/>
          <w:szCs w:val="22"/>
        </w:rPr>
        <w:t xml:space="preserve">. </w:t>
      </w:r>
      <w:r w:rsidR="000C6F99">
        <w:rPr>
          <w:rFonts w:ascii="Arial" w:hAnsi="Arial" w:cs="Arial"/>
          <w:sz w:val="22"/>
          <w:szCs w:val="22"/>
        </w:rPr>
        <w:t xml:space="preserve">During insulitis, </w:t>
      </w:r>
      <w:r w:rsidR="009B1202">
        <w:rPr>
          <w:rFonts w:ascii="Arial" w:hAnsi="Arial" w:cs="Arial"/>
          <w:sz w:val="22"/>
          <w:szCs w:val="22"/>
        </w:rPr>
        <w:t xml:space="preserve">there is also an interleukin (IL)-1 </w:t>
      </w:r>
      <w:r w:rsidR="00DC40D8">
        <w:rPr>
          <w:rFonts w:ascii="Arial" w:hAnsi="Arial" w:cs="Arial"/>
          <w:sz w:val="22"/>
          <w:szCs w:val="22"/>
        </w:rPr>
        <w:t xml:space="preserve">transcriptional signature in </w:t>
      </w:r>
      <w:r w:rsidR="00B103FD" w:rsidRPr="00B103FD">
        <w:rPr>
          <w:rFonts w:ascii="Arial" w:hAnsi="Arial" w:cs="Arial"/>
          <w:sz w:val="22"/>
          <w:szCs w:val="22"/>
        </w:rPr>
        <w:t>peripheral blood mononuclear cells (PBMCs)</w:t>
      </w:r>
      <w:r w:rsidR="00F97596">
        <w:rPr>
          <w:rFonts w:ascii="Arial" w:hAnsi="Arial" w:cs="Arial"/>
          <w:sz w:val="22"/>
          <w:szCs w:val="22"/>
        </w:rPr>
        <w:fldChar w:fldCharType="begin">
          <w:fldData xml:space="preserve">PEVuZE5vdGU+PENpdGU+PEF1dGhvcj5MZXZ5PC9BdXRob3I+PFllYXI+MjAxMjwvWWVhcj48UmVj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PEVuZE5vdGU+PENpdGU+PEF1dGhvcj5MZXZ5PC9BdXRob3I+PFllYXI+MjAxMjwvWWVhcj48UmVj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F97596">
        <w:rPr>
          <w:rFonts w:ascii="Arial" w:hAnsi="Arial" w:cs="Arial"/>
          <w:sz w:val="22"/>
          <w:szCs w:val="22"/>
        </w:rPr>
      </w:r>
      <w:r w:rsidR="00F97596">
        <w:rPr>
          <w:rFonts w:ascii="Arial" w:hAnsi="Arial" w:cs="Arial"/>
          <w:sz w:val="22"/>
          <w:szCs w:val="22"/>
        </w:rPr>
        <w:fldChar w:fldCharType="separate"/>
      </w:r>
      <w:r w:rsidR="00D909B6" w:rsidRPr="00D909B6">
        <w:rPr>
          <w:rFonts w:ascii="Arial" w:hAnsi="Arial" w:cs="Arial"/>
          <w:noProof/>
          <w:sz w:val="22"/>
          <w:szCs w:val="22"/>
          <w:vertAlign w:val="superscript"/>
        </w:rPr>
        <w:t>18</w:t>
      </w:r>
      <w:r w:rsidR="00F97596">
        <w:rPr>
          <w:rFonts w:ascii="Arial" w:hAnsi="Arial" w:cs="Arial"/>
          <w:sz w:val="22"/>
          <w:szCs w:val="22"/>
        </w:rPr>
        <w:fldChar w:fldCharType="end"/>
      </w:r>
      <w:r w:rsidR="00F97596">
        <w:rPr>
          <w:rFonts w:ascii="Arial" w:hAnsi="Arial" w:cs="Arial"/>
          <w:sz w:val="22"/>
          <w:szCs w:val="22"/>
        </w:rPr>
        <w:t>.</w:t>
      </w:r>
      <w:r w:rsidR="00B103FD">
        <w:rPr>
          <w:rFonts w:ascii="Arial" w:hAnsi="Arial" w:cs="Arial"/>
          <w:sz w:val="22"/>
          <w:szCs w:val="22"/>
        </w:rPr>
        <w:t xml:space="preserve"> </w:t>
      </w:r>
      <w:r w:rsidR="006E6FB5">
        <w:rPr>
          <w:rFonts w:ascii="Arial" w:hAnsi="Arial" w:cs="Arial"/>
          <w:sz w:val="22"/>
          <w:szCs w:val="22"/>
        </w:rPr>
        <w:t xml:space="preserve">Another </w:t>
      </w:r>
      <w:r w:rsidR="00B12A7A">
        <w:rPr>
          <w:rFonts w:ascii="Arial" w:hAnsi="Arial" w:cs="Arial"/>
          <w:sz w:val="22"/>
          <w:szCs w:val="22"/>
        </w:rPr>
        <w:t>relevant cytokine is tumor necrosis factor (TNF)-α</w:t>
      </w:r>
      <w:r w:rsidR="009B4192">
        <w:rPr>
          <w:rFonts w:ascii="Arial" w:hAnsi="Arial" w:cs="Arial"/>
          <w:sz w:val="22"/>
          <w:szCs w:val="22"/>
        </w:rPr>
        <w:t>, which is exp</w:t>
      </w:r>
      <w:r w:rsidR="00043495">
        <w:rPr>
          <w:rFonts w:ascii="Arial" w:hAnsi="Arial" w:cs="Arial"/>
          <w:sz w:val="22"/>
          <w:szCs w:val="22"/>
        </w:rPr>
        <w:t>re</w:t>
      </w:r>
      <w:r w:rsidR="009B4192">
        <w:rPr>
          <w:rFonts w:ascii="Arial" w:hAnsi="Arial" w:cs="Arial"/>
          <w:sz w:val="22"/>
          <w:szCs w:val="22"/>
        </w:rPr>
        <w:t>ssed in</w:t>
      </w:r>
      <w:r w:rsidR="005965CB">
        <w:rPr>
          <w:rFonts w:ascii="Arial" w:hAnsi="Arial" w:cs="Arial"/>
          <w:sz w:val="22"/>
          <w:szCs w:val="22"/>
        </w:rPr>
        <w:t xml:space="preserve"> islets of</w:t>
      </w:r>
      <w:r w:rsidR="00043495">
        <w:rPr>
          <w:rFonts w:ascii="Arial" w:hAnsi="Arial" w:cs="Arial"/>
          <w:sz w:val="22"/>
          <w:szCs w:val="22"/>
        </w:rPr>
        <w:t xml:space="preserve"> NOD mice is</w:t>
      </w:r>
      <w:r w:rsidR="00AA2F21">
        <w:rPr>
          <w:rFonts w:ascii="Arial" w:hAnsi="Arial" w:cs="Arial"/>
          <w:sz w:val="22"/>
          <w:szCs w:val="22"/>
        </w:rPr>
        <w:t>lets during insulitis and accelerates β-cell death</w:t>
      </w:r>
      <w:r w:rsidR="00770B81">
        <w:rPr>
          <w:rFonts w:ascii="Arial" w:hAnsi="Arial" w:cs="Arial"/>
          <w:sz w:val="22"/>
          <w:szCs w:val="22"/>
        </w:rPr>
        <w:fldChar w:fldCharType="begin">
          <w:fldData xml:space="preserve">PEVuZE5vdGU+PENpdGU+PEF1dGhvcj5HcmVlbjwvQXV0aG9yPjxZZWFyPjE5OTg8L1llYXI+PFJl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PEVuZE5vdGU+PENpdGU+PEF1dGhvcj5HcmVlbjwvQXV0aG9yPjxZZWFyPjE5OTg8L1llYXI+PFJl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770B81">
        <w:rPr>
          <w:rFonts w:ascii="Arial" w:hAnsi="Arial" w:cs="Arial"/>
          <w:sz w:val="22"/>
          <w:szCs w:val="22"/>
        </w:rPr>
      </w:r>
      <w:r w:rsidR="00770B81">
        <w:rPr>
          <w:rFonts w:ascii="Arial" w:hAnsi="Arial" w:cs="Arial"/>
          <w:sz w:val="22"/>
          <w:szCs w:val="22"/>
        </w:rPr>
        <w:fldChar w:fldCharType="separate"/>
      </w:r>
      <w:r w:rsidR="00D909B6" w:rsidRPr="00D909B6">
        <w:rPr>
          <w:rFonts w:ascii="Arial" w:hAnsi="Arial" w:cs="Arial"/>
          <w:noProof/>
          <w:sz w:val="22"/>
          <w:szCs w:val="22"/>
          <w:vertAlign w:val="superscript"/>
        </w:rPr>
        <w:t>19,20</w:t>
      </w:r>
      <w:r w:rsidR="00770B81">
        <w:rPr>
          <w:rFonts w:ascii="Arial" w:hAnsi="Arial" w:cs="Arial"/>
          <w:sz w:val="22"/>
          <w:szCs w:val="22"/>
        </w:rPr>
        <w:fldChar w:fldCharType="end"/>
      </w:r>
      <w:r w:rsidR="00770B81">
        <w:rPr>
          <w:rFonts w:ascii="Arial" w:hAnsi="Arial" w:cs="Arial"/>
          <w:sz w:val="22"/>
          <w:szCs w:val="22"/>
        </w:rPr>
        <w:t>.</w:t>
      </w:r>
      <w:r w:rsidR="009B4192">
        <w:rPr>
          <w:rFonts w:ascii="Arial" w:hAnsi="Arial" w:cs="Arial"/>
          <w:sz w:val="22"/>
          <w:szCs w:val="22"/>
        </w:rPr>
        <w:t xml:space="preserve"> </w:t>
      </w:r>
      <w:r w:rsidR="00B14C41">
        <w:rPr>
          <w:rFonts w:ascii="Arial" w:hAnsi="Arial" w:cs="Arial"/>
          <w:sz w:val="22"/>
          <w:szCs w:val="22"/>
        </w:rPr>
        <w:t xml:space="preserve">Therapeutic targeting </w:t>
      </w:r>
      <w:r w:rsidR="00050655">
        <w:rPr>
          <w:rFonts w:ascii="Arial" w:hAnsi="Arial" w:cs="Arial"/>
          <w:sz w:val="22"/>
          <w:szCs w:val="22"/>
        </w:rPr>
        <w:t>IL-1β and TNFα</w:t>
      </w:r>
      <w:r w:rsidR="00B14C41">
        <w:rPr>
          <w:rFonts w:ascii="Arial" w:hAnsi="Arial" w:cs="Arial"/>
          <w:sz w:val="22"/>
          <w:szCs w:val="22"/>
        </w:rPr>
        <w:t xml:space="preserve"> has shown promise, underscoring their role</w:t>
      </w:r>
      <w:r w:rsidR="0066419F">
        <w:rPr>
          <w:rFonts w:ascii="Arial" w:hAnsi="Arial" w:cs="Arial"/>
          <w:sz w:val="22"/>
          <w:szCs w:val="22"/>
        </w:rPr>
        <w:t xml:space="preserve"> in T1D development</w:t>
      </w:r>
      <w:r w:rsidR="00856576">
        <w:rPr>
          <w:rFonts w:ascii="Arial" w:hAnsi="Arial" w:cs="Arial"/>
          <w:sz w:val="22"/>
          <w:szCs w:val="22"/>
        </w:rPr>
        <w:fldChar w:fldCharType="begin">
          <w:fldData xml:space="preserve">PEVuZE5vdGU+PENpdGU+PEF1dGhvcj5RdWF0dHJpbjwvQXV0aG9yPjxZZWFyPjIwMjA8L1llYXI+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PEVuZE5vdGU+PENpdGU+PEF1dGhvcj5RdWF0dHJpbjwvQXV0aG9yPjxZZWFyPjIwMjA8L1llYXI+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856576">
        <w:rPr>
          <w:rFonts w:ascii="Arial" w:hAnsi="Arial" w:cs="Arial"/>
          <w:sz w:val="22"/>
          <w:szCs w:val="22"/>
        </w:rPr>
      </w:r>
      <w:r w:rsidR="00856576">
        <w:rPr>
          <w:rFonts w:ascii="Arial" w:hAnsi="Arial" w:cs="Arial"/>
          <w:sz w:val="22"/>
          <w:szCs w:val="22"/>
        </w:rPr>
        <w:fldChar w:fldCharType="separate"/>
      </w:r>
      <w:r w:rsidR="00D909B6" w:rsidRPr="00D909B6">
        <w:rPr>
          <w:rFonts w:ascii="Arial" w:hAnsi="Arial" w:cs="Arial"/>
          <w:noProof/>
          <w:sz w:val="22"/>
          <w:szCs w:val="22"/>
          <w:vertAlign w:val="superscript"/>
        </w:rPr>
        <w:t>21,22</w:t>
      </w:r>
      <w:r w:rsidR="00856576">
        <w:rPr>
          <w:rFonts w:ascii="Arial" w:hAnsi="Arial" w:cs="Arial"/>
          <w:sz w:val="22"/>
          <w:szCs w:val="22"/>
        </w:rPr>
        <w:fldChar w:fldCharType="end"/>
      </w:r>
      <w:r w:rsidR="004C2416">
        <w:rPr>
          <w:rFonts w:ascii="Arial" w:hAnsi="Arial" w:cs="Arial"/>
          <w:sz w:val="22"/>
          <w:szCs w:val="22"/>
        </w:rPr>
        <w:t xml:space="preserve">. </w:t>
      </w:r>
      <w:r w:rsidR="005D75DB">
        <w:rPr>
          <w:rFonts w:ascii="Arial" w:hAnsi="Arial" w:cs="Arial"/>
          <w:sz w:val="22"/>
          <w:szCs w:val="22"/>
        </w:rPr>
        <w:t>During</w:t>
      </w:r>
      <w:r w:rsidR="00044C81">
        <w:rPr>
          <w:rFonts w:ascii="Arial" w:hAnsi="Arial" w:cs="Arial"/>
          <w:sz w:val="22"/>
          <w:szCs w:val="22"/>
        </w:rPr>
        <w:t xml:space="preserve"> </w:t>
      </w:r>
      <w:r w:rsidR="00AA51E2">
        <w:rPr>
          <w:rFonts w:ascii="Arial" w:hAnsi="Arial" w:cs="Arial"/>
          <w:sz w:val="22"/>
          <w:szCs w:val="22"/>
        </w:rPr>
        <w:t>T1D onset</w:t>
      </w:r>
      <w:r w:rsidR="0011337A">
        <w:rPr>
          <w:rFonts w:ascii="Arial" w:hAnsi="Arial" w:cs="Arial"/>
          <w:sz w:val="22"/>
          <w:szCs w:val="22"/>
        </w:rPr>
        <w:t xml:space="preserve">, there is an increase </w:t>
      </w:r>
      <w:r w:rsidR="00CC32C7">
        <w:rPr>
          <w:rFonts w:ascii="Arial" w:hAnsi="Arial" w:cs="Arial"/>
          <w:sz w:val="22"/>
          <w:szCs w:val="22"/>
        </w:rPr>
        <w:t xml:space="preserve">in </w:t>
      </w:r>
      <w:r w:rsidR="003E7573">
        <w:rPr>
          <w:rFonts w:ascii="Arial" w:hAnsi="Arial" w:cs="Arial"/>
          <w:sz w:val="22"/>
          <w:szCs w:val="22"/>
        </w:rPr>
        <w:t xml:space="preserve">the </w:t>
      </w:r>
      <w:r w:rsidR="00CC32C7">
        <w:rPr>
          <w:rFonts w:ascii="Arial" w:hAnsi="Arial" w:cs="Arial"/>
          <w:sz w:val="22"/>
          <w:szCs w:val="22"/>
        </w:rPr>
        <w:t xml:space="preserve">abundance of </w:t>
      </w:r>
      <w:r w:rsidR="00B710B2">
        <w:rPr>
          <w:rFonts w:ascii="Arial" w:hAnsi="Arial" w:cs="Arial"/>
          <w:sz w:val="22"/>
          <w:szCs w:val="22"/>
        </w:rPr>
        <w:t>additional</w:t>
      </w:r>
      <w:r w:rsidR="00CC32C7">
        <w:rPr>
          <w:rFonts w:ascii="Arial" w:hAnsi="Arial" w:cs="Arial"/>
          <w:sz w:val="22"/>
          <w:szCs w:val="22"/>
        </w:rPr>
        <w:t xml:space="preserve"> c</w:t>
      </w:r>
      <w:r w:rsidR="00B07EC6">
        <w:rPr>
          <w:rFonts w:ascii="Arial" w:hAnsi="Arial" w:cs="Arial"/>
          <w:sz w:val="22"/>
          <w:szCs w:val="22"/>
        </w:rPr>
        <w:t>ytokines and chemokines</w:t>
      </w:r>
      <w:r w:rsidR="006C6324">
        <w:rPr>
          <w:rFonts w:ascii="Arial" w:hAnsi="Arial" w:cs="Arial"/>
          <w:sz w:val="22"/>
          <w:szCs w:val="22"/>
        </w:rPr>
        <w:t xml:space="preserve"> </w:t>
      </w:r>
      <w:r w:rsidR="008A2CE8" w:rsidRPr="008A2CE8">
        <w:rPr>
          <w:rFonts w:ascii="Arial" w:hAnsi="Arial" w:cs="Arial"/>
          <w:sz w:val="22"/>
          <w:szCs w:val="22"/>
        </w:rPr>
        <w:t xml:space="preserve">in the islets, produced by the invading immune cells </w:t>
      </w:r>
      <w:r w:rsidR="00324A3A">
        <w:rPr>
          <w:rFonts w:ascii="Arial" w:hAnsi="Arial" w:cs="Arial"/>
          <w:sz w:val="22"/>
          <w:szCs w:val="22"/>
        </w:rPr>
        <w:t>(</w:t>
      </w:r>
      <w:r w:rsidR="00324A3A" w:rsidRPr="00324A3A">
        <w:rPr>
          <w:rFonts w:ascii="Arial" w:hAnsi="Arial" w:cs="Arial"/>
          <w:b/>
          <w:bCs/>
          <w:sz w:val="22"/>
          <w:szCs w:val="22"/>
        </w:rPr>
        <w:t>Fig</w:t>
      </w:r>
      <w:r w:rsidR="00E712D6">
        <w:rPr>
          <w:rFonts w:ascii="Arial" w:hAnsi="Arial" w:cs="Arial"/>
          <w:b/>
          <w:bCs/>
          <w:sz w:val="22"/>
          <w:szCs w:val="22"/>
        </w:rPr>
        <w:t>ure</w:t>
      </w:r>
      <w:r w:rsidR="00324A3A" w:rsidRPr="00324A3A">
        <w:rPr>
          <w:rFonts w:ascii="Arial" w:hAnsi="Arial" w:cs="Arial"/>
          <w:b/>
          <w:bCs/>
          <w:sz w:val="22"/>
          <w:szCs w:val="22"/>
        </w:rPr>
        <w:t xml:space="preserve"> 1</w:t>
      </w:r>
      <w:r w:rsidR="00324A3A">
        <w:rPr>
          <w:rFonts w:ascii="Arial" w:hAnsi="Arial" w:cs="Arial"/>
          <w:sz w:val="22"/>
          <w:szCs w:val="22"/>
        </w:rPr>
        <w:t>)</w:t>
      </w:r>
      <w:r w:rsidR="00010286">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PjgsOTwvc3R5bGU+PC9EaXNwbGF5VGV4dD48cmVjb3JkPjxyZWMtbnVtYmVyPjExNzwvcmVjLW51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PEVuZE5vdGU+PENpdGU+PEF1dGhvcj5FaXppcmlrPC9BdXRob3I+PFllYXI+MjAyMDwvWWVhcj48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010286">
        <w:rPr>
          <w:rFonts w:ascii="Arial" w:hAnsi="Arial" w:cs="Arial"/>
          <w:color w:val="222222"/>
          <w:sz w:val="22"/>
          <w:szCs w:val="22"/>
        </w:rPr>
      </w:r>
      <w:r w:rsidR="00010286">
        <w:rPr>
          <w:rFonts w:ascii="Arial" w:hAnsi="Arial" w:cs="Arial"/>
          <w:color w:val="222222"/>
          <w:sz w:val="22"/>
          <w:szCs w:val="22"/>
        </w:rPr>
        <w:fldChar w:fldCharType="separate"/>
      </w:r>
      <w:r w:rsidR="00D165B4" w:rsidRPr="00D165B4">
        <w:rPr>
          <w:rFonts w:ascii="Arial" w:hAnsi="Arial" w:cs="Arial"/>
          <w:noProof/>
          <w:color w:val="222222"/>
          <w:sz w:val="22"/>
          <w:szCs w:val="22"/>
          <w:vertAlign w:val="superscript"/>
        </w:rPr>
        <w:t>8,9</w:t>
      </w:r>
      <w:r w:rsidR="00010286">
        <w:rPr>
          <w:rFonts w:ascii="Arial" w:hAnsi="Arial" w:cs="Arial"/>
          <w:color w:val="222222"/>
          <w:sz w:val="22"/>
          <w:szCs w:val="22"/>
        </w:rPr>
        <w:fldChar w:fldCharType="end"/>
      </w:r>
      <w:r w:rsidR="00982C3A">
        <w:rPr>
          <w:rFonts w:ascii="Arial" w:hAnsi="Arial" w:cs="Arial"/>
          <w:sz w:val="22"/>
          <w:szCs w:val="22"/>
        </w:rPr>
        <w:t>.</w:t>
      </w:r>
      <w:r w:rsidR="00D15585">
        <w:rPr>
          <w:rFonts w:ascii="Arial" w:hAnsi="Arial" w:cs="Arial"/>
          <w:sz w:val="22"/>
          <w:szCs w:val="22"/>
        </w:rPr>
        <w:t xml:space="preserve"> </w:t>
      </w:r>
      <w:r w:rsidR="009F0B76">
        <w:rPr>
          <w:rFonts w:ascii="Arial" w:hAnsi="Arial" w:cs="Arial"/>
          <w:sz w:val="22"/>
          <w:szCs w:val="22"/>
        </w:rPr>
        <w:t>With this background in consideration</w:t>
      </w:r>
      <w:r w:rsidR="00EB62A5">
        <w:rPr>
          <w:rFonts w:ascii="Arial" w:hAnsi="Arial" w:cs="Arial"/>
          <w:sz w:val="22"/>
          <w:szCs w:val="22"/>
        </w:rPr>
        <w:t xml:space="preserve">, </w:t>
      </w:r>
      <w:r w:rsidR="00E33509">
        <w:rPr>
          <w:rFonts w:ascii="Arial" w:hAnsi="Arial" w:cs="Arial"/>
          <w:sz w:val="22"/>
          <w:szCs w:val="22"/>
        </w:rPr>
        <w:t>IFN</w:t>
      </w:r>
      <w:r w:rsidR="00262D20">
        <w:rPr>
          <w:rFonts w:ascii="Arial" w:hAnsi="Arial" w:cs="Arial"/>
          <w:sz w:val="22"/>
          <w:szCs w:val="22"/>
        </w:rPr>
        <w:t>α has been adopted a</w:t>
      </w:r>
      <w:r w:rsidR="0034654D">
        <w:rPr>
          <w:rFonts w:ascii="Arial" w:hAnsi="Arial" w:cs="Arial"/>
          <w:sz w:val="22"/>
          <w:szCs w:val="22"/>
        </w:rPr>
        <w:t>s</w:t>
      </w:r>
      <w:r w:rsidR="007D573B">
        <w:rPr>
          <w:rFonts w:ascii="Arial" w:hAnsi="Arial" w:cs="Arial"/>
          <w:sz w:val="22"/>
          <w:szCs w:val="22"/>
        </w:rPr>
        <w:t xml:space="preserve"> a model to study </w:t>
      </w:r>
      <w:r w:rsidR="00C44430">
        <w:rPr>
          <w:rFonts w:ascii="Arial" w:hAnsi="Arial" w:cs="Arial"/>
          <w:sz w:val="22"/>
          <w:szCs w:val="22"/>
        </w:rPr>
        <w:t>β-cell signaling in early</w:t>
      </w:r>
      <w:r w:rsidR="007B00B4">
        <w:rPr>
          <w:rFonts w:ascii="Arial" w:hAnsi="Arial" w:cs="Arial"/>
          <w:sz w:val="22"/>
          <w:szCs w:val="22"/>
        </w:rPr>
        <w:t xml:space="preserve"> </w:t>
      </w:r>
      <w:r w:rsidR="00C44430">
        <w:rPr>
          <w:rFonts w:ascii="Arial" w:hAnsi="Arial" w:cs="Arial"/>
          <w:sz w:val="22"/>
          <w:szCs w:val="22"/>
        </w:rPr>
        <w:t>T1D development, whereas</w:t>
      </w:r>
      <w:r w:rsidR="0071019C">
        <w:rPr>
          <w:rFonts w:ascii="Arial" w:hAnsi="Arial" w:cs="Arial"/>
          <w:sz w:val="22"/>
          <w:szCs w:val="22"/>
        </w:rPr>
        <w:t xml:space="preserve"> the combination of</w:t>
      </w:r>
      <w:r w:rsidR="00C44430">
        <w:rPr>
          <w:rFonts w:ascii="Arial" w:hAnsi="Arial" w:cs="Arial"/>
          <w:sz w:val="22"/>
          <w:szCs w:val="22"/>
        </w:rPr>
        <w:t xml:space="preserve"> </w:t>
      </w:r>
      <w:r w:rsidR="000173F6">
        <w:rPr>
          <w:rFonts w:ascii="Arial" w:hAnsi="Arial" w:cs="Arial"/>
          <w:sz w:val="22"/>
          <w:szCs w:val="22"/>
        </w:rPr>
        <w:t>IFNγ</w:t>
      </w:r>
      <w:r w:rsidR="0071019C">
        <w:rPr>
          <w:rFonts w:ascii="Arial" w:hAnsi="Arial" w:cs="Arial"/>
          <w:sz w:val="22"/>
          <w:szCs w:val="22"/>
        </w:rPr>
        <w:t xml:space="preserve"> + IL-1β</w:t>
      </w:r>
      <w:r w:rsidR="00CE5A29">
        <w:rPr>
          <w:rFonts w:ascii="Arial" w:hAnsi="Arial" w:cs="Arial"/>
          <w:sz w:val="22"/>
          <w:szCs w:val="22"/>
        </w:rPr>
        <w:t xml:space="preserve"> </w:t>
      </w:r>
      <w:r w:rsidR="00982C3A">
        <w:rPr>
          <w:rFonts w:ascii="Arial" w:hAnsi="Arial" w:cs="Arial"/>
          <w:sz w:val="22"/>
          <w:szCs w:val="22"/>
        </w:rPr>
        <w:t>is</w:t>
      </w:r>
      <w:r w:rsidR="00BC5431">
        <w:rPr>
          <w:rFonts w:ascii="Arial" w:hAnsi="Arial" w:cs="Arial"/>
          <w:sz w:val="22"/>
          <w:szCs w:val="22"/>
        </w:rPr>
        <w:t xml:space="preserve"> </w:t>
      </w:r>
      <w:r w:rsidR="00DB13B2">
        <w:rPr>
          <w:rFonts w:ascii="Arial" w:hAnsi="Arial" w:cs="Arial"/>
          <w:sz w:val="22"/>
          <w:szCs w:val="22"/>
        </w:rPr>
        <w:t xml:space="preserve">used </w:t>
      </w:r>
      <w:r w:rsidR="00CE5A29">
        <w:rPr>
          <w:rFonts w:ascii="Arial" w:hAnsi="Arial" w:cs="Arial"/>
          <w:sz w:val="22"/>
          <w:szCs w:val="22"/>
        </w:rPr>
        <w:t>to mi</w:t>
      </w:r>
      <w:r w:rsidR="00EE2C6B">
        <w:rPr>
          <w:rFonts w:ascii="Arial" w:hAnsi="Arial" w:cs="Arial"/>
          <w:sz w:val="22"/>
          <w:szCs w:val="22"/>
        </w:rPr>
        <w:t>mic insulitis</w:t>
      </w:r>
      <w:r w:rsidR="0049128B">
        <w:rPr>
          <w:rFonts w:ascii="Arial" w:hAnsi="Arial" w:cs="Arial"/>
          <w:sz w:val="22"/>
          <w:szCs w:val="22"/>
        </w:rPr>
        <w:t xml:space="preserve">. </w:t>
      </w:r>
      <w:r w:rsidR="005B409E">
        <w:rPr>
          <w:rFonts w:ascii="Arial" w:hAnsi="Arial" w:cs="Arial"/>
          <w:sz w:val="22"/>
          <w:szCs w:val="22"/>
        </w:rPr>
        <w:t xml:space="preserve">In mouse models, </w:t>
      </w:r>
      <w:r w:rsidR="00217C84">
        <w:rPr>
          <w:rFonts w:ascii="Arial" w:hAnsi="Arial" w:cs="Arial"/>
          <w:sz w:val="22"/>
          <w:szCs w:val="22"/>
        </w:rPr>
        <w:t xml:space="preserve">often </w:t>
      </w:r>
      <w:r w:rsidR="00936CAA">
        <w:rPr>
          <w:rFonts w:ascii="Arial" w:hAnsi="Arial" w:cs="Arial"/>
          <w:sz w:val="22"/>
          <w:szCs w:val="22"/>
        </w:rPr>
        <w:t>TNFα is added to IFNγ + IL-1β to study</w:t>
      </w:r>
      <w:r w:rsidR="00A46C16">
        <w:rPr>
          <w:rFonts w:ascii="Arial" w:hAnsi="Arial" w:cs="Arial"/>
          <w:sz w:val="22"/>
          <w:szCs w:val="22"/>
        </w:rPr>
        <w:t xml:space="preserve"> </w:t>
      </w:r>
      <w:r w:rsidR="00A57109">
        <w:rPr>
          <w:rFonts w:ascii="Arial" w:hAnsi="Arial" w:cs="Arial"/>
          <w:sz w:val="22"/>
          <w:szCs w:val="22"/>
        </w:rPr>
        <w:t>cell signaling events</w:t>
      </w:r>
      <w:r w:rsidR="009A5332">
        <w:rPr>
          <w:rFonts w:ascii="Arial" w:hAnsi="Arial" w:cs="Arial"/>
          <w:sz w:val="22"/>
          <w:szCs w:val="22"/>
        </w:rPr>
        <w:t xml:space="preserve"> during insulitis.</w:t>
      </w:r>
      <w:r w:rsidR="002560A2">
        <w:rPr>
          <w:rFonts w:ascii="Arial" w:hAnsi="Arial" w:cs="Arial"/>
          <w:sz w:val="22"/>
          <w:szCs w:val="22"/>
        </w:rPr>
        <w:t xml:space="preserve"> </w:t>
      </w:r>
    </w:p>
    <w:p w14:paraId="4555AEE2" w14:textId="7A720291" w:rsidR="008E6F4F" w:rsidRPr="00694E48" w:rsidRDefault="00BC5431" w:rsidP="00AB1F80">
      <w:pPr>
        <w:shd w:val="clear" w:color="auto" w:fill="FFFFFF"/>
        <w:spacing w:before="100" w:beforeAutospacing="1" w:after="100" w:afterAutospacing="1"/>
        <w:ind w:firstLine="720"/>
        <w:jc w:val="both"/>
        <w:rPr>
          <w:rFonts w:ascii="Arial" w:hAnsi="Arial" w:cs="Arial"/>
          <w:color w:val="222222"/>
          <w:sz w:val="22"/>
          <w:szCs w:val="22"/>
        </w:rPr>
      </w:pPr>
      <w:r>
        <w:rPr>
          <w:rFonts w:ascii="Arial" w:hAnsi="Arial" w:cs="Arial"/>
          <w:color w:val="222222"/>
          <w:sz w:val="22"/>
          <w:szCs w:val="22"/>
        </w:rPr>
        <w:t>Multi-o</w:t>
      </w:r>
      <w:r w:rsidR="00F743E9">
        <w:rPr>
          <w:rFonts w:ascii="Arial" w:hAnsi="Arial" w:cs="Arial"/>
          <w:color w:val="222222"/>
          <w:sz w:val="22"/>
          <w:szCs w:val="22"/>
        </w:rPr>
        <w:t xml:space="preserve">mics analyses have been instrumental </w:t>
      </w:r>
      <w:r w:rsidR="00C65CAE">
        <w:rPr>
          <w:rFonts w:ascii="Arial" w:hAnsi="Arial" w:cs="Arial"/>
          <w:color w:val="222222"/>
          <w:sz w:val="22"/>
          <w:szCs w:val="22"/>
        </w:rPr>
        <w:t>in</w:t>
      </w:r>
      <w:r w:rsidR="00F743E9">
        <w:rPr>
          <w:rFonts w:ascii="Arial" w:hAnsi="Arial" w:cs="Arial"/>
          <w:color w:val="222222"/>
          <w:sz w:val="22"/>
          <w:szCs w:val="22"/>
        </w:rPr>
        <w:t xml:space="preserve"> study</w:t>
      </w:r>
      <w:r w:rsidR="00BB76F1">
        <w:rPr>
          <w:rFonts w:ascii="Arial" w:hAnsi="Arial" w:cs="Arial"/>
          <w:color w:val="222222"/>
          <w:sz w:val="22"/>
          <w:szCs w:val="22"/>
        </w:rPr>
        <w:t>ing</w:t>
      </w:r>
      <w:r w:rsidR="00A42B0B">
        <w:rPr>
          <w:rFonts w:ascii="Arial" w:hAnsi="Arial" w:cs="Arial"/>
          <w:color w:val="222222"/>
          <w:sz w:val="22"/>
          <w:szCs w:val="22"/>
        </w:rPr>
        <w:t xml:space="preserve"> cell signaling and </w:t>
      </w:r>
      <w:r w:rsidR="00A60E18">
        <w:rPr>
          <w:rFonts w:ascii="Arial" w:hAnsi="Arial" w:cs="Arial"/>
          <w:color w:val="222222"/>
          <w:sz w:val="22"/>
          <w:szCs w:val="22"/>
        </w:rPr>
        <w:t>regulatory net</w:t>
      </w:r>
      <w:r w:rsidR="00DF0011">
        <w:rPr>
          <w:rFonts w:ascii="Arial" w:hAnsi="Arial" w:cs="Arial"/>
          <w:color w:val="222222"/>
          <w:sz w:val="22"/>
          <w:szCs w:val="22"/>
        </w:rPr>
        <w:t xml:space="preserve">works </w:t>
      </w:r>
      <w:r w:rsidR="008E2646">
        <w:rPr>
          <w:rFonts w:ascii="Arial" w:hAnsi="Arial" w:cs="Arial"/>
          <w:color w:val="222222"/>
          <w:sz w:val="22"/>
          <w:szCs w:val="22"/>
        </w:rPr>
        <w:t>for a variety of diseases</w:t>
      </w:r>
      <w:r w:rsidR="00F404A8" w:rsidRPr="00694E48">
        <w:rPr>
          <w:rFonts w:ascii="Arial" w:hAnsi="Arial" w:cs="Arial"/>
          <w:color w:val="222222"/>
          <w:sz w:val="22"/>
          <w:szCs w:val="22"/>
        </w:rPr>
        <w:t xml:space="preserve">. </w:t>
      </w:r>
      <w:r w:rsidR="00D8651E">
        <w:rPr>
          <w:rFonts w:ascii="Arial" w:hAnsi="Arial" w:cs="Arial"/>
          <w:color w:val="222222"/>
          <w:sz w:val="22"/>
          <w:szCs w:val="22"/>
        </w:rPr>
        <w:t>Different</w:t>
      </w:r>
      <w:r w:rsidR="002E1690" w:rsidRPr="00694E48">
        <w:rPr>
          <w:rFonts w:ascii="Arial" w:hAnsi="Arial" w:cs="Arial"/>
          <w:color w:val="222222"/>
          <w:sz w:val="22"/>
          <w:szCs w:val="22"/>
        </w:rPr>
        <w:t xml:space="preserve"> omics </w:t>
      </w:r>
      <w:r w:rsidR="006F1E8D">
        <w:rPr>
          <w:rFonts w:ascii="Arial" w:hAnsi="Arial" w:cs="Arial"/>
          <w:color w:val="222222"/>
          <w:sz w:val="22"/>
          <w:szCs w:val="22"/>
        </w:rPr>
        <w:t>data</w:t>
      </w:r>
      <w:r w:rsidR="004C119A">
        <w:rPr>
          <w:rFonts w:ascii="Arial" w:hAnsi="Arial" w:cs="Arial"/>
          <w:color w:val="222222"/>
          <w:sz w:val="22"/>
          <w:szCs w:val="22"/>
        </w:rPr>
        <w:t xml:space="preserve">sets </w:t>
      </w:r>
      <w:r w:rsidR="00DC54BD" w:rsidRPr="00694E48">
        <w:rPr>
          <w:rFonts w:ascii="Arial" w:hAnsi="Arial" w:cs="Arial"/>
          <w:color w:val="222222"/>
          <w:sz w:val="22"/>
          <w:szCs w:val="22"/>
        </w:rPr>
        <w:t>provide complementar</w:t>
      </w:r>
      <w:r w:rsidR="00281202" w:rsidRPr="00694E48">
        <w:rPr>
          <w:rFonts w:ascii="Arial" w:hAnsi="Arial" w:cs="Arial"/>
          <w:color w:val="222222"/>
          <w:sz w:val="22"/>
          <w:szCs w:val="22"/>
        </w:rPr>
        <w:t>y</w:t>
      </w:r>
      <w:r w:rsidR="00281202" w:rsidRPr="00694E48" w:rsidDel="006818DD">
        <w:rPr>
          <w:rFonts w:ascii="Arial" w:hAnsi="Arial" w:cs="Arial"/>
          <w:color w:val="222222"/>
          <w:sz w:val="22"/>
          <w:szCs w:val="22"/>
        </w:rPr>
        <w:t xml:space="preserve"> </w:t>
      </w:r>
      <w:r w:rsidR="007A4583">
        <w:rPr>
          <w:rFonts w:ascii="Arial" w:hAnsi="Arial" w:cs="Arial"/>
          <w:color w:val="222222"/>
          <w:sz w:val="22"/>
          <w:szCs w:val="22"/>
        </w:rPr>
        <w:t xml:space="preserve">information </w:t>
      </w:r>
      <w:r w:rsidR="0076122E">
        <w:rPr>
          <w:rFonts w:ascii="Arial" w:hAnsi="Arial" w:cs="Arial"/>
          <w:color w:val="222222"/>
          <w:sz w:val="22"/>
          <w:szCs w:val="22"/>
        </w:rPr>
        <w:t>across</w:t>
      </w:r>
      <w:r w:rsidR="00441D66">
        <w:rPr>
          <w:rFonts w:ascii="Arial" w:hAnsi="Arial" w:cs="Arial"/>
          <w:color w:val="222222"/>
          <w:sz w:val="22"/>
          <w:szCs w:val="22"/>
        </w:rPr>
        <w:t xml:space="preserve"> cellular processes</w:t>
      </w:r>
      <w:r w:rsidR="00D608AA">
        <w:rPr>
          <w:rFonts w:ascii="Arial" w:hAnsi="Arial" w:cs="Arial"/>
          <w:color w:val="222222"/>
          <w:sz w:val="22"/>
          <w:szCs w:val="22"/>
        </w:rPr>
        <w:t>, ranging</w:t>
      </w:r>
      <w:r w:rsidR="00441D66">
        <w:rPr>
          <w:rFonts w:ascii="Arial" w:hAnsi="Arial" w:cs="Arial"/>
          <w:color w:val="222222"/>
          <w:sz w:val="22"/>
          <w:szCs w:val="22"/>
        </w:rPr>
        <w:t xml:space="preserve"> from gene transcription</w:t>
      </w:r>
      <w:r w:rsidR="0076122E">
        <w:rPr>
          <w:rFonts w:ascii="Arial" w:hAnsi="Arial" w:cs="Arial"/>
          <w:color w:val="222222"/>
          <w:sz w:val="22"/>
          <w:szCs w:val="22"/>
        </w:rPr>
        <w:t xml:space="preserve"> and</w:t>
      </w:r>
      <w:r w:rsidR="00441D66">
        <w:rPr>
          <w:rFonts w:ascii="Arial" w:hAnsi="Arial" w:cs="Arial"/>
          <w:color w:val="222222"/>
          <w:sz w:val="22"/>
          <w:szCs w:val="22"/>
        </w:rPr>
        <w:t xml:space="preserve"> protein translation</w:t>
      </w:r>
      <w:r w:rsidR="00ED01FB">
        <w:rPr>
          <w:rFonts w:ascii="Arial" w:hAnsi="Arial" w:cs="Arial"/>
          <w:color w:val="222222"/>
          <w:sz w:val="22"/>
          <w:szCs w:val="22"/>
        </w:rPr>
        <w:t xml:space="preserve"> to</w:t>
      </w:r>
      <w:r w:rsidR="00441D66">
        <w:rPr>
          <w:rFonts w:ascii="Arial" w:hAnsi="Arial" w:cs="Arial"/>
          <w:color w:val="222222"/>
          <w:sz w:val="22"/>
          <w:szCs w:val="22"/>
        </w:rPr>
        <w:t xml:space="preserve"> </w:t>
      </w:r>
      <w:r w:rsidR="0076122E">
        <w:rPr>
          <w:rFonts w:ascii="Arial" w:hAnsi="Arial" w:cs="Arial"/>
          <w:color w:val="222222"/>
          <w:sz w:val="22"/>
          <w:szCs w:val="22"/>
        </w:rPr>
        <w:t xml:space="preserve">metabolic </w:t>
      </w:r>
      <w:r w:rsidR="00441D66">
        <w:rPr>
          <w:rFonts w:ascii="Arial" w:hAnsi="Arial" w:cs="Arial"/>
          <w:color w:val="222222"/>
          <w:sz w:val="22"/>
          <w:szCs w:val="22"/>
        </w:rPr>
        <w:t>regulation</w:t>
      </w:r>
      <w:r w:rsidR="00DB3966" w:rsidRPr="00694E48">
        <w:rPr>
          <w:rFonts w:ascii="Arial" w:hAnsi="Arial" w:cs="Arial"/>
          <w:color w:val="222222"/>
          <w:sz w:val="22"/>
          <w:szCs w:val="22"/>
        </w:rPr>
        <w:t xml:space="preserve">. </w:t>
      </w:r>
      <w:r w:rsidR="005F0BC4">
        <w:rPr>
          <w:rFonts w:ascii="Arial" w:hAnsi="Arial" w:cs="Arial"/>
          <w:color w:val="222222"/>
          <w:sz w:val="22"/>
          <w:szCs w:val="22"/>
        </w:rPr>
        <w:t xml:space="preserve">Similar </w:t>
      </w:r>
      <w:r w:rsidR="004011E2">
        <w:rPr>
          <w:rFonts w:ascii="Arial" w:hAnsi="Arial" w:cs="Arial"/>
          <w:color w:val="222222"/>
          <w:sz w:val="22"/>
          <w:szCs w:val="22"/>
        </w:rPr>
        <w:t>m</w:t>
      </w:r>
      <w:r w:rsidR="004011E2" w:rsidRPr="00694E48">
        <w:rPr>
          <w:rFonts w:ascii="Arial" w:hAnsi="Arial" w:cs="Arial"/>
          <w:color w:val="222222"/>
          <w:sz w:val="22"/>
          <w:szCs w:val="22"/>
        </w:rPr>
        <w:t>ulti-omics datasets</w:t>
      </w:r>
      <w:r w:rsidR="005F0BC4">
        <w:rPr>
          <w:rFonts w:ascii="Arial" w:hAnsi="Arial" w:cs="Arial"/>
          <w:color w:val="222222"/>
          <w:sz w:val="22"/>
          <w:szCs w:val="22"/>
        </w:rPr>
        <w:t xml:space="preserve"> </w:t>
      </w:r>
      <w:r w:rsidR="004011E2">
        <w:rPr>
          <w:rFonts w:ascii="Arial" w:hAnsi="Arial" w:cs="Arial"/>
          <w:color w:val="222222"/>
          <w:sz w:val="22"/>
          <w:szCs w:val="22"/>
        </w:rPr>
        <w:t>exist for</w:t>
      </w:r>
      <w:r w:rsidR="00BC2C0C">
        <w:rPr>
          <w:rFonts w:ascii="Arial" w:hAnsi="Arial" w:cs="Arial"/>
          <w:color w:val="222222"/>
          <w:sz w:val="22"/>
          <w:szCs w:val="22"/>
        </w:rPr>
        <w:t xml:space="preserve"> various</w:t>
      </w:r>
      <w:r w:rsidR="004011E2">
        <w:rPr>
          <w:rFonts w:ascii="Arial" w:hAnsi="Arial" w:cs="Arial"/>
          <w:color w:val="222222"/>
          <w:sz w:val="22"/>
          <w:szCs w:val="22"/>
        </w:rPr>
        <w:t xml:space="preserve"> </w:t>
      </w:r>
      <w:r w:rsidR="005F0BC4">
        <w:rPr>
          <w:rFonts w:ascii="Arial" w:hAnsi="Arial" w:cs="Arial"/>
          <w:color w:val="222222"/>
          <w:sz w:val="22"/>
          <w:szCs w:val="22"/>
        </w:rPr>
        <w:t>T1D</w:t>
      </w:r>
      <w:r w:rsidR="004011E2">
        <w:rPr>
          <w:rFonts w:ascii="Arial" w:hAnsi="Arial" w:cs="Arial"/>
          <w:color w:val="222222"/>
          <w:sz w:val="22"/>
          <w:szCs w:val="22"/>
        </w:rPr>
        <w:t xml:space="preserve"> </w:t>
      </w:r>
      <w:r w:rsidR="00BC2C0C" w:rsidRPr="00853538">
        <w:rPr>
          <w:rFonts w:ascii="Arial" w:hAnsi="Arial" w:cs="Arial"/>
          <w:i/>
          <w:iCs/>
          <w:color w:val="222222"/>
          <w:sz w:val="22"/>
          <w:szCs w:val="22"/>
        </w:rPr>
        <w:t>in vitro</w:t>
      </w:r>
      <w:r w:rsidR="00BC2C0C">
        <w:rPr>
          <w:rFonts w:ascii="Arial" w:hAnsi="Arial" w:cs="Arial"/>
          <w:color w:val="222222"/>
          <w:sz w:val="22"/>
          <w:szCs w:val="22"/>
        </w:rPr>
        <w:t xml:space="preserve"> models</w:t>
      </w:r>
      <w:r w:rsidR="005F0BC4">
        <w:rPr>
          <w:rFonts w:ascii="Arial" w:hAnsi="Arial" w:cs="Arial"/>
          <w:color w:val="222222"/>
          <w:sz w:val="22"/>
          <w:szCs w:val="22"/>
        </w:rPr>
        <w:t xml:space="preserve">. </w:t>
      </w:r>
      <w:r w:rsidR="0069377E">
        <w:rPr>
          <w:rFonts w:ascii="Arial" w:hAnsi="Arial" w:cs="Arial"/>
          <w:color w:val="222222"/>
          <w:sz w:val="22"/>
          <w:szCs w:val="22"/>
        </w:rPr>
        <w:t xml:space="preserve">However, </w:t>
      </w:r>
      <w:r w:rsidR="005E1259">
        <w:rPr>
          <w:rFonts w:ascii="Arial" w:hAnsi="Arial" w:cs="Arial"/>
          <w:color w:val="222222"/>
          <w:sz w:val="22"/>
          <w:szCs w:val="22"/>
        </w:rPr>
        <w:t>performing</w:t>
      </w:r>
      <w:r w:rsidR="001D38F2">
        <w:rPr>
          <w:rFonts w:ascii="Arial" w:hAnsi="Arial" w:cs="Arial"/>
          <w:color w:val="222222"/>
          <w:sz w:val="22"/>
          <w:szCs w:val="22"/>
        </w:rPr>
        <w:t xml:space="preserve"> </w:t>
      </w:r>
      <w:r w:rsidR="00BC2C0C">
        <w:rPr>
          <w:rFonts w:ascii="Arial" w:hAnsi="Arial" w:cs="Arial"/>
          <w:color w:val="222222"/>
          <w:sz w:val="22"/>
          <w:szCs w:val="22"/>
        </w:rPr>
        <w:t>integrated</w:t>
      </w:r>
      <w:r w:rsidR="001D38F2">
        <w:rPr>
          <w:rFonts w:ascii="Arial" w:hAnsi="Arial" w:cs="Arial"/>
          <w:color w:val="222222"/>
          <w:sz w:val="22"/>
          <w:szCs w:val="22"/>
        </w:rPr>
        <w:t xml:space="preserve"> </w:t>
      </w:r>
      <w:r w:rsidR="005E1259">
        <w:rPr>
          <w:rFonts w:ascii="Arial" w:hAnsi="Arial" w:cs="Arial"/>
          <w:color w:val="222222"/>
          <w:sz w:val="22"/>
          <w:szCs w:val="22"/>
        </w:rPr>
        <w:t xml:space="preserve">analyses is difficult due to </w:t>
      </w:r>
      <w:r w:rsidR="00197E53">
        <w:rPr>
          <w:rFonts w:ascii="Arial" w:hAnsi="Arial" w:cs="Arial"/>
          <w:color w:val="222222"/>
          <w:sz w:val="22"/>
          <w:szCs w:val="22"/>
        </w:rPr>
        <w:t>difference</w:t>
      </w:r>
      <w:r w:rsidR="0076699D">
        <w:rPr>
          <w:rFonts w:ascii="Arial" w:hAnsi="Arial" w:cs="Arial"/>
          <w:color w:val="222222"/>
          <w:sz w:val="22"/>
          <w:szCs w:val="22"/>
        </w:rPr>
        <w:t>s</w:t>
      </w:r>
      <w:r w:rsidR="00197E53">
        <w:rPr>
          <w:rFonts w:ascii="Arial" w:hAnsi="Arial" w:cs="Arial"/>
          <w:color w:val="222222"/>
          <w:sz w:val="22"/>
          <w:szCs w:val="22"/>
        </w:rPr>
        <w:t xml:space="preserve"> in experimental design, </w:t>
      </w:r>
      <w:r w:rsidR="001F51D5">
        <w:rPr>
          <w:rFonts w:ascii="Arial" w:hAnsi="Arial" w:cs="Arial"/>
          <w:color w:val="222222"/>
          <w:sz w:val="22"/>
          <w:szCs w:val="22"/>
        </w:rPr>
        <w:t xml:space="preserve">the </w:t>
      </w:r>
      <w:r w:rsidR="00197E53">
        <w:rPr>
          <w:rFonts w:ascii="Arial" w:hAnsi="Arial" w:cs="Arial"/>
          <w:color w:val="222222"/>
          <w:sz w:val="22"/>
          <w:szCs w:val="22"/>
        </w:rPr>
        <w:t xml:space="preserve">complexity of </w:t>
      </w:r>
      <w:r w:rsidR="001F51D5">
        <w:rPr>
          <w:rFonts w:ascii="Arial" w:hAnsi="Arial" w:cs="Arial"/>
          <w:color w:val="222222"/>
          <w:sz w:val="22"/>
          <w:szCs w:val="22"/>
        </w:rPr>
        <w:t xml:space="preserve">omics </w:t>
      </w:r>
      <w:r w:rsidR="00197E53">
        <w:rPr>
          <w:rFonts w:ascii="Arial" w:hAnsi="Arial" w:cs="Arial"/>
          <w:color w:val="222222"/>
          <w:sz w:val="22"/>
          <w:szCs w:val="22"/>
        </w:rPr>
        <w:t>datasets</w:t>
      </w:r>
      <w:r w:rsidR="009B6F40">
        <w:rPr>
          <w:rFonts w:ascii="Arial" w:hAnsi="Arial" w:cs="Arial"/>
          <w:color w:val="222222"/>
          <w:sz w:val="22"/>
          <w:szCs w:val="22"/>
        </w:rPr>
        <w:t>,</w:t>
      </w:r>
      <w:r w:rsidR="0076699D">
        <w:rPr>
          <w:rFonts w:ascii="Arial" w:hAnsi="Arial" w:cs="Arial"/>
          <w:color w:val="222222"/>
          <w:sz w:val="22"/>
          <w:szCs w:val="22"/>
        </w:rPr>
        <w:t xml:space="preserve"> and </w:t>
      </w:r>
      <w:r w:rsidR="001F51D5">
        <w:rPr>
          <w:rFonts w:ascii="Arial" w:hAnsi="Arial" w:cs="Arial"/>
          <w:color w:val="222222"/>
          <w:sz w:val="22"/>
          <w:szCs w:val="22"/>
        </w:rPr>
        <w:t xml:space="preserve">the </w:t>
      </w:r>
      <w:r w:rsidR="009B6F40">
        <w:rPr>
          <w:rFonts w:ascii="Arial" w:hAnsi="Arial" w:cs="Arial"/>
          <w:color w:val="222222"/>
          <w:sz w:val="22"/>
          <w:szCs w:val="22"/>
        </w:rPr>
        <w:t>lack of centralized access</w:t>
      </w:r>
      <w:r w:rsidR="005E1259">
        <w:rPr>
          <w:rFonts w:ascii="Arial" w:hAnsi="Arial" w:cs="Arial"/>
          <w:color w:val="222222"/>
          <w:sz w:val="22"/>
          <w:szCs w:val="22"/>
        </w:rPr>
        <w:t>.</w:t>
      </w:r>
      <w:r w:rsidR="005D47EE">
        <w:rPr>
          <w:rFonts w:ascii="Arial" w:hAnsi="Arial" w:cs="Arial"/>
          <w:color w:val="222222"/>
          <w:sz w:val="22"/>
          <w:szCs w:val="22"/>
        </w:rPr>
        <w:t xml:space="preserve"> </w:t>
      </w:r>
      <w:r w:rsidR="00AF57F6">
        <w:rPr>
          <w:rFonts w:ascii="Arial" w:hAnsi="Arial" w:cs="Arial"/>
          <w:color w:val="222222"/>
          <w:sz w:val="22"/>
          <w:szCs w:val="22"/>
        </w:rPr>
        <w:t>Here</w:t>
      </w:r>
      <w:r w:rsidR="005D47EE">
        <w:rPr>
          <w:rFonts w:ascii="Arial" w:hAnsi="Arial" w:cs="Arial"/>
          <w:color w:val="222222"/>
          <w:sz w:val="22"/>
          <w:szCs w:val="22"/>
        </w:rPr>
        <w:t>,</w:t>
      </w:r>
      <w:r w:rsidR="00AF57F6">
        <w:rPr>
          <w:rFonts w:ascii="Arial" w:hAnsi="Arial" w:cs="Arial"/>
          <w:color w:val="222222"/>
          <w:sz w:val="22"/>
          <w:szCs w:val="22"/>
        </w:rPr>
        <w:t xml:space="preserve"> </w:t>
      </w:r>
      <w:r w:rsidR="00E12A30">
        <w:rPr>
          <w:rFonts w:ascii="Arial" w:hAnsi="Arial" w:cs="Arial"/>
          <w:color w:val="222222"/>
          <w:sz w:val="22"/>
          <w:szCs w:val="22"/>
        </w:rPr>
        <w:t xml:space="preserve">we collected </w:t>
      </w:r>
      <w:r w:rsidR="006E684B">
        <w:rPr>
          <w:rFonts w:ascii="Arial" w:hAnsi="Arial" w:cs="Arial"/>
          <w:color w:val="222222"/>
          <w:sz w:val="22"/>
          <w:szCs w:val="22"/>
        </w:rPr>
        <w:t xml:space="preserve">various omics </w:t>
      </w:r>
      <w:r w:rsidR="00E12A30">
        <w:rPr>
          <w:rFonts w:ascii="Arial" w:hAnsi="Arial" w:cs="Arial"/>
          <w:color w:val="222222"/>
          <w:sz w:val="22"/>
          <w:szCs w:val="22"/>
        </w:rPr>
        <w:t>datasets</w:t>
      </w:r>
      <w:r w:rsidR="0030283E">
        <w:rPr>
          <w:rFonts w:ascii="Arial" w:hAnsi="Arial" w:cs="Arial"/>
          <w:color w:val="222222"/>
          <w:sz w:val="22"/>
          <w:szCs w:val="22"/>
        </w:rPr>
        <w:t xml:space="preserve"> </w:t>
      </w:r>
      <w:r w:rsidR="0092163C">
        <w:rPr>
          <w:rFonts w:ascii="Arial" w:hAnsi="Arial" w:cs="Arial"/>
          <w:color w:val="222222"/>
          <w:sz w:val="22"/>
          <w:szCs w:val="22"/>
        </w:rPr>
        <w:t xml:space="preserve">on </w:t>
      </w:r>
      <w:r w:rsidR="009B0880">
        <w:rPr>
          <w:rFonts w:ascii="Arial" w:hAnsi="Arial" w:cs="Arial"/>
          <w:color w:val="222222"/>
          <w:sz w:val="22"/>
          <w:szCs w:val="22"/>
        </w:rPr>
        <w:t xml:space="preserve">human </w:t>
      </w:r>
      <w:r w:rsidR="0030283E">
        <w:rPr>
          <w:rFonts w:ascii="Arial" w:hAnsi="Arial" w:cs="Arial"/>
          <w:color w:val="222222"/>
          <w:sz w:val="22"/>
          <w:szCs w:val="22"/>
        </w:rPr>
        <w:t>islets</w:t>
      </w:r>
      <w:r w:rsidR="00FF646C">
        <w:rPr>
          <w:rFonts w:ascii="Arial" w:hAnsi="Arial" w:cs="Arial"/>
          <w:color w:val="222222"/>
          <w:sz w:val="22"/>
          <w:szCs w:val="22"/>
        </w:rPr>
        <w:t xml:space="preserve"> and on</w:t>
      </w:r>
      <w:r w:rsidR="000621D2">
        <w:rPr>
          <w:rFonts w:ascii="Arial" w:hAnsi="Arial" w:cs="Arial"/>
          <w:color w:val="222222"/>
          <w:sz w:val="22"/>
          <w:szCs w:val="22"/>
        </w:rPr>
        <w:t xml:space="preserve"> </w:t>
      </w:r>
      <w:r w:rsidR="00C31454">
        <w:rPr>
          <w:rFonts w:ascii="Arial" w:hAnsi="Arial" w:cs="Arial"/>
          <w:color w:val="222222"/>
          <w:sz w:val="22"/>
          <w:szCs w:val="22"/>
        </w:rPr>
        <w:t>human or m</w:t>
      </w:r>
      <w:r w:rsidR="00411B30">
        <w:rPr>
          <w:rFonts w:ascii="Arial" w:hAnsi="Arial" w:cs="Arial"/>
          <w:color w:val="222222"/>
          <w:sz w:val="22"/>
          <w:szCs w:val="22"/>
        </w:rPr>
        <w:t>ouse</w:t>
      </w:r>
      <w:r w:rsidR="00C31454">
        <w:rPr>
          <w:rFonts w:ascii="Arial" w:hAnsi="Arial" w:cs="Arial"/>
          <w:color w:val="222222"/>
          <w:sz w:val="22"/>
          <w:szCs w:val="22"/>
        </w:rPr>
        <w:t xml:space="preserve"> </w:t>
      </w:r>
      <w:r w:rsidR="0030283E">
        <w:rPr>
          <w:rFonts w:ascii="Arial" w:hAnsi="Arial" w:cs="Arial"/>
          <w:color w:val="222222"/>
          <w:sz w:val="22"/>
          <w:szCs w:val="22"/>
        </w:rPr>
        <w:t xml:space="preserve">β cell lines treated with pro-inflammatory cytokines </w:t>
      </w:r>
      <w:r w:rsidR="00E12A30">
        <w:rPr>
          <w:rFonts w:ascii="Arial" w:hAnsi="Arial" w:cs="Arial"/>
          <w:color w:val="222222"/>
          <w:sz w:val="22"/>
          <w:szCs w:val="22"/>
        </w:rPr>
        <w:t>to</w:t>
      </w:r>
      <w:r w:rsidR="004C4026" w:rsidRPr="00694E48">
        <w:rPr>
          <w:rFonts w:ascii="Arial" w:hAnsi="Arial" w:cs="Arial"/>
          <w:color w:val="222222"/>
          <w:sz w:val="22"/>
          <w:szCs w:val="22"/>
        </w:rPr>
        <w:t xml:space="preserve"> </w:t>
      </w:r>
      <w:r w:rsidR="006E684B">
        <w:rPr>
          <w:rFonts w:ascii="Arial" w:hAnsi="Arial" w:cs="Arial"/>
          <w:color w:val="222222"/>
          <w:sz w:val="22"/>
          <w:szCs w:val="22"/>
        </w:rPr>
        <w:t>creat</w:t>
      </w:r>
      <w:r w:rsidR="004C119A">
        <w:rPr>
          <w:rFonts w:ascii="Arial" w:hAnsi="Arial" w:cs="Arial"/>
          <w:color w:val="222222"/>
          <w:sz w:val="22"/>
          <w:szCs w:val="22"/>
        </w:rPr>
        <w:t xml:space="preserve">e </w:t>
      </w:r>
      <w:r w:rsidR="004C4026" w:rsidRPr="00694E48">
        <w:rPr>
          <w:rFonts w:ascii="Arial" w:hAnsi="Arial" w:cs="Arial"/>
          <w:color w:val="222222"/>
          <w:sz w:val="22"/>
          <w:szCs w:val="22"/>
        </w:rPr>
        <w:t>a comprehensive</w:t>
      </w:r>
      <w:r w:rsidR="00CF0BB4">
        <w:rPr>
          <w:rFonts w:ascii="Arial" w:hAnsi="Arial" w:cs="Arial"/>
          <w:color w:val="222222"/>
          <w:sz w:val="22"/>
          <w:szCs w:val="22"/>
        </w:rPr>
        <w:t xml:space="preserve"> </w:t>
      </w:r>
      <w:del w:id="35" w:author="Nakayasu, Ernesto S" w:date="2026-05-11T15:47:00Z" w16du:dateUtc="2026-05-11T22:47:00Z">
        <w:r w:rsidR="00CF0BB4">
          <w:rPr>
            <w:rFonts w:ascii="Arial" w:hAnsi="Arial" w:cs="Arial"/>
            <w:color w:val="222222"/>
            <w:sz w:val="22"/>
            <w:szCs w:val="22"/>
          </w:rPr>
          <w:delText>compendium</w:delText>
        </w:r>
        <w:r w:rsidR="004C4026" w:rsidRPr="00694E48">
          <w:rPr>
            <w:rFonts w:ascii="Arial" w:hAnsi="Arial" w:cs="Arial"/>
            <w:color w:val="222222"/>
            <w:sz w:val="22"/>
            <w:szCs w:val="22"/>
          </w:rPr>
          <w:delText xml:space="preserve"> </w:delText>
        </w:r>
        <w:r w:rsidR="00CF0BB4">
          <w:rPr>
            <w:rFonts w:ascii="Arial" w:hAnsi="Arial" w:cs="Arial"/>
            <w:color w:val="222222"/>
            <w:sz w:val="22"/>
            <w:szCs w:val="22"/>
          </w:rPr>
          <w:delText>in a</w:delText>
        </w:r>
        <w:r w:rsidR="004C4026" w:rsidRPr="00694E48">
          <w:rPr>
            <w:rFonts w:ascii="Arial" w:hAnsi="Arial" w:cs="Arial"/>
            <w:color w:val="222222"/>
            <w:sz w:val="22"/>
            <w:szCs w:val="22"/>
          </w:rPr>
          <w:delText xml:space="preserve"> </w:delText>
        </w:r>
      </w:del>
      <w:r w:rsidR="004C4026" w:rsidRPr="00694E48">
        <w:rPr>
          <w:rFonts w:ascii="Arial" w:hAnsi="Arial" w:cs="Arial"/>
          <w:color w:val="222222"/>
          <w:sz w:val="22"/>
          <w:szCs w:val="22"/>
        </w:rPr>
        <w:t xml:space="preserve">centralized </w:t>
      </w:r>
      <w:del w:id="36" w:author="Nakayasu, Ernesto S" w:date="2026-05-11T15:47:00Z" w16du:dateUtc="2026-05-11T22:47:00Z">
        <w:r w:rsidR="00881665" w:rsidRPr="00694E48">
          <w:rPr>
            <w:rFonts w:ascii="Arial" w:hAnsi="Arial" w:cs="Arial"/>
            <w:color w:val="222222"/>
            <w:sz w:val="22"/>
            <w:szCs w:val="22"/>
          </w:rPr>
          <w:delText xml:space="preserve">repository </w:delText>
        </w:r>
      </w:del>
      <w:ins w:id="37" w:author="Nakayasu, Ernesto S" w:date="2026-05-11T15:47:00Z" w16du:dateUtc="2026-05-11T22:47:00Z">
        <w:r w:rsidR="00B02264">
          <w:rPr>
            <w:rFonts w:ascii="Arial" w:hAnsi="Arial" w:cs="Arial"/>
            <w:color w:val="222222"/>
            <w:sz w:val="22"/>
            <w:szCs w:val="22"/>
          </w:rPr>
          <w:t>resource</w:t>
        </w:r>
        <w:r w:rsidR="00B02264" w:rsidRPr="00694E48">
          <w:rPr>
            <w:rFonts w:ascii="Arial" w:hAnsi="Arial" w:cs="Arial"/>
            <w:color w:val="222222"/>
            <w:sz w:val="22"/>
            <w:szCs w:val="22"/>
          </w:rPr>
          <w:t xml:space="preserve"> </w:t>
        </w:r>
      </w:ins>
      <w:r w:rsidR="00881665" w:rsidRPr="00694E48">
        <w:rPr>
          <w:rFonts w:ascii="Arial" w:hAnsi="Arial" w:cs="Arial"/>
          <w:color w:val="222222"/>
          <w:sz w:val="22"/>
          <w:szCs w:val="22"/>
        </w:rPr>
        <w:t xml:space="preserve">for </w:t>
      </w:r>
      <w:r w:rsidR="00E12A30">
        <w:rPr>
          <w:rFonts w:ascii="Arial" w:hAnsi="Arial" w:cs="Arial"/>
          <w:color w:val="222222"/>
          <w:sz w:val="22"/>
          <w:szCs w:val="22"/>
        </w:rPr>
        <w:t xml:space="preserve">easy </w:t>
      </w:r>
      <w:r w:rsidR="007F4C2F">
        <w:rPr>
          <w:rFonts w:ascii="Arial" w:hAnsi="Arial" w:cs="Arial"/>
          <w:color w:val="222222"/>
          <w:sz w:val="22"/>
          <w:szCs w:val="22"/>
        </w:rPr>
        <w:t xml:space="preserve">dissemination </w:t>
      </w:r>
      <w:r w:rsidR="006E684B">
        <w:rPr>
          <w:rFonts w:ascii="Arial" w:hAnsi="Arial" w:cs="Arial"/>
          <w:color w:val="222222"/>
          <w:sz w:val="22"/>
          <w:szCs w:val="22"/>
        </w:rPr>
        <w:t>and</w:t>
      </w:r>
      <w:r w:rsidR="00B67D99">
        <w:rPr>
          <w:rFonts w:ascii="Arial" w:hAnsi="Arial" w:cs="Arial"/>
          <w:color w:val="222222"/>
          <w:sz w:val="22"/>
          <w:szCs w:val="22"/>
        </w:rPr>
        <w:t xml:space="preserve"> </w:t>
      </w:r>
      <w:r w:rsidR="00EF2D04">
        <w:rPr>
          <w:rFonts w:ascii="Arial" w:hAnsi="Arial" w:cs="Arial"/>
          <w:color w:val="222222"/>
          <w:sz w:val="22"/>
          <w:szCs w:val="22"/>
        </w:rPr>
        <w:t xml:space="preserve">data </w:t>
      </w:r>
      <w:r w:rsidR="00733004">
        <w:rPr>
          <w:rFonts w:ascii="Arial" w:hAnsi="Arial" w:cs="Arial"/>
          <w:color w:val="222222"/>
          <w:sz w:val="22"/>
          <w:szCs w:val="22"/>
        </w:rPr>
        <w:t>reuse</w:t>
      </w:r>
      <w:r w:rsidR="00881665" w:rsidRPr="00694E48">
        <w:rPr>
          <w:rFonts w:ascii="Arial" w:hAnsi="Arial" w:cs="Arial"/>
          <w:color w:val="222222"/>
          <w:sz w:val="22"/>
          <w:szCs w:val="22"/>
        </w:rPr>
        <w:t>.</w:t>
      </w:r>
      <w:r w:rsidR="00A71AA6" w:rsidRPr="00694E48">
        <w:rPr>
          <w:rFonts w:ascii="Arial" w:hAnsi="Arial" w:cs="Arial"/>
          <w:color w:val="222222"/>
          <w:sz w:val="22"/>
          <w:szCs w:val="22"/>
        </w:rPr>
        <w:t xml:space="preserve"> The goal </w:t>
      </w:r>
      <w:r w:rsidR="00C603FE" w:rsidRPr="00694E48">
        <w:rPr>
          <w:rFonts w:ascii="Arial" w:hAnsi="Arial" w:cs="Arial"/>
          <w:color w:val="222222"/>
          <w:sz w:val="22"/>
          <w:szCs w:val="22"/>
        </w:rPr>
        <w:t xml:space="preserve">of this manuscript is to </w:t>
      </w:r>
      <w:r w:rsidR="00B67D99">
        <w:rPr>
          <w:rFonts w:ascii="Arial" w:hAnsi="Arial" w:cs="Arial"/>
          <w:color w:val="222222"/>
          <w:sz w:val="22"/>
          <w:szCs w:val="22"/>
        </w:rPr>
        <w:t xml:space="preserve">implement </w:t>
      </w:r>
      <w:r w:rsidR="0062666B">
        <w:rPr>
          <w:rFonts w:ascii="Arial" w:hAnsi="Arial" w:cs="Arial"/>
          <w:color w:val="222222"/>
          <w:sz w:val="22"/>
          <w:szCs w:val="22"/>
        </w:rPr>
        <w:t>the FAIR (findable</w:t>
      </w:r>
      <w:r w:rsidR="00006DF5">
        <w:rPr>
          <w:rFonts w:ascii="Arial" w:hAnsi="Arial" w:cs="Arial"/>
          <w:color w:val="222222"/>
          <w:sz w:val="22"/>
          <w:szCs w:val="22"/>
        </w:rPr>
        <w:t xml:space="preserve">, accessible, interoperable, and reusable) principles and </w:t>
      </w:r>
      <w:r w:rsidR="00C603FE" w:rsidRPr="00694E48">
        <w:rPr>
          <w:rFonts w:ascii="Arial" w:hAnsi="Arial" w:cs="Arial"/>
          <w:color w:val="222222"/>
          <w:sz w:val="22"/>
          <w:szCs w:val="22"/>
        </w:rPr>
        <w:t xml:space="preserve">provide a </w:t>
      </w:r>
      <w:r w:rsidR="004E0F2A">
        <w:rPr>
          <w:rFonts w:ascii="Arial" w:hAnsi="Arial" w:cs="Arial"/>
          <w:color w:val="222222"/>
          <w:sz w:val="22"/>
          <w:szCs w:val="22"/>
        </w:rPr>
        <w:t>single</w:t>
      </w:r>
      <w:r w:rsidR="006606CD">
        <w:rPr>
          <w:rFonts w:ascii="Arial" w:hAnsi="Arial" w:cs="Arial"/>
          <w:color w:val="222222"/>
          <w:sz w:val="22"/>
          <w:szCs w:val="22"/>
        </w:rPr>
        <w:t xml:space="preserve"> </w:t>
      </w:r>
      <w:r w:rsidR="00C603FE" w:rsidRPr="00694E48">
        <w:rPr>
          <w:rFonts w:ascii="Arial" w:hAnsi="Arial" w:cs="Arial"/>
          <w:color w:val="222222"/>
          <w:sz w:val="22"/>
          <w:szCs w:val="22"/>
        </w:rPr>
        <w:t xml:space="preserve">point </w:t>
      </w:r>
      <w:r w:rsidR="009B5D7C">
        <w:rPr>
          <w:rFonts w:ascii="Arial" w:hAnsi="Arial" w:cs="Arial"/>
          <w:color w:val="222222"/>
          <w:sz w:val="22"/>
          <w:szCs w:val="22"/>
        </w:rPr>
        <w:t>of access</w:t>
      </w:r>
      <w:r w:rsidR="00C603FE" w:rsidRPr="00694E48">
        <w:rPr>
          <w:rFonts w:ascii="Arial" w:hAnsi="Arial" w:cs="Arial"/>
          <w:color w:val="222222"/>
          <w:sz w:val="22"/>
          <w:szCs w:val="22"/>
        </w:rPr>
        <w:t xml:space="preserve"> </w:t>
      </w:r>
      <w:r w:rsidR="008B06F2" w:rsidRPr="00694E48">
        <w:rPr>
          <w:rFonts w:ascii="Arial" w:hAnsi="Arial" w:cs="Arial"/>
          <w:color w:val="222222"/>
          <w:sz w:val="22"/>
          <w:szCs w:val="22"/>
        </w:rPr>
        <w:t xml:space="preserve">for the community to </w:t>
      </w:r>
      <w:r w:rsidR="009B5D7C">
        <w:rPr>
          <w:rFonts w:ascii="Arial" w:hAnsi="Arial" w:cs="Arial"/>
          <w:color w:val="222222"/>
          <w:sz w:val="22"/>
          <w:szCs w:val="22"/>
        </w:rPr>
        <w:t xml:space="preserve">obtain </w:t>
      </w:r>
      <w:r w:rsidR="008B06F2" w:rsidRPr="00694E48">
        <w:rPr>
          <w:rFonts w:ascii="Arial" w:hAnsi="Arial" w:cs="Arial"/>
          <w:color w:val="222222"/>
          <w:sz w:val="22"/>
          <w:szCs w:val="22"/>
        </w:rPr>
        <w:t xml:space="preserve">these </w:t>
      </w:r>
      <w:r w:rsidR="000304DE">
        <w:rPr>
          <w:rFonts w:ascii="Arial" w:hAnsi="Arial" w:cs="Arial"/>
          <w:color w:val="222222"/>
          <w:sz w:val="22"/>
          <w:szCs w:val="22"/>
        </w:rPr>
        <w:t>omics</w:t>
      </w:r>
      <w:r w:rsidR="008B06F2" w:rsidRPr="00694E48">
        <w:rPr>
          <w:rFonts w:ascii="Arial" w:hAnsi="Arial" w:cs="Arial"/>
          <w:color w:val="222222"/>
          <w:sz w:val="22"/>
          <w:szCs w:val="22"/>
        </w:rPr>
        <w:t xml:space="preserve"> data</w:t>
      </w:r>
      <w:r w:rsidR="000304DE">
        <w:rPr>
          <w:rFonts w:ascii="Arial" w:hAnsi="Arial" w:cs="Arial"/>
          <w:color w:val="222222"/>
          <w:sz w:val="22"/>
          <w:szCs w:val="22"/>
        </w:rPr>
        <w:t>sets</w:t>
      </w:r>
      <w:r w:rsidR="008B06F2" w:rsidRPr="00694E48">
        <w:rPr>
          <w:rFonts w:ascii="Arial" w:hAnsi="Arial" w:cs="Arial"/>
          <w:color w:val="222222"/>
          <w:sz w:val="22"/>
          <w:szCs w:val="22"/>
        </w:rPr>
        <w:t>.</w:t>
      </w:r>
    </w:p>
    <w:p w14:paraId="48A1E88E" w14:textId="77777777" w:rsidR="00A3641F" w:rsidRDefault="00A3641F" w:rsidP="00DA5E08">
      <w:pPr>
        <w:shd w:val="clear" w:color="auto" w:fill="FFFFFF"/>
        <w:spacing w:before="100" w:beforeAutospacing="1" w:after="100" w:afterAutospacing="1"/>
        <w:jc w:val="both"/>
        <w:rPr>
          <w:rFonts w:ascii="Arial" w:hAnsi="Arial" w:cs="Arial"/>
          <w:b/>
          <w:bCs/>
          <w:color w:val="222222"/>
          <w:sz w:val="22"/>
          <w:szCs w:val="22"/>
        </w:rPr>
      </w:pPr>
    </w:p>
    <w:p w14:paraId="28CC44F4" w14:textId="032F4CCC" w:rsidR="00DA5E08" w:rsidRPr="00694E48" w:rsidRDefault="00DA5E08" w:rsidP="00DA5E08">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b/>
          <w:bCs/>
          <w:color w:val="222222"/>
          <w:sz w:val="22"/>
          <w:szCs w:val="22"/>
        </w:rPr>
        <w:t>Data Records</w:t>
      </w:r>
      <w:r>
        <w:rPr>
          <w:rFonts w:ascii="Arial" w:hAnsi="Arial" w:cs="Arial"/>
          <w:b/>
          <w:bCs/>
          <w:color w:val="222222"/>
          <w:sz w:val="22"/>
          <w:szCs w:val="22"/>
        </w:rPr>
        <w:t xml:space="preserve"> and Overview</w:t>
      </w:r>
      <w:r w:rsidRPr="00694E48">
        <w:rPr>
          <w:rFonts w:ascii="Arial" w:hAnsi="Arial" w:cs="Arial"/>
          <w:color w:val="222222"/>
          <w:sz w:val="22"/>
          <w:szCs w:val="22"/>
        </w:rPr>
        <w:t xml:space="preserve">: </w:t>
      </w:r>
    </w:p>
    <w:p w14:paraId="7A301E77" w14:textId="72B85706" w:rsidR="00DA7636" w:rsidRDefault="00312326" w:rsidP="001E2B0C">
      <w:pPr>
        <w:shd w:val="clear" w:color="auto" w:fill="FFFFFF"/>
        <w:spacing w:before="100" w:beforeAutospacing="1" w:after="100" w:afterAutospacing="1"/>
        <w:ind w:firstLine="720"/>
        <w:jc w:val="both"/>
        <w:rPr>
          <w:rFonts w:ascii="Arial" w:hAnsi="Arial" w:cs="Arial"/>
          <w:sz w:val="22"/>
          <w:szCs w:val="22"/>
        </w:rPr>
      </w:pPr>
      <w:r>
        <w:rPr>
          <w:rFonts w:ascii="Arial" w:hAnsi="Arial" w:cs="Arial"/>
          <w:color w:val="222222"/>
          <w:sz w:val="22"/>
          <w:szCs w:val="22"/>
        </w:rPr>
        <w:lastRenderedPageBreak/>
        <w:t>Here, we compiled</w:t>
      </w:r>
      <w:r w:rsidR="00AA6E18">
        <w:rPr>
          <w:rFonts w:ascii="Arial" w:hAnsi="Arial" w:cs="Arial"/>
          <w:color w:val="222222"/>
          <w:sz w:val="22"/>
          <w:szCs w:val="22"/>
        </w:rPr>
        <w:t xml:space="preserve"> </w:t>
      </w:r>
      <w:ins w:id="38" w:author="Sarkar, Soumyadeep" w:date="2026-05-20T11:07:00Z" w16du:dateUtc="2026-05-20T18:07:00Z">
        <w:r w:rsidR="00C07B6A">
          <w:rPr>
            <w:rFonts w:ascii="Arial" w:hAnsi="Arial" w:cs="Arial"/>
            <w:color w:val="222222"/>
            <w:sz w:val="22"/>
            <w:szCs w:val="22"/>
          </w:rPr>
          <w:t>70</w:t>
        </w:r>
      </w:ins>
      <w:commentRangeStart w:id="39"/>
      <w:del w:id="40" w:author="Sarkar, Soumyadeep" w:date="2026-05-20T11:07:00Z" w16du:dateUtc="2026-05-20T18:07:00Z">
        <w:r w:rsidR="00285689" w:rsidDel="00C07B6A">
          <w:rPr>
            <w:rFonts w:ascii="Arial" w:hAnsi="Arial" w:cs="Arial"/>
            <w:color w:val="222222"/>
            <w:sz w:val="22"/>
            <w:szCs w:val="22"/>
          </w:rPr>
          <w:delText>51</w:delText>
        </w:r>
      </w:del>
      <w:r w:rsidR="00A37307">
        <w:rPr>
          <w:rFonts w:ascii="Arial" w:hAnsi="Arial" w:cs="Arial"/>
          <w:color w:val="222222"/>
          <w:sz w:val="22"/>
          <w:szCs w:val="22"/>
        </w:rPr>
        <w:t xml:space="preserve"> </w:t>
      </w:r>
      <w:r w:rsidR="001D7661" w:rsidRPr="00694E48">
        <w:rPr>
          <w:rFonts w:ascii="Arial" w:hAnsi="Arial" w:cs="Arial"/>
          <w:color w:val="222222"/>
          <w:sz w:val="22"/>
          <w:szCs w:val="22"/>
        </w:rPr>
        <w:t>dataset</w:t>
      </w:r>
      <w:r w:rsidR="0024087D">
        <w:rPr>
          <w:rFonts w:ascii="Arial" w:hAnsi="Arial" w:cs="Arial"/>
          <w:color w:val="222222"/>
          <w:sz w:val="22"/>
          <w:szCs w:val="22"/>
        </w:rPr>
        <w:t>s</w:t>
      </w:r>
      <w:r w:rsidR="001D7661" w:rsidRPr="00694E48">
        <w:rPr>
          <w:rFonts w:ascii="Arial" w:hAnsi="Arial" w:cs="Arial"/>
          <w:color w:val="222222"/>
          <w:sz w:val="22"/>
          <w:szCs w:val="22"/>
        </w:rPr>
        <w:t xml:space="preserve"> span</w:t>
      </w:r>
      <w:r w:rsidR="00434611">
        <w:rPr>
          <w:rFonts w:ascii="Arial" w:hAnsi="Arial" w:cs="Arial"/>
          <w:color w:val="222222"/>
          <w:sz w:val="22"/>
          <w:szCs w:val="22"/>
        </w:rPr>
        <w:t>n</w:t>
      </w:r>
      <w:r w:rsidR="00DB13B2">
        <w:rPr>
          <w:rFonts w:ascii="Arial" w:hAnsi="Arial" w:cs="Arial"/>
          <w:color w:val="222222"/>
          <w:sz w:val="22"/>
          <w:szCs w:val="22"/>
        </w:rPr>
        <w:t>ing</w:t>
      </w:r>
      <w:r w:rsidR="001D7661" w:rsidRPr="00694E48">
        <w:rPr>
          <w:rFonts w:ascii="Arial" w:hAnsi="Arial" w:cs="Arial"/>
          <w:color w:val="222222"/>
          <w:sz w:val="22"/>
          <w:szCs w:val="22"/>
        </w:rPr>
        <w:t xml:space="preserve"> </w:t>
      </w:r>
      <w:ins w:id="41" w:author="Sarkar, Soumyadeep" w:date="2026-05-20T10:46:00Z" w16du:dateUtc="2026-05-20T17:46:00Z">
        <w:r w:rsidR="00432842">
          <w:rPr>
            <w:rFonts w:ascii="Arial" w:hAnsi="Arial" w:cs="Arial"/>
            <w:color w:val="222222"/>
            <w:sz w:val="22"/>
            <w:szCs w:val="22"/>
          </w:rPr>
          <w:t>23</w:t>
        </w:r>
      </w:ins>
      <w:del w:id="42" w:author="Sarkar, Soumyadeep" w:date="2026-05-20T10:46:00Z" w16du:dateUtc="2026-05-20T17:46:00Z">
        <w:r w:rsidR="00571E3A" w:rsidDel="00432842">
          <w:rPr>
            <w:rFonts w:ascii="Arial" w:hAnsi="Arial" w:cs="Arial"/>
            <w:color w:val="222222"/>
            <w:sz w:val="22"/>
            <w:szCs w:val="22"/>
          </w:rPr>
          <w:delText>1</w:delText>
        </w:r>
        <w:r w:rsidR="005F314F" w:rsidDel="00432842">
          <w:rPr>
            <w:rFonts w:ascii="Arial" w:hAnsi="Arial" w:cs="Arial"/>
            <w:color w:val="222222"/>
            <w:sz w:val="22"/>
            <w:szCs w:val="22"/>
          </w:rPr>
          <w:delText>9</w:delText>
        </w:r>
      </w:del>
      <w:r w:rsidR="001D7661" w:rsidRPr="00694E48">
        <w:rPr>
          <w:rFonts w:ascii="Arial" w:hAnsi="Arial" w:cs="Arial"/>
          <w:color w:val="222222"/>
          <w:sz w:val="22"/>
          <w:szCs w:val="22"/>
        </w:rPr>
        <w:t xml:space="preserve"> studies </w:t>
      </w:r>
      <w:commentRangeEnd w:id="39"/>
      <w:r w:rsidR="00C712D0" w:rsidRPr="00694E48">
        <w:rPr>
          <w:rStyle w:val="CommentReference"/>
          <w:rFonts w:ascii="Arial" w:hAnsi="Arial" w:cs="Arial"/>
          <w:sz w:val="22"/>
          <w:szCs w:val="22"/>
        </w:rPr>
        <w:commentReference w:id="39"/>
      </w:r>
      <w:r w:rsidR="001D7661" w:rsidRPr="00694E48">
        <w:rPr>
          <w:rFonts w:ascii="Arial" w:hAnsi="Arial" w:cs="Arial"/>
          <w:sz w:val="22"/>
          <w:szCs w:val="22"/>
        </w:rPr>
        <w:t xml:space="preserve">encompassing primary human pancreatic islets and various </w:t>
      </w:r>
      <w:r w:rsidR="00114E21">
        <w:rPr>
          <w:rFonts w:ascii="Arial" w:hAnsi="Arial" w:cs="Arial"/>
          <w:sz w:val="22"/>
          <w:szCs w:val="22"/>
        </w:rPr>
        <w:t>β</w:t>
      </w:r>
      <w:r w:rsidR="001D7661" w:rsidRPr="00694E48">
        <w:rPr>
          <w:rFonts w:ascii="Arial" w:hAnsi="Arial" w:cs="Arial"/>
          <w:sz w:val="22"/>
          <w:szCs w:val="22"/>
        </w:rPr>
        <w:t>-cell models</w:t>
      </w:r>
      <w:r w:rsidR="00114E21">
        <w:rPr>
          <w:rFonts w:ascii="Arial" w:hAnsi="Arial" w:cs="Arial"/>
          <w:sz w:val="22"/>
          <w:szCs w:val="22"/>
        </w:rPr>
        <w:t>:</w:t>
      </w:r>
      <w:r w:rsidR="001D7661" w:rsidRPr="00694E48">
        <w:rPr>
          <w:rFonts w:ascii="Arial" w:hAnsi="Arial" w:cs="Arial"/>
          <w:sz w:val="22"/>
          <w:szCs w:val="22"/>
        </w:rPr>
        <w:t xml:space="preserve"> EndoC-βH1</w:t>
      </w:r>
      <w:r w:rsidR="00114E21">
        <w:rPr>
          <w:rFonts w:ascii="Arial" w:hAnsi="Arial" w:cs="Arial"/>
          <w:sz w:val="22"/>
          <w:szCs w:val="22"/>
        </w:rPr>
        <w:t xml:space="preserve"> (human)</w:t>
      </w:r>
      <w:r w:rsidR="001D7661" w:rsidRPr="00694E48">
        <w:rPr>
          <w:rFonts w:ascii="Arial" w:hAnsi="Arial" w:cs="Arial"/>
          <w:sz w:val="22"/>
          <w:szCs w:val="22"/>
        </w:rPr>
        <w:t>, iPSC-derived islet-like cell</w:t>
      </w:r>
      <w:r w:rsidR="00F16283">
        <w:rPr>
          <w:rFonts w:ascii="Arial" w:hAnsi="Arial" w:cs="Arial"/>
          <w:sz w:val="22"/>
          <w:szCs w:val="22"/>
        </w:rPr>
        <w:t xml:space="preserve"> aggregat</w:t>
      </w:r>
      <w:r w:rsidR="00F16283" w:rsidRPr="00694E48">
        <w:rPr>
          <w:rFonts w:ascii="Arial" w:hAnsi="Arial" w:cs="Arial"/>
          <w:sz w:val="22"/>
          <w:szCs w:val="22"/>
        </w:rPr>
        <w:t>es</w:t>
      </w:r>
      <w:r w:rsidR="00114E21">
        <w:rPr>
          <w:rFonts w:ascii="Arial" w:hAnsi="Arial" w:cs="Arial"/>
          <w:sz w:val="22"/>
          <w:szCs w:val="22"/>
        </w:rPr>
        <w:t xml:space="preserve"> (human)</w:t>
      </w:r>
      <w:r w:rsidR="001D7661" w:rsidRPr="00694E48">
        <w:rPr>
          <w:rFonts w:ascii="Arial" w:hAnsi="Arial" w:cs="Arial"/>
          <w:sz w:val="22"/>
          <w:szCs w:val="22"/>
        </w:rPr>
        <w:t xml:space="preserve">, MIN6 </w:t>
      </w:r>
      <w:r w:rsidR="00114E21">
        <w:rPr>
          <w:rFonts w:ascii="Arial" w:hAnsi="Arial" w:cs="Arial"/>
          <w:sz w:val="22"/>
          <w:szCs w:val="22"/>
        </w:rPr>
        <w:t xml:space="preserve">(mouse) </w:t>
      </w:r>
      <w:r w:rsidR="001D7661" w:rsidRPr="00694E48">
        <w:rPr>
          <w:rFonts w:ascii="Arial" w:hAnsi="Arial" w:cs="Arial"/>
          <w:sz w:val="22"/>
          <w:szCs w:val="22"/>
        </w:rPr>
        <w:t>and β-TC-</w:t>
      </w:r>
      <w:r w:rsidR="005F5421">
        <w:rPr>
          <w:rFonts w:ascii="Arial" w:hAnsi="Arial" w:cs="Arial"/>
          <w:sz w:val="22"/>
          <w:szCs w:val="22"/>
        </w:rPr>
        <w:t>3/</w:t>
      </w:r>
      <w:r w:rsidR="001D7661" w:rsidRPr="00694E48">
        <w:rPr>
          <w:rFonts w:ascii="Arial" w:hAnsi="Arial" w:cs="Arial"/>
          <w:sz w:val="22"/>
          <w:szCs w:val="22"/>
        </w:rPr>
        <w:t>6</w:t>
      </w:r>
      <w:r w:rsidR="00114E21">
        <w:rPr>
          <w:rFonts w:ascii="Arial" w:hAnsi="Arial" w:cs="Arial"/>
          <w:sz w:val="22"/>
          <w:szCs w:val="22"/>
        </w:rPr>
        <w:t xml:space="preserve"> </w:t>
      </w:r>
      <w:r w:rsidR="007E3942">
        <w:rPr>
          <w:rFonts w:ascii="Arial" w:hAnsi="Arial" w:cs="Arial"/>
          <w:sz w:val="22"/>
          <w:szCs w:val="22"/>
        </w:rPr>
        <w:t>(mouse</w:t>
      </w:r>
      <w:r w:rsidR="001D7661" w:rsidRPr="00694E48">
        <w:rPr>
          <w:rFonts w:ascii="Arial" w:hAnsi="Arial" w:cs="Arial"/>
          <w:sz w:val="22"/>
          <w:szCs w:val="22"/>
        </w:rPr>
        <w:t xml:space="preserve">). </w:t>
      </w:r>
      <w:r w:rsidR="007E3942" w:rsidRPr="00694E48">
        <w:rPr>
          <w:rFonts w:ascii="Arial" w:hAnsi="Arial" w:cs="Arial"/>
          <w:color w:val="222222"/>
          <w:sz w:val="22"/>
          <w:szCs w:val="22"/>
        </w:rPr>
        <w:t xml:space="preserve">In each experiment, </w:t>
      </w:r>
      <w:r w:rsidR="00106D62">
        <w:rPr>
          <w:rFonts w:ascii="Arial" w:hAnsi="Arial" w:cs="Arial"/>
          <w:color w:val="222222"/>
          <w:sz w:val="22"/>
          <w:szCs w:val="22"/>
        </w:rPr>
        <w:t xml:space="preserve">cells in </w:t>
      </w:r>
      <w:r w:rsidR="007E3942" w:rsidRPr="00694E48">
        <w:rPr>
          <w:rFonts w:ascii="Arial" w:hAnsi="Arial" w:cs="Arial"/>
          <w:color w:val="222222"/>
          <w:sz w:val="22"/>
          <w:szCs w:val="22"/>
        </w:rPr>
        <w:t>culture were treated with either individual cytokines or a cocktail of cytokines</w:t>
      </w:r>
      <w:r w:rsidR="00221ED9">
        <w:rPr>
          <w:rFonts w:ascii="Arial" w:hAnsi="Arial" w:cs="Arial"/>
          <w:color w:val="222222"/>
          <w:sz w:val="22"/>
          <w:szCs w:val="22"/>
        </w:rPr>
        <w:t xml:space="preserve"> (</w:t>
      </w:r>
      <w:r w:rsidR="00C3749C">
        <w:rPr>
          <w:rFonts w:ascii="Arial" w:hAnsi="Arial" w:cs="Arial"/>
          <w:color w:val="222222"/>
          <w:sz w:val="22"/>
          <w:szCs w:val="22"/>
        </w:rPr>
        <w:t xml:space="preserve">herein referred </w:t>
      </w:r>
      <w:r w:rsidR="00463E95">
        <w:rPr>
          <w:rFonts w:ascii="Arial" w:hAnsi="Arial" w:cs="Arial"/>
          <w:color w:val="222222"/>
          <w:sz w:val="22"/>
          <w:szCs w:val="22"/>
        </w:rPr>
        <w:t xml:space="preserve">to </w:t>
      </w:r>
      <w:r w:rsidR="00C3749C">
        <w:rPr>
          <w:rFonts w:ascii="Arial" w:hAnsi="Arial" w:cs="Arial"/>
          <w:color w:val="222222"/>
          <w:sz w:val="22"/>
          <w:szCs w:val="22"/>
        </w:rPr>
        <w:t>as</w:t>
      </w:r>
      <w:r w:rsidR="0039714E">
        <w:rPr>
          <w:rFonts w:ascii="Arial" w:hAnsi="Arial" w:cs="Arial"/>
          <w:color w:val="222222"/>
          <w:sz w:val="22"/>
          <w:szCs w:val="22"/>
        </w:rPr>
        <w:t xml:space="preserve"> </w:t>
      </w:r>
      <w:r w:rsidR="00C3749C">
        <w:rPr>
          <w:rFonts w:ascii="Arial" w:hAnsi="Arial" w:cs="Arial"/>
          <w:color w:val="222222"/>
          <w:sz w:val="22"/>
          <w:szCs w:val="22"/>
        </w:rPr>
        <w:t xml:space="preserve">“cytokine a </w:t>
      </w:r>
      <w:r w:rsidR="0039714E">
        <w:rPr>
          <w:rFonts w:ascii="Arial" w:hAnsi="Arial" w:cs="Arial"/>
          <w:color w:val="222222"/>
          <w:sz w:val="22"/>
          <w:szCs w:val="22"/>
        </w:rPr>
        <w:t>+</w:t>
      </w:r>
      <w:r w:rsidR="00C3749C">
        <w:rPr>
          <w:rFonts w:ascii="Arial" w:hAnsi="Arial" w:cs="Arial"/>
          <w:color w:val="222222"/>
          <w:sz w:val="22"/>
          <w:szCs w:val="22"/>
        </w:rPr>
        <w:t xml:space="preserve"> cytokine b”</w:t>
      </w:r>
      <w:r w:rsidR="008F2138">
        <w:rPr>
          <w:rFonts w:ascii="Arial" w:hAnsi="Arial" w:cs="Arial"/>
          <w:color w:val="222222"/>
          <w:sz w:val="22"/>
          <w:szCs w:val="22"/>
        </w:rPr>
        <w:t>)</w:t>
      </w:r>
      <w:r w:rsidR="007E3942" w:rsidRPr="00694E48">
        <w:rPr>
          <w:rFonts w:ascii="Arial" w:hAnsi="Arial" w:cs="Arial"/>
          <w:color w:val="222222"/>
          <w:sz w:val="22"/>
          <w:szCs w:val="22"/>
        </w:rPr>
        <w:t xml:space="preserve">, including IFN-α for early stage of autoimmunity and combinations of IFN-γ and IL-1β with or without TNF-α to mimic </w:t>
      </w:r>
      <w:r w:rsidR="007E3942">
        <w:rPr>
          <w:rFonts w:ascii="Arial" w:hAnsi="Arial" w:cs="Arial"/>
          <w:color w:val="222222"/>
          <w:sz w:val="22"/>
          <w:szCs w:val="22"/>
        </w:rPr>
        <w:t xml:space="preserve">the </w:t>
      </w:r>
      <w:r w:rsidR="007E3942" w:rsidRPr="00694E48">
        <w:rPr>
          <w:rFonts w:ascii="Arial" w:hAnsi="Arial" w:cs="Arial"/>
          <w:color w:val="222222"/>
          <w:sz w:val="22"/>
          <w:szCs w:val="22"/>
        </w:rPr>
        <w:t xml:space="preserve">insulitis stage. </w:t>
      </w:r>
      <w:r w:rsidR="00777267">
        <w:rPr>
          <w:rFonts w:ascii="Arial" w:hAnsi="Arial" w:cs="Arial"/>
          <w:sz w:val="22"/>
          <w:szCs w:val="22"/>
        </w:rPr>
        <w:t xml:space="preserve">These are established T1D </w:t>
      </w:r>
      <w:r w:rsidR="00777267" w:rsidRPr="00F16283">
        <w:rPr>
          <w:rFonts w:ascii="Arial" w:hAnsi="Arial" w:cs="Arial"/>
          <w:i/>
          <w:iCs/>
          <w:sz w:val="22"/>
          <w:szCs w:val="22"/>
        </w:rPr>
        <w:t>in vitro</w:t>
      </w:r>
      <w:r w:rsidR="00777267">
        <w:rPr>
          <w:rFonts w:ascii="Arial" w:hAnsi="Arial" w:cs="Arial"/>
          <w:sz w:val="22"/>
          <w:szCs w:val="22"/>
        </w:rPr>
        <w:t xml:space="preserve"> models that </w:t>
      </w:r>
      <w:r w:rsidR="00213F34">
        <w:rPr>
          <w:rFonts w:ascii="Arial" w:hAnsi="Arial" w:cs="Arial"/>
          <w:sz w:val="22"/>
          <w:szCs w:val="22"/>
        </w:rPr>
        <w:t xml:space="preserve">simulate </w:t>
      </w:r>
      <w:r w:rsidR="00165347" w:rsidRPr="00165347">
        <w:rPr>
          <w:rFonts w:ascii="Arial" w:hAnsi="Arial" w:cs="Arial"/>
          <w:sz w:val="22"/>
          <w:szCs w:val="22"/>
        </w:rPr>
        <w:t xml:space="preserve">β-cell dysfunction (loss of insulin secretion) and apoptotic destruction via </w:t>
      </w:r>
      <w:r w:rsidR="003B49DD">
        <w:rPr>
          <w:rFonts w:ascii="Arial" w:hAnsi="Arial" w:cs="Arial"/>
          <w:sz w:val="22"/>
          <w:szCs w:val="22"/>
        </w:rPr>
        <w:t xml:space="preserve">nitric oxide and </w:t>
      </w:r>
      <w:r w:rsidR="00165347" w:rsidRPr="00165347">
        <w:rPr>
          <w:rFonts w:ascii="Arial" w:hAnsi="Arial" w:cs="Arial"/>
          <w:sz w:val="22"/>
          <w:szCs w:val="22"/>
        </w:rPr>
        <w:t>inflammatory gene networks</w:t>
      </w:r>
      <w:r w:rsidR="00165347">
        <w:rPr>
          <w:rFonts w:ascii="Arial" w:hAnsi="Arial" w:cs="Arial"/>
          <w:sz w:val="22"/>
          <w:szCs w:val="22"/>
        </w:rPr>
        <w:t xml:space="preserve"> in murin</w:t>
      </w:r>
      <w:r w:rsidR="00915269">
        <w:rPr>
          <w:rFonts w:ascii="Arial" w:hAnsi="Arial" w:cs="Arial"/>
          <w:sz w:val="22"/>
          <w:szCs w:val="22"/>
        </w:rPr>
        <w:t>e</w:t>
      </w:r>
      <w:r w:rsidR="00165347">
        <w:rPr>
          <w:rFonts w:ascii="Arial" w:hAnsi="Arial" w:cs="Arial"/>
          <w:sz w:val="22"/>
          <w:szCs w:val="22"/>
        </w:rPr>
        <w:t xml:space="preserve"> models</w:t>
      </w:r>
      <w:r w:rsidR="00341FF4">
        <w:rPr>
          <w:rFonts w:ascii="Arial" w:hAnsi="Arial" w:cs="Arial"/>
          <w:sz w:val="22"/>
          <w:szCs w:val="22"/>
        </w:rPr>
        <w:t>,</w:t>
      </w:r>
      <w:r w:rsidR="00FE07B5">
        <w:rPr>
          <w:rFonts w:ascii="Arial" w:hAnsi="Arial" w:cs="Arial"/>
          <w:sz w:val="22"/>
          <w:szCs w:val="22"/>
        </w:rPr>
        <w:fldChar w:fldCharType="begin"/>
      </w:r>
      <w:r w:rsidR="00F25A5B">
        <w:rPr>
          <w:rFonts w:ascii="Arial" w:hAnsi="Arial" w:cs="Arial"/>
          <w:sz w:val="22"/>
          <w:szCs w:val="22"/>
        </w:rPr>
        <w:instrText xml:space="preserve"> ADDIN EN.CITE &lt;EndNote&gt;&lt;Cite&gt;&lt;Author&gt;Cetkovic-Cvrlje&lt;/Author&gt;&lt;Year&gt;1994&lt;/Year&gt;&lt;RecNum&gt;120&lt;/RecNum&gt;&lt;DisplayText&gt;&lt;style face="superscript"&gt;23&lt;/style&gt;&lt;/DisplayText&gt;&lt;record&gt;&lt;rec-number&gt;120&lt;/rec-number&gt;&lt;foreign-keys&gt;&lt;key app="EN" db-id="dsz9as9xsxd2dke259vvss5cawvfrsf592z9" timestamp="1769129834"&gt;120&lt;/key&gt;&lt;/foreign-keys&gt;&lt;ref-type name="Journal Article"&gt;17&lt;/ref-type&gt;&lt;contributors&gt;&lt;authors&gt;&lt;author&gt;Cetkovic-Cvrlje, M.&lt;/author&gt;&lt;author&gt;Eizirik, D. L.&lt;/author&gt;&lt;/authors&gt;&lt;/contributors&gt;&lt;auth-address&gt;Department of Medical Cell Biology, Uppsala University, Sweden.&lt;/auth-address&gt;&lt;titles&gt;&lt;title&gt;TNF-alpha and IFN-gamma potentiate the deleterious effects of IL-1 beta on mouse pancreatic islets mainly via generation of nitric oxide&lt;/title&gt;&lt;secondary-title&gt;Cytokine&lt;/secondary-title&gt;&lt;/titles&gt;&lt;periodical&gt;&lt;full-title&gt;Cytokine&lt;/full-title&gt;&lt;/periodical&gt;&lt;pages&gt;399-406&lt;/pages&gt;&lt;volume&gt;6&lt;/volume&gt;&lt;number&gt;4&lt;/number&gt;&lt;keywords&gt;&lt;keyword&gt;Animals&lt;/keyword&gt;&lt;keyword&gt;Drug Synergism&lt;/keyword&gt;&lt;keyword&gt;Evaluation Studies as Topic&lt;/keyword&gt;&lt;keyword&gt;Guanidines&lt;/keyword&gt;&lt;keyword&gt;Insulinoma/metabolism&lt;/keyword&gt;&lt;keyword&gt;Interferon-gamma/*pharmacology&lt;/keyword&gt;&lt;keyword&gt;Interleukin-1/*toxicity&lt;/keyword&gt;&lt;keyword&gt;Islets of Langerhans/*drug effects&lt;/keyword&gt;&lt;keyword&gt;Mice&lt;/keyword&gt;&lt;keyword&gt;Nitric Oxide/*biosynthesis/physiology&lt;/keyword&gt;&lt;keyword&gt;RNA, Messenger/biosynthesis&lt;/keyword&gt;&lt;keyword&gt;Tumor Cells, Cultured&lt;/keyword&gt;&lt;keyword&gt;Tumor Necrosis Factor-alpha/*pharmacology&lt;/keyword&gt;&lt;/keywords&gt;&lt;dates&gt;&lt;year&gt;1994&lt;/year&gt;&lt;pub-dates&gt;&lt;date&gt;Jul&lt;/date&gt;&lt;/pub-dates&gt;&lt;/dates&gt;&lt;isbn&gt;1043-4666 (Print)&amp;#xD;1043-4666 (Linking)&lt;/isbn&gt;&lt;accession-num&gt;7948748&lt;/accession-num&gt;&lt;urls&gt;&lt;related-urls&gt;&lt;url&gt;https://www.ncbi.nlm.nih.gov/pubmed/7948748&lt;/url&gt;&lt;/related-urls&gt;&lt;/urls&gt;&lt;electronic-resource-num&gt;10.1016/1043-4666(94)90064-7&lt;/electronic-resource-num&gt;&lt;remote-database-name&gt;Medline&lt;/remote-database-name&gt;&lt;remote-database-provider&gt;NLM&lt;/remote-database-provider&gt;&lt;/record&gt;&lt;/Cite&gt;&lt;/EndNote&gt;</w:instrText>
      </w:r>
      <w:r w:rsidR="00FE07B5">
        <w:rPr>
          <w:rFonts w:ascii="Arial" w:hAnsi="Arial" w:cs="Arial"/>
          <w:sz w:val="22"/>
          <w:szCs w:val="22"/>
        </w:rPr>
        <w:fldChar w:fldCharType="separate"/>
      </w:r>
      <w:r w:rsidR="00FE07B5" w:rsidRPr="00FE07B5">
        <w:rPr>
          <w:rFonts w:ascii="Arial" w:hAnsi="Arial" w:cs="Arial"/>
          <w:noProof/>
          <w:sz w:val="22"/>
          <w:szCs w:val="22"/>
          <w:vertAlign w:val="superscript"/>
        </w:rPr>
        <w:t>23</w:t>
      </w:r>
      <w:r w:rsidR="00FE07B5">
        <w:rPr>
          <w:rFonts w:ascii="Arial" w:hAnsi="Arial" w:cs="Arial"/>
          <w:sz w:val="22"/>
          <w:szCs w:val="22"/>
        </w:rPr>
        <w:fldChar w:fldCharType="end"/>
      </w:r>
      <w:r w:rsidR="004E0857">
        <w:rPr>
          <w:rFonts w:ascii="Arial" w:hAnsi="Arial" w:cs="Arial"/>
          <w:sz w:val="22"/>
          <w:szCs w:val="22"/>
        </w:rPr>
        <w:t xml:space="preserve"> whereas</w:t>
      </w:r>
      <w:r w:rsidR="00165347" w:rsidRPr="00165347">
        <w:rPr>
          <w:rFonts w:ascii="Arial" w:hAnsi="Arial" w:cs="Arial"/>
          <w:sz w:val="22"/>
          <w:szCs w:val="22"/>
        </w:rPr>
        <w:t xml:space="preserve"> </w:t>
      </w:r>
      <w:r w:rsidR="00E65F95" w:rsidRPr="00E65F95">
        <w:rPr>
          <w:rFonts w:ascii="Arial" w:hAnsi="Arial" w:cs="Arial"/>
          <w:sz w:val="22"/>
          <w:szCs w:val="22"/>
        </w:rPr>
        <w:t xml:space="preserve">secretory defects, chemokine and HLA class I induction, and eventual β-cell apoptosis </w:t>
      </w:r>
      <w:r w:rsidR="00E65F95">
        <w:rPr>
          <w:rFonts w:ascii="Arial" w:hAnsi="Arial" w:cs="Arial"/>
          <w:sz w:val="22"/>
          <w:szCs w:val="22"/>
        </w:rPr>
        <w:t>in human islets.</w:t>
      </w:r>
      <w:r w:rsidR="008D48E3">
        <w:rPr>
          <w:rFonts w:ascii="Arial" w:hAnsi="Arial" w:cs="Arial"/>
          <w:sz w:val="22"/>
          <w:szCs w:val="22"/>
        </w:rPr>
        <w:fldChar w:fldCharType="begin">
          <w:fldData xml:space="preserve">PEVuZE5vdGU+PENpdGU+PEF1dGhvcj5Ib3N0ZW5zPC9BdXRob3I+PFllYXI+MTk5OTwvWWVhcj48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</w:fldData>
        </w:fldChar>
      </w:r>
      <w:r w:rsidR="00F25A5B">
        <w:rPr>
          <w:rFonts w:ascii="Arial" w:hAnsi="Arial" w:cs="Arial"/>
          <w:sz w:val="22"/>
          <w:szCs w:val="22"/>
        </w:rPr>
        <w:instrText xml:space="preserve"> ADDIN EN.CITE </w:instrText>
      </w:r>
      <w:r w:rsidR="00F25A5B">
        <w:rPr>
          <w:rFonts w:ascii="Arial" w:hAnsi="Arial" w:cs="Arial"/>
          <w:sz w:val="22"/>
          <w:szCs w:val="22"/>
        </w:rPr>
        <w:fldChar w:fldCharType="begin">
          <w:fldData xml:space="preserve">PEVuZE5vdGU+PENpdGU+PEF1dGhvcj5Ib3N0ZW5zPC9BdXRob3I+PFllYXI+MTk5OTwvWWVhcj48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</w:fldData>
        </w:fldChar>
      </w:r>
      <w:r w:rsidR="00F25A5B">
        <w:rPr>
          <w:rFonts w:ascii="Arial" w:hAnsi="Arial" w:cs="Arial"/>
          <w:sz w:val="22"/>
          <w:szCs w:val="22"/>
        </w:rPr>
        <w:instrText xml:space="preserve"> ADDIN EN.CITE.DATA </w:instrText>
      </w:r>
      <w:r w:rsidR="00F25A5B">
        <w:rPr>
          <w:rFonts w:ascii="Arial" w:hAnsi="Arial" w:cs="Arial"/>
          <w:sz w:val="22"/>
          <w:szCs w:val="22"/>
        </w:rPr>
      </w:r>
      <w:r w:rsidR="00F25A5B">
        <w:rPr>
          <w:rFonts w:ascii="Arial" w:hAnsi="Arial" w:cs="Arial"/>
          <w:sz w:val="22"/>
          <w:szCs w:val="22"/>
        </w:rPr>
        <w:fldChar w:fldCharType="end"/>
      </w:r>
      <w:r w:rsidR="008D48E3">
        <w:rPr>
          <w:rFonts w:ascii="Arial" w:hAnsi="Arial" w:cs="Arial"/>
          <w:sz w:val="22"/>
          <w:szCs w:val="22"/>
        </w:rPr>
      </w:r>
      <w:r w:rsidR="008D48E3">
        <w:rPr>
          <w:rFonts w:ascii="Arial" w:hAnsi="Arial" w:cs="Arial"/>
          <w:sz w:val="22"/>
          <w:szCs w:val="22"/>
        </w:rPr>
        <w:fldChar w:fldCharType="separate"/>
      </w:r>
      <w:r w:rsidR="005A4E51" w:rsidRPr="005A4E51">
        <w:rPr>
          <w:rFonts w:ascii="Arial" w:hAnsi="Arial" w:cs="Arial"/>
          <w:noProof/>
          <w:sz w:val="22"/>
          <w:szCs w:val="22"/>
          <w:vertAlign w:val="superscript"/>
        </w:rPr>
        <w:t>24,25</w:t>
      </w:r>
      <w:r w:rsidR="008D48E3">
        <w:rPr>
          <w:rFonts w:ascii="Arial" w:hAnsi="Arial" w:cs="Arial"/>
          <w:sz w:val="22"/>
          <w:szCs w:val="22"/>
        </w:rPr>
        <w:fldChar w:fldCharType="end"/>
      </w:r>
      <w:r w:rsidR="00915269">
        <w:rPr>
          <w:rFonts w:ascii="Arial" w:hAnsi="Arial" w:cs="Arial"/>
          <w:sz w:val="22"/>
          <w:szCs w:val="22"/>
        </w:rPr>
        <w:t xml:space="preserve"> </w:t>
      </w:r>
      <w:r w:rsidR="00DF28C5">
        <w:rPr>
          <w:rFonts w:ascii="Arial" w:hAnsi="Arial" w:cs="Arial"/>
          <w:color w:val="222222"/>
          <w:sz w:val="22"/>
          <w:szCs w:val="22"/>
        </w:rPr>
        <w:t xml:space="preserve">These models </w:t>
      </w:r>
      <w:r w:rsidR="00D74AF4">
        <w:rPr>
          <w:rFonts w:ascii="Arial" w:hAnsi="Arial" w:cs="Arial"/>
          <w:color w:val="222222"/>
          <w:sz w:val="22"/>
          <w:szCs w:val="22"/>
        </w:rPr>
        <w:t xml:space="preserve">were studied using </w:t>
      </w:r>
      <w:r w:rsidR="000C7818">
        <w:rPr>
          <w:rFonts w:ascii="Arial" w:hAnsi="Arial" w:cs="Arial"/>
          <w:sz w:val="22"/>
          <w:szCs w:val="22"/>
        </w:rPr>
        <w:t xml:space="preserve">multiple omics platforms, </w:t>
      </w:r>
      <w:r w:rsidR="001D7661" w:rsidRPr="00694E48">
        <w:rPr>
          <w:rFonts w:ascii="Arial" w:hAnsi="Arial" w:cs="Arial"/>
          <w:sz w:val="22"/>
          <w:szCs w:val="22"/>
        </w:rPr>
        <w:t>includ</w:t>
      </w:r>
      <w:r w:rsidR="000C7818">
        <w:rPr>
          <w:rFonts w:ascii="Arial" w:hAnsi="Arial" w:cs="Arial"/>
          <w:sz w:val="22"/>
          <w:szCs w:val="22"/>
        </w:rPr>
        <w:t xml:space="preserve">ing RNA sequencing (RNA-seq), </w:t>
      </w:r>
      <w:r w:rsidR="001D7661" w:rsidRPr="00694E48">
        <w:rPr>
          <w:rFonts w:ascii="Arial" w:hAnsi="Arial" w:cs="Arial"/>
          <w:sz w:val="22"/>
          <w:szCs w:val="22"/>
        </w:rPr>
        <w:t xml:space="preserve"> single-cell RNA-seq</w:t>
      </w:r>
      <w:r w:rsidR="00535881">
        <w:rPr>
          <w:rFonts w:ascii="Arial" w:hAnsi="Arial" w:cs="Arial"/>
          <w:sz w:val="22"/>
          <w:szCs w:val="22"/>
        </w:rPr>
        <w:t xml:space="preserve"> (scRNA-seq</w:t>
      </w:r>
      <w:r w:rsidR="001D7661" w:rsidRPr="00694E48">
        <w:rPr>
          <w:rFonts w:ascii="Arial" w:hAnsi="Arial" w:cs="Arial"/>
          <w:sz w:val="22"/>
          <w:szCs w:val="22"/>
        </w:rPr>
        <w:t xml:space="preserve">), </w:t>
      </w:r>
      <w:r w:rsidR="0098392D">
        <w:rPr>
          <w:rFonts w:ascii="Arial" w:hAnsi="Arial" w:cs="Arial"/>
          <w:sz w:val="22"/>
          <w:szCs w:val="22"/>
        </w:rPr>
        <w:t>s</w:t>
      </w:r>
      <w:r w:rsidR="00DE5591">
        <w:rPr>
          <w:rFonts w:ascii="Arial" w:hAnsi="Arial" w:cs="Arial"/>
          <w:sz w:val="22"/>
          <w:szCs w:val="22"/>
        </w:rPr>
        <w:t>ingle</w:t>
      </w:r>
      <w:r w:rsidR="00073BA6">
        <w:rPr>
          <w:rFonts w:ascii="Arial" w:hAnsi="Arial" w:cs="Arial"/>
          <w:sz w:val="22"/>
          <w:szCs w:val="22"/>
        </w:rPr>
        <w:t>-nuclei RNA-seq (sn</w:t>
      </w:r>
      <w:r w:rsidR="0098392D">
        <w:rPr>
          <w:rFonts w:ascii="Arial" w:hAnsi="Arial" w:cs="Arial"/>
          <w:sz w:val="22"/>
          <w:szCs w:val="22"/>
        </w:rPr>
        <w:t>RNA-seq)</w:t>
      </w:r>
      <w:r w:rsidR="00073BA6">
        <w:rPr>
          <w:rFonts w:ascii="Arial" w:hAnsi="Arial" w:cs="Arial"/>
          <w:sz w:val="22"/>
          <w:szCs w:val="22"/>
        </w:rPr>
        <w:t xml:space="preserve">, </w:t>
      </w:r>
      <w:r w:rsidR="001D7661" w:rsidRPr="00694E48">
        <w:rPr>
          <w:rFonts w:ascii="Arial" w:hAnsi="Arial" w:cs="Arial"/>
          <w:sz w:val="22"/>
          <w:szCs w:val="22"/>
        </w:rPr>
        <w:t>chromatin and epigenetic assays (ATAC-seq for chromatin accessibility, H3K27</w:t>
      </w:r>
      <w:ins w:id="43" w:author="Nakayasu, Ernesto S" w:date="2026-05-12T09:14:00Z" w16du:dateUtc="2026-05-12T16:14:00Z">
        <w:r w:rsidR="009C54EC">
          <w:rPr>
            <w:rFonts w:ascii="Arial" w:hAnsi="Arial" w:cs="Arial"/>
            <w:sz w:val="22"/>
            <w:szCs w:val="22"/>
          </w:rPr>
          <w:t>A</w:t>
        </w:r>
      </w:ins>
      <w:del w:id="44" w:author="Nakayasu, Ernesto S" w:date="2026-05-12T09:14:00Z" w16du:dateUtc="2026-05-12T16:14:00Z">
        <w:r w:rsidR="001D7661" w:rsidRPr="00694E48" w:rsidDel="009C54EC">
          <w:rPr>
            <w:rFonts w:ascii="Arial" w:hAnsi="Arial" w:cs="Arial"/>
            <w:sz w:val="22"/>
            <w:szCs w:val="22"/>
          </w:rPr>
          <w:delText>a</w:delText>
        </w:r>
      </w:del>
      <w:r w:rsidR="001D7661" w:rsidRPr="00694E48">
        <w:rPr>
          <w:rFonts w:ascii="Arial" w:hAnsi="Arial" w:cs="Arial"/>
          <w:sz w:val="22"/>
          <w:szCs w:val="22"/>
        </w:rPr>
        <w:t>c ChIP-seq, UMI-4C chromosome conformation capture, and DNA methylation profiling), as well as proteomic</w:t>
      </w:r>
      <w:r w:rsidR="00934CD4">
        <w:rPr>
          <w:rFonts w:ascii="Arial" w:hAnsi="Arial" w:cs="Arial"/>
          <w:sz w:val="22"/>
          <w:szCs w:val="22"/>
        </w:rPr>
        <w:t>s</w:t>
      </w:r>
      <w:r w:rsidR="001D7661" w:rsidRPr="00694E48">
        <w:rPr>
          <w:rFonts w:ascii="Arial" w:hAnsi="Arial" w:cs="Arial"/>
          <w:sz w:val="22"/>
          <w:szCs w:val="22"/>
        </w:rPr>
        <w:t xml:space="preserve"> (</w:t>
      </w:r>
      <w:r w:rsidR="00571CCE">
        <w:rPr>
          <w:rFonts w:ascii="Arial" w:hAnsi="Arial" w:cs="Arial"/>
          <w:sz w:val="22"/>
          <w:szCs w:val="22"/>
        </w:rPr>
        <w:t>shot</w:t>
      </w:r>
      <w:r w:rsidR="000C4747">
        <w:rPr>
          <w:rFonts w:ascii="Arial" w:hAnsi="Arial" w:cs="Arial"/>
          <w:sz w:val="22"/>
          <w:szCs w:val="22"/>
        </w:rPr>
        <w:t xml:space="preserve">gun </w:t>
      </w:r>
      <w:r w:rsidR="001D7661" w:rsidRPr="00694E48">
        <w:rPr>
          <w:rFonts w:ascii="Arial" w:hAnsi="Arial" w:cs="Arial"/>
          <w:sz w:val="22"/>
          <w:szCs w:val="22"/>
        </w:rPr>
        <w:t>proteom</w:t>
      </w:r>
      <w:r w:rsidR="00223AA1">
        <w:rPr>
          <w:rFonts w:ascii="Arial" w:hAnsi="Arial" w:cs="Arial"/>
          <w:sz w:val="22"/>
          <w:szCs w:val="22"/>
        </w:rPr>
        <w:t>ics</w:t>
      </w:r>
      <w:r w:rsidR="001D7661" w:rsidRPr="00694E48">
        <w:rPr>
          <w:rFonts w:ascii="Arial" w:hAnsi="Arial" w:cs="Arial"/>
          <w:sz w:val="22"/>
          <w:szCs w:val="22"/>
        </w:rPr>
        <w:t>,</w:t>
      </w:r>
      <w:r w:rsidR="00223AA1">
        <w:rPr>
          <w:rFonts w:ascii="Arial" w:hAnsi="Arial" w:cs="Arial"/>
          <w:sz w:val="22"/>
          <w:szCs w:val="22"/>
        </w:rPr>
        <w:t xml:space="preserve"> </w:t>
      </w:r>
      <w:r w:rsidR="00E73C00">
        <w:rPr>
          <w:rFonts w:ascii="Arial" w:hAnsi="Arial" w:cs="Arial"/>
          <w:sz w:val="22"/>
          <w:szCs w:val="22"/>
        </w:rPr>
        <w:t xml:space="preserve">top-down proteomics, cysteine redox, acetylome and </w:t>
      </w:r>
      <w:r w:rsidR="001D7661" w:rsidRPr="00694E48">
        <w:rPr>
          <w:rFonts w:ascii="Arial" w:hAnsi="Arial" w:cs="Arial"/>
          <w:sz w:val="22"/>
          <w:szCs w:val="22"/>
        </w:rPr>
        <w:t>phosphoproteomics)</w:t>
      </w:r>
      <w:r w:rsidR="00336C13">
        <w:rPr>
          <w:rFonts w:ascii="Arial" w:hAnsi="Arial" w:cs="Arial"/>
          <w:sz w:val="22"/>
          <w:szCs w:val="22"/>
        </w:rPr>
        <w:t xml:space="preserve">, </w:t>
      </w:r>
      <w:r w:rsidR="00223AA1">
        <w:rPr>
          <w:rFonts w:ascii="Arial" w:hAnsi="Arial" w:cs="Arial"/>
          <w:sz w:val="22"/>
          <w:szCs w:val="22"/>
        </w:rPr>
        <w:t>metabolomics</w:t>
      </w:r>
      <w:r w:rsidR="00603AA2">
        <w:rPr>
          <w:rFonts w:ascii="Arial" w:hAnsi="Arial" w:cs="Arial"/>
          <w:sz w:val="22"/>
          <w:szCs w:val="22"/>
        </w:rPr>
        <w:t>,</w:t>
      </w:r>
      <w:r w:rsidR="00223AA1">
        <w:rPr>
          <w:rFonts w:ascii="Arial" w:hAnsi="Arial" w:cs="Arial"/>
          <w:sz w:val="22"/>
          <w:szCs w:val="22"/>
        </w:rPr>
        <w:t xml:space="preserve"> and </w:t>
      </w:r>
      <w:r w:rsidR="001D7661" w:rsidRPr="00694E48">
        <w:rPr>
          <w:rFonts w:ascii="Arial" w:hAnsi="Arial" w:cs="Arial"/>
          <w:sz w:val="22"/>
          <w:szCs w:val="22"/>
        </w:rPr>
        <w:t>lipidomics</w:t>
      </w:r>
      <w:r w:rsidR="0075555F">
        <w:rPr>
          <w:rFonts w:ascii="Arial" w:hAnsi="Arial" w:cs="Arial"/>
          <w:sz w:val="22"/>
          <w:szCs w:val="22"/>
        </w:rPr>
        <w:t xml:space="preserve"> (</w:t>
      </w:r>
      <w:r w:rsidR="0075555F" w:rsidRPr="0075555F">
        <w:rPr>
          <w:rFonts w:ascii="Arial" w:hAnsi="Arial" w:cs="Arial"/>
          <w:b/>
          <w:bCs/>
          <w:sz w:val="22"/>
          <w:szCs w:val="22"/>
        </w:rPr>
        <w:t>Fig</w:t>
      </w:r>
      <w:r w:rsidR="00A3641F">
        <w:rPr>
          <w:rFonts w:ascii="Arial" w:hAnsi="Arial" w:cs="Arial"/>
          <w:b/>
          <w:bCs/>
          <w:sz w:val="22"/>
          <w:szCs w:val="22"/>
        </w:rPr>
        <w:t>ure</w:t>
      </w:r>
      <w:r w:rsidR="0075555F" w:rsidRPr="0075555F">
        <w:rPr>
          <w:rFonts w:ascii="Arial" w:hAnsi="Arial" w:cs="Arial"/>
          <w:b/>
          <w:bCs/>
          <w:sz w:val="22"/>
          <w:szCs w:val="22"/>
        </w:rPr>
        <w:t xml:space="preserve"> 2</w:t>
      </w:r>
      <w:r w:rsidR="0075555F">
        <w:rPr>
          <w:rFonts w:ascii="Arial" w:hAnsi="Arial" w:cs="Arial"/>
          <w:sz w:val="22"/>
          <w:szCs w:val="22"/>
        </w:rPr>
        <w:t>)</w:t>
      </w:r>
      <w:r w:rsidR="001D7661" w:rsidRPr="00694E48">
        <w:rPr>
          <w:rFonts w:ascii="Arial" w:hAnsi="Arial" w:cs="Arial"/>
          <w:sz w:val="22"/>
          <w:szCs w:val="22"/>
        </w:rPr>
        <w:t xml:space="preserve">. </w:t>
      </w:r>
      <w:r w:rsidR="00BF5F56">
        <w:rPr>
          <w:rFonts w:ascii="Arial" w:hAnsi="Arial" w:cs="Arial"/>
          <w:sz w:val="22"/>
          <w:szCs w:val="22"/>
        </w:rPr>
        <w:t xml:space="preserve">Bulk RNA-seq </w:t>
      </w:r>
      <w:r w:rsidR="004E4B11">
        <w:rPr>
          <w:rFonts w:ascii="Arial" w:hAnsi="Arial" w:cs="Arial"/>
          <w:sz w:val="22"/>
          <w:szCs w:val="22"/>
        </w:rPr>
        <w:t>provid</w:t>
      </w:r>
      <w:r w:rsidR="008B747D">
        <w:rPr>
          <w:rFonts w:ascii="Arial" w:hAnsi="Arial" w:cs="Arial"/>
          <w:sz w:val="22"/>
          <w:szCs w:val="22"/>
        </w:rPr>
        <w:t>e</w:t>
      </w:r>
      <w:r w:rsidR="004E4B11">
        <w:rPr>
          <w:rFonts w:ascii="Arial" w:hAnsi="Arial" w:cs="Arial"/>
          <w:sz w:val="22"/>
          <w:szCs w:val="22"/>
        </w:rPr>
        <w:t xml:space="preserve">s </w:t>
      </w:r>
      <w:r w:rsidR="00CD5251">
        <w:rPr>
          <w:rFonts w:ascii="Arial" w:hAnsi="Arial" w:cs="Arial"/>
          <w:sz w:val="22"/>
          <w:szCs w:val="22"/>
        </w:rPr>
        <w:t>a</w:t>
      </w:r>
      <w:r w:rsidR="008B747D">
        <w:rPr>
          <w:rFonts w:ascii="Arial" w:hAnsi="Arial" w:cs="Arial"/>
          <w:sz w:val="22"/>
          <w:szCs w:val="22"/>
        </w:rPr>
        <w:t xml:space="preserve"> comprehensive mapping of the transcriptome landscape in these </w:t>
      </w:r>
      <w:r w:rsidR="00772FA5">
        <w:rPr>
          <w:rFonts w:ascii="Arial" w:hAnsi="Arial" w:cs="Arial"/>
          <w:sz w:val="22"/>
          <w:szCs w:val="22"/>
        </w:rPr>
        <w:t>models</w:t>
      </w:r>
      <w:r w:rsidR="00CD5251">
        <w:rPr>
          <w:rFonts w:ascii="Arial" w:hAnsi="Arial" w:cs="Arial"/>
          <w:sz w:val="22"/>
          <w:szCs w:val="22"/>
        </w:rPr>
        <w:t>, while the scRNA-seq and snRNA-seq</w:t>
      </w:r>
      <w:r w:rsidR="00C91ECE">
        <w:rPr>
          <w:rFonts w:ascii="Arial" w:hAnsi="Arial" w:cs="Arial"/>
          <w:sz w:val="22"/>
          <w:szCs w:val="22"/>
        </w:rPr>
        <w:t xml:space="preserve"> provide additional information on the cell typ</w:t>
      </w:r>
      <w:r w:rsidR="00D6190E">
        <w:rPr>
          <w:rFonts w:ascii="Arial" w:hAnsi="Arial" w:cs="Arial"/>
          <w:sz w:val="22"/>
          <w:szCs w:val="22"/>
        </w:rPr>
        <w:t>es and subtypes</w:t>
      </w:r>
      <w:r w:rsidR="0040579C">
        <w:rPr>
          <w:rFonts w:ascii="Arial" w:hAnsi="Arial" w:cs="Arial"/>
          <w:sz w:val="22"/>
          <w:szCs w:val="22"/>
        </w:rPr>
        <w:t>, but might come with the cost of lower coverage</w:t>
      </w:r>
      <w:r w:rsidR="00772FA5">
        <w:rPr>
          <w:rFonts w:ascii="Arial" w:hAnsi="Arial" w:cs="Arial"/>
          <w:sz w:val="22"/>
          <w:szCs w:val="22"/>
        </w:rPr>
        <w:t>.</w:t>
      </w:r>
      <w:r w:rsidR="00930681">
        <w:rPr>
          <w:rFonts w:ascii="Arial" w:hAnsi="Arial" w:cs="Arial"/>
          <w:sz w:val="22"/>
          <w:szCs w:val="22"/>
        </w:rPr>
        <w:t xml:space="preserve"> </w:t>
      </w:r>
      <w:ins w:id="45" w:author="Nakayasu, Ernesto S" w:date="2026-05-12T08:56:00Z">
        <w:r w:rsidR="00D6415C" w:rsidRPr="00D6415C">
          <w:rPr>
            <w:rFonts w:ascii="Arial" w:hAnsi="Arial" w:cs="Arial"/>
            <w:sz w:val="22"/>
            <w:szCs w:val="22"/>
          </w:rPr>
          <w:t>The scRNA-seq datasets provide critical resolution into cell type-specific and state-dependent responses of pancreatic islets and stem cell-derived islets cells under inflammatory stress, enabling deconvolution of heterogeneous populations that are obscured in bulk analyses. By resolving transcriptional changes at the single-cell level, these data allow identification of distinct β-cell subpopulations, differential cytokine responsiveness, and lineage-specific regulatory programs, while also supporting inference of cell-state transitions and stress-induced phenotypic shifts. Importantly, when integrated with complementary multi-omics layers (e.g., ATAC-seq, proteomics), the scRNA-seq data enable reconstruction of regulatory networks and facilitate mechanistic insights into how pro-inflammatory cytokines drive β-cell dysfunction and death in diabetes.</w:t>
        </w:r>
      </w:ins>
      <w:ins w:id="46" w:author="Nakayasu, Ernesto S" w:date="2026-05-12T08:56:00Z" w16du:dateUtc="2026-05-12T15:56:00Z">
        <w:r w:rsidR="006E433E">
          <w:rPr>
            <w:rFonts w:ascii="Arial" w:hAnsi="Arial" w:cs="Arial"/>
            <w:sz w:val="22"/>
            <w:szCs w:val="22"/>
          </w:rPr>
          <w:t xml:space="preserve"> </w:t>
        </w:r>
      </w:ins>
      <w:r w:rsidR="00930681">
        <w:rPr>
          <w:rFonts w:ascii="Arial" w:hAnsi="Arial" w:cs="Arial"/>
          <w:sz w:val="22"/>
          <w:szCs w:val="22"/>
        </w:rPr>
        <w:t>The c</w:t>
      </w:r>
      <w:r w:rsidR="003D0C37" w:rsidRPr="003D0C37">
        <w:rPr>
          <w:rFonts w:ascii="Arial" w:hAnsi="Arial" w:cs="Arial"/>
          <w:sz w:val="22"/>
          <w:szCs w:val="22"/>
        </w:rPr>
        <w:t xml:space="preserve">hromatin and epigenetic datasets </w:t>
      </w:r>
      <w:r w:rsidR="00930681" w:rsidRPr="00694E48">
        <w:rPr>
          <w:rFonts w:ascii="Arial" w:hAnsi="Arial" w:cs="Arial"/>
          <w:sz w:val="22"/>
          <w:szCs w:val="22"/>
        </w:rPr>
        <w:t>(ATAC-seq for chromatin accessibility, H3K27ac ChIP-seq, UMI-4C chromosome conformation capture, and DNA methylation profiling)</w:t>
      </w:r>
      <w:r w:rsidR="00930681">
        <w:rPr>
          <w:rFonts w:ascii="Arial" w:hAnsi="Arial" w:cs="Arial"/>
          <w:sz w:val="22"/>
          <w:szCs w:val="22"/>
        </w:rPr>
        <w:t xml:space="preserve"> </w:t>
      </w:r>
      <w:r w:rsidR="003D0C37" w:rsidRPr="003D0C37">
        <w:rPr>
          <w:rFonts w:ascii="Arial" w:hAnsi="Arial" w:cs="Arial"/>
          <w:sz w:val="22"/>
          <w:szCs w:val="22"/>
        </w:rPr>
        <w:t xml:space="preserve">offer insights into </w:t>
      </w:r>
      <w:r w:rsidR="003B2832">
        <w:rPr>
          <w:rFonts w:ascii="Arial" w:hAnsi="Arial" w:cs="Arial"/>
          <w:sz w:val="22"/>
          <w:szCs w:val="22"/>
        </w:rPr>
        <w:t xml:space="preserve">genomic architecture, </w:t>
      </w:r>
      <w:r w:rsidR="003D0C37" w:rsidRPr="003D0C37">
        <w:rPr>
          <w:rFonts w:ascii="Arial" w:hAnsi="Arial" w:cs="Arial"/>
          <w:sz w:val="22"/>
          <w:szCs w:val="22"/>
        </w:rPr>
        <w:t>actively transcribed regions and potential regulatory sequences that coordinate the inflammatory response in these models</w:t>
      </w:r>
      <w:r w:rsidR="00EA3737">
        <w:rPr>
          <w:rFonts w:ascii="Arial" w:hAnsi="Arial" w:cs="Arial"/>
          <w:sz w:val="22"/>
          <w:szCs w:val="22"/>
        </w:rPr>
        <w:t>.</w:t>
      </w:r>
      <w:r w:rsidR="00EA308C">
        <w:rPr>
          <w:rFonts w:ascii="Arial" w:hAnsi="Arial" w:cs="Arial"/>
          <w:sz w:val="22"/>
          <w:szCs w:val="22"/>
        </w:rPr>
        <w:t xml:space="preserve"> </w:t>
      </w:r>
      <w:r w:rsidR="00727901">
        <w:rPr>
          <w:rFonts w:ascii="Arial" w:hAnsi="Arial" w:cs="Arial"/>
          <w:sz w:val="22"/>
          <w:szCs w:val="22"/>
        </w:rPr>
        <w:t xml:space="preserve">Therefore, the </w:t>
      </w:r>
      <w:r w:rsidR="00E20BD1">
        <w:rPr>
          <w:rFonts w:ascii="Arial" w:hAnsi="Arial" w:cs="Arial"/>
          <w:sz w:val="22"/>
          <w:szCs w:val="22"/>
        </w:rPr>
        <w:t>transcriptomics datasets combined</w:t>
      </w:r>
      <w:r w:rsidR="00C572DE">
        <w:rPr>
          <w:rFonts w:ascii="Arial" w:hAnsi="Arial" w:cs="Arial"/>
          <w:sz w:val="22"/>
          <w:szCs w:val="22"/>
        </w:rPr>
        <w:t xml:space="preserve"> with the c</w:t>
      </w:r>
      <w:r w:rsidR="00C572DE" w:rsidRPr="003D0C37">
        <w:rPr>
          <w:rFonts w:ascii="Arial" w:hAnsi="Arial" w:cs="Arial"/>
          <w:sz w:val="22"/>
          <w:szCs w:val="22"/>
        </w:rPr>
        <w:t>hromatin and epigenetic datasets</w:t>
      </w:r>
      <w:r w:rsidR="00C572DE">
        <w:rPr>
          <w:rFonts w:ascii="Arial" w:hAnsi="Arial" w:cs="Arial"/>
          <w:sz w:val="22"/>
          <w:szCs w:val="22"/>
        </w:rPr>
        <w:t xml:space="preserve"> can provide detailed information about</w:t>
      </w:r>
      <w:r w:rsidR="001621DE">
        <w:rPr>
          <w:rFonts w:ascii="Arial" w:hAnsi="Arial" w:cs="Arial"/>
          <w:sz w:val="22"/>
          <w:szCs w:val="22"/>
        </w:rPr>
        <w:t xml:space="preserve"> the transcriptional </w:t>
      </w:r>
      <w:r w:rsidR="00277E96">
        <w:rPr>
          <w:rFonts w:ascii="Arial" w:hAnsi="Arial" w:cs="Arial"/>
          <w:sz w:val="22"/>
          <w:szCs w:val="22"/>
        </w:rPr>
        <w:t xml:space="preserve">regulation and gene expression. </w:t>
      </w:r>
      <w:ins w:id="47" w:author="Nakayasu, Ernesto S" w:date="2026-05-11T15:52:00Z" w16du:dateUtc="2026-05-11T22:52:00Z">
        <w:r w:rsidR="008B51D9">
          <w:rPr>
            <w:rFonts w:ascii="Arial" w:hAnsi="Arial" w:cs="Arial"/>
            <w:sz w:val="22"/>
            <w:szCs w:val="22"/>
          </w:rPr>
          <w:t>P</w:t>
        </w:r>
      </w:ins>
      <w:del w:id="48" w:author="Nakayasu, Ernesto S" w:date="2026-05-11T15:52:00Z" w16du:dateUtc="2026-05-11T22:52:00Z">
        <w:r w:rsidR="00534367">
          <w:rPr>
            <w:rFonts w:ascii="Arial" w:hAnsi="Arial" w:cs="Arial"/>
            <w:sz w:val="22"/>
            <w:szCs w:val="22"/>
          </w:rPr>
          <w:delText>The p</w:delText>
        </w:r>
      </w:del>
      <w:r w:rsidR="00534367">
        <w:rPr>
          <w:rFonts w:ascii="Arial" w:hAnsi="Arial" w:cs="Arial"/>
          <w:sz w:val="22"/>
          <w:szCs w:val="22"/>
        </w:rPr>
        <w:t xml:space="preserve">roteomics analysis </w:t>
      </w:r>
      <w:r w:rsidR="00767725">
        <w:rPr>
          <w:rFonts w:ascii="Arial" w:hAnsi="Arial" w:cs="Arial"/>
          <w:sz w:val="22"/>
          <w:szCs w:val="22"/>
        </w:rPr>
        <w:t>provides</w:t>
      </w:r>
      <w:r w:rsidR="00534367">
        <w:rPr>
          <w:rFonts w:ascii="Arial" w:hAnsi="Arial" w:cs="Arial"/>
          <w:sz w:val="22"/>
          <w:szCs w:val="22"/>
        </w:rPr>
        <w:t xml:space="preserve"> information about </w:t>
      </w:r>
      <w:del w:id="49" w:author="Nakayasu, Ernesto S" w:date="2026-05-11T15:52:00Z" w16du:dateUtc="2026-05-11T22:52:00Z">
        <w:r w:rsidR="00534367">
          <w:rPr>
            <w:rFonts w:ascii="Arial" w:hAnsi="Arial" w:cs="Arial"/>
            <w:sz w:val="22"/>
            <w:szCs w:val="22"/>
          </w:rPr>
          <w:delText xml:space="preserve">the </w:delText>
        </w:r>
      </w:del>
      <w:r w:rsidR="00534367">
        <w:rPr>
          <w:rFonts w:ascii="Arial" w:hAnsi="Arial" w:cs="Arial"/>
          <w:sz w:val="22"/>
          <w:szCs w:val="22"/>
        </w:rPr>
        <w:t xml:space="preserve">protein </w:t>
      </w:r>
      <w:r w:rsidR="00727072">
        <w:rPr>
          <w:rFonts w:ascii="Arial" w:hAnsi="Arial" w:cs="Arial"/>
          <w:sz w:val="22"/>
          <w:szCs w:val="22"/>
        </w:rPr>
        <w:t xml:space="preserve">abundances, </w:t>
      </w:r>
      <w:del w:id="50" w:author="Nakayasu, Ernesto S" w:date="2026-05-11T15:52:00Z" w16du:dateUtc="2026-05-11T22:52:00Z">
        <w:r w:rsidR="005645A7">
          <w:rPr>
            <w:rFonts w:ascii="Arial" w:hAnsi="Arial" w:cs="Arial"/>
            <w:sz w:val="22"/>
            <w:szCs w:val="22"/>
          </w:rPr>
          <w:delText>which</w:delText>
        </w:r>
      </w:del>
      <w:ins w:id="51" w:author="Nakayasu, Ernesto S" w:date="2026-05-11T15:52:00Z" w16du:dateUtc="2026-05-11T22:52:00Z">
        <w:r w:rsidR="008B51D9">
          <w:rPr>
            <w:rFonts w:ascii="Arial" w:hAnsi="Arial" w:cs="Arial"/>
            <w:sz w:val="22"/>
            <w:szCs w:val="22"/>
          </w:rPr>
          <w:t>and</w:t>
        </w:r>
      </w:ins>
      <w:r w:rsidR="005645A7">
        <w:rPr>
          <w:rFonts w:ascii="Arial" w:hAnsi="Arial" w:cs="Arial"/>
          <w:sz w:val="22"/>
          <w:szCs w:val="22"/>
        </w:rPr>
        <w:t xml:space="preserve"> can </w:t>
      </w:r>
      <w:del w:id="52" w:author="Nakayasu, Ernesto S" w:date="2026-05-11T15:42:00Z" w16du:dateUtc="2026-05-11T22:42:00Z">
        <w:r w:rsidR="00CB036A">
          <w:rPr>
            <w:rFonts w:ascii="Arial" w:hAnsi="Arial" w:cs="Arial"/>
            <w:sz w:val="22"/>
            <w:szCs w:val="22"/>
          </w:rPr>
          <w:delText>provide additional information to the</w:delText>
        </w:r>
      </w:del>
      <w:ins w:id="53" w:author="Nakayasu, Ernesto S" w:date="2026-05-11T15:52:00Z" w16du:dateUtc="2026-05-11T22:52:00Z">
        <w:r w:rsidR="00932F42">
          <w:rPr>
            <w:rFonts w:ascii="Arial" w:hAnsi="Arial" w:cs="Arial"/>
            <w:sz w:val="22"/>
            <w:szCs w:val="22"/>
          </w:rPr>
          <w:t>lead to the identification of</w:t>
        </w:r>
      </w:ins>
      <w:r w:rsidR="00CB036A">
        <w:rPr>
          <w:rFonts w:ascii="Arial" w:hAnsi="Arial" w:cs="Arial"/>
          <w:sz w:val="22"/>
          <w:szCs w:val="22"/>
        </w:rPr>
        <w:t xml:space="preserve"> pathways </w:t>
      </w:r>
      <w:ins w:id="54" w:author="Nakayasu, Ernesto S" w:date="2026-05-11T15:42:00Z" w16du:dateUtc="2026-05-11T22:42:00Z">
        <w:r w:rsidR="002F2B45">
          <w:rPr>
            <w:rFonts w:ascii="Arial" w:hAnsi="Arial" w:cs="Arial"/>
            <w:sz w:val="22"/>
            <w:szCs w:val="22"/>
          </w:rPr>
          <w:t xml:space="preserve">that are </w:t>
        </w:r>
      </w:ins>
      <w:r w:rsidR="00CB036A">
        <w:rPr>
          <w:rFonts w:ascii="Arial" w:hAnsi="Arial" w:cs="Arial"/>
          <w:sz w:val="22"/>
          <w:szCs w:val="22"/>
        </w:rPr>
        <w:t xml:space="preserve">more likely to be active </w:t>
      </w:r>
      <w:del w:id="55" w:author="Nakayasu, Ernesto S" w:date="2026-05-11T15:48:00Z" w16du:dateUtc="2026-05-11T22:48:00Z">
        <w:r w:rsidR="00CB036A">
          <w:rPr>
            <w:rFonts w:ascii="Arial" w:hAnsi="Arial" w:cs="Arial"/>
            <w:sz w:val="22"/>
            <w:szCs w:val="22"/>
          </w:rPr>
          <w:delText>at</w:delText>
        </w:r>
      </w:del>
      <w:ins w:id="56" w:author="Nakayasu, Ernesto S" w:date="2026-05-11T15:48:00Z" w16du:dateUtc="2026-05-11T22:48:00Z">
        <w:r w:rsidR="0067222C">
          <w:rPr>
            <w:rFonts w:ascii="Arial" w:hAnsi="Arial" w:cs="Arial"/>
            <w:sz w:val="22"/>
            <w:szCs w:val="22"/>
          </w:rPr>
          <w:t>in</w:t>
        </w:r>
      </w:ins>
      <w:r w:rsidR="00CB036A">
        <w:rPr>
          <w:rFonts w:ascii="Arial" w:hAnsi="Arial" w:cs="Arial"/>
          <w:sz w:val="22"/>
          <w:szCs w:val="22"/>
        </w:rPr>
        <w:t xml:space="preserve"> specific conditions. Moreover, the </w:t>
      </w:r>
      <w:r w:rsidR="000026C3">
        <w:rPr>
          <w:rFonts w:ascii="Arial" w:hAnsi="Arial" w:cs="Arial"/>
          <w:sz w:val="22"/>
          <w:szCs w:val="22"/>
        </w:rPr>
        <w:t>c</w:t>
      </w:r>
      <w:r w:rsidR="00727072">
        <w:rPr>
          <w:rFonts w:ascii="Arial" w:hAnsi="Arial" w:cs="Arial"/>
          <w:sz w:val="22"/>
          <w:szCs w:val="22"/>
        </w:rPr>
        <w:t>ombin</w:t>
      </w:r>
      <w:r w:rsidR="000026C3">
        <w:rPr>
          <w:rFonts w:ascii="Arial" w:hAnsi="Arial" w:cs="Arial"/>
          <w:sz w:val="22"/>
          <w:szCs w:val="22"/>
        </w:rPr>
        <w:t>ation of proteomics</w:t>
      </w:r>
      <w:r w:rsidR="00727072">
        <w:rPr>
          <w:rFonts w:ascii="Arial" w:hAnsi="Arial" w:cs="Arial"/>
          <w:sz w:val="22"/>
          <w:szCs w:val="22"/>
        </w:rPr>
        <w:t xml:space="preserve"> with </w:t>
      </w:r>
      <w:r w:rsidR="00767725">
        <w:rPr>
          <w:rFonts w:ascii="Arial" w:hAnsi="Arial" w:cs="Arial"/>
          <w:sz w:val="22"/>
          <w:szCs w:val="22"/>
        </w:rPr>
        <w:t>transcriptomics</w:t>
      </w:r>
      <w:r w:rsidR="005645A7">
        <w:rPr>
          <w:rFonts w:ascii="Arial" w:hAnsi="Arial" w:cs="Arial"/>
          <w:sz w:val="22"/>
          <w:szCs w:val="22"/>
        </w:rPr>
        <w:t xml:space="preserve"> can be use</w:t>
      </w:r>
      <w:r w:rsidR="003E13AD">
        <w:rPr>
          <w:rFonts w:ascii="Arial" w:hAnsi="Arial" w:cs="Arial"/>
          <w:sz w:val="22"/>
          <w:szCs w:val="22"/>
        </w:rPr>
        <w:t>d</w:t>
      </w:r>
      <w:r w:rsidR="000026C3">
        <w:rPr>
          <w:rFonts w:ascii="Arial" w:hAnsi="Arial" w:cs="Arial"/>
          <w:sz w:val="22"/>
          <w:szCs w:val="22"/>
        </w:rPr>
        <w:t xml:space="preserve"> to validate </w:t>
      </w:r>
      <w:del w:id="57" w:author="Nakayasu, Ernesto S" w:date="2026-05-11T15:59:00Z" w16du:dateUtc="2026-05-11T22:59:00Z">
        <w:r w:rsidR="000026C3">
          <w:rPr>
            <w:rFonts w:ascii="Arial" w:hAnsi="Arial" w:cs="Arial"/>
            <w:sz w:val="22"/>
            <w:szCs w:val="22"/>
          </w:rPr>
          <w:delText xml:space="preserve">the production of </w:delText>
        </w:r>
        <w:r w:rsidR="00947CC6">
          <w:rPr>
            <w:rFonts w:ascii="Arial" w:hAnsi="Arial" w:cs="Arial"/>
            <w:sz w:val="22"/>
            <w:szCs w:val="22"/>
          </w:rPr>
          <w:delText>upregulated transcripts</w:delText>
        </w:r>
      </w:del>
      <w:ins w:id="58" w:author="Nakayasu, Ernesto S" w:date="2026-05-11T15:59:00Z" w16du:dateUtc="2026-05-11T22:59:00Z">
        <w:r w:rsidR="00DE67F7">
          <w:rPr>
            <w:rFonts w:ascii="Arial" w:hAnsi="Arial" w:cs="Arial"/>
            <w:sz w:val="22"/>
            <w:szCs w:val="22"/>
          </w:rPr>
          <w:t>transcription-level regulations</w:t>
        </w:r>
      </w:ins>
      <w:r w:rsidR="00947CC6">
        <w:rPr>
          <w:rFonts w:ascii="Arial" w:hAnsi="Arial" w:cs="Arial"/>
          <w:sz w:val="22"/>
          <w:szCs w:val="22"/>
        </w:rPr>
        <w:t xml:space="preserve">, and to study potential post-transcriptional regulations. </w:t>
      </w:r>
      <w:r w:rsidR="006D70E4">
        <w:rPr>
          <w:rFonts w:ascii="Arial" w:hAnsi="Arial" w:cs="Arial"/>
          <w:sz w:val="22"/>
          <w:szCs w:val="22"/>
        </w:rPr>
        <w:t>Post</w:t>
      </w:r>
      <w:r w:rsidR="00C523DD">
        <w:rPr>
          <w:rFonts w:ascii="Arial" w:hAnsi="Arial" w:cs="Arial"/>
          <w:sz w:val="22"/>
          <w:szCs w:val="22"/>
        </w:rPr>
        <w:t xml:space="preserve">-translational modification analysis can be used </w:t>
      </w:r>
      <w:r w:rsidR="00E527ED">
        <w:rPr>
          <w:rFonts w:ascii="Arial" w:hAnsi="Arial" w:cs="Arial"/>
          <w:sz w:val="22"/>
          <w:szCs w:val="22"/>
        </w:rPr>
        <w:t xml:space="preserve">to provide additional insights into </w:t>
      </w:r>
      <w:r w:rsidR="006D70E4">
        <w:rPr>
          <w:rFonts w:ascii="Arial" w:hAnsi="Arial" w:cs="Arial"/>
          <w:sz w:val="22"/>
          <w:szCs w:val="22"/>
        </w:rPr>
        <w:t>protein</w:t>
      </w:r>
      <w:r w:rsidR="00E527ED">
        <w:rPr>
          <w:rFonts w:ascii="Arial" w:hAnsi="Arial" w:cs="Arial"/>
          <w:sz w:val="22"/>
          <w:szCs w:val="22"/>
        </w:rPr>
        <w:t xml:space="preserve"> activity and cell signaling. Lastly, </w:t>
      </w:r>
      <w:r w:rsidR="006D70E4">
        <w:rPr>
          <w:rFonts w:ascii="Arial" w:hAnsi="Arial" w:cs="Arial"/>
          <w:sz w:val="22"/>
          <w:szCs w:val="22"/>
        </w:rPr>
        <w:t>metabolomics</w:t>
      </w:r>
      <w:r w:rsidR="00E527ED">
        <w:rPr>
          <w:rFonts w:ascii="Arial" w:hAnsi="Arial" w:cs="Arial"/>
          <w:sz w:val="22"/>
          <w:szCs w:val="22"/>
        </w:rPr>
        <w:t xml:space="preserve"> and lipidomics </w:t>
      </w:r>
      <w:r w:rsidR="001E2B0C">
        <w:rPr>
          <w:rFonts w:ascii="Arial" w:hAnsi="Arial" w:cs="Arial"/>
          <w:sz w:val="22"/>
          <w:szCs w:val="22"/>
        </w:rPr>
        <w:t>analysis can be used for studying the metabolic state of the cells.</w:t>
      </w:r>
      <w:r w:rsidR="00A264CF">
        <w:rPr>
          <w:rFonts w:ascii="Arial" w:hAnsi="Arial" w:cs="Arial"/>
          <w:sz w:val="22"/>
          <w:szCs w:val="22"/>
        </w:rPr>
        <w:t xml:space="preserve"> </w:t>
      </w:r>
      <w:r w:rsidR="005B6D11" w:rsidRPr="005B6D11">
        <w:rPr>
          <w:rFonts w:ascii="Arial" w:hAnsi="Arial" w:cs="Arial"/>
          <w:sz w:val="22"/>
          <w:szCs w:val="22"/>
        </w:rPr>
        <w:t xml:space="preserve">Collectively, these </w:t>
      </w:r>
      <w:r w:rsidR="0042766F">
        <w:rPr>
          <w:rFonts w:ascii="Arial" w:hAnsi="Arial" w:cs="Arial"/>
          <w:sz w:val="22"/>
          <w:szCs w:val="22"/>
        </w:rPr>
        <w:t xml:space="preserve">omics </w:t>
      </w:r>
      <w:r w:rsidR="005B6D11" w:rsidRPr="005B6D11">
        <w:rPr>
          <w:rFonts w:ascii="Arial" w:hAnsi="Arial" w:cs="Arial"/>
          <w:sz w:val="22"/>
          <w:szCs w:val="22"/>
        </w:rPr>
        <w:t>techniques are most informative when applied within an integrated omics framework, as each contributes distinct but complementary information.</w:t>
      </w:r>
    </w:p>
    <w:p w14:paraId="5F1BCAA9" w14:textId="5D7E3FF8" w:rsidR="00705CF5" w:rsidRPr="00694E48" w:rsidRDefault="00336C13" w:rsidP="001D7247">
      <w:pPr>
        <w:shd w:val="clear" w:color="auto" w:fill="FFFFFF"/>
        <w:spacing w:before="100" w:beforeAutospacing="1" w:after="100" w:afterAutospacing="1"/>
        <w:ind w:firstLine="720"/>
        <w:jc w:val="both"/>
        <w:rPr>
          <w:rFonts w:ascii="Arial" w:hAnsi="Arial" w:cs="Arial"/>
          <w:color w:val="222222"/>
          <w:sz w:val="22"/>
          <w:szCs w:val="22"/>
        </w:rPr>
      </w:pPr>
      <w:del w:id="59" w:author="Nakayasu, Ernesto S" w:date="2026-05-12T09:11:00Z" w16du:dateUtc="2026-05-12T16:11:00Z">
        <w:r>
          <w:rPr>
            <w:rFonts w:ascii="Arial" w:hAnsi="Arial" w:cs="Arial"/>
            <w:sz w:val="22"/>
            <w:szCs w:val="22"/>
          </w:rPr>
          <w:delText xml:space="preserve">This data </w:delText>
        </w:r>
      </w:del>
      <w:del w:id="60" w:author="Nakayasu, Ernesto S" w:date="2026-05-12T08:57:00Z" w16du:dateUtc="2026-05-12T15:57:00Z">
        <w:r>
          <w:rPr>
            <w:rFonts w:ascii="Arial" w:hAnsi="Arial" w:cs="Arial"/>
            <w:sz w:val="22"/>
            <w:szCs w:val="22"/>
          </w:rPr>
          <w:delText xml:space="preserve">compendium </w:delText>
        </w:r>
      </w:del>
      <w:ins w:id="61" w:author="Nakayasu, Ernesto S" w:date="2026-05-12T09:11:00Z" w16du:dateUtc="2026-05-12T16:11:00Z">
        <w:r w:rsidR="002B6437">
          <w:rPr>
            <w:rFonts w:ascii="Arial" w:hAnsi="Arial" w:cs="Arial"/>
            <w:sz w:val="22"/>
            <w:szCs w:val="22"/>
          </w:rPr>
          <w:t>Here, we</w:t>
        </w:r>
      </w:ins>
      <w:ins w:id="62" w:author="Nakayasu, Ernesto S" w:date="2026-05-12T08:57:00Z" w16du:dateUtc="2026-05-12T15:57:00Z">
        <w:r w:rsidR="00421875">
          <w:rPr>
            <w:rFonts w:ascii="Arial" w:hAnsi="Arial" w:cs="Arial"/>
            <w:sz w:val="22"/>
            <w:szCs w:val="22"/>
          </w:rPr>
          <w:t xml:space="preserve"> </w:t>
        </w:r>
      </w:ins>
      <w:r w:rsidR="001D7661" w:rsidRPr="00694E48">
        <w:rPr>
          <w:rFonts w:ascii="Arial" w:hAnsi="Arial" w:cs="Arial"/>
          <w:sz w:val="22"/>
          <w:szCs w:val="22"/>
        </w:rPr>
        <w:t>provide</w:t>
      </w:r>
      <w:del w:id="63" w:author="Nakayasu, Ernesto S" w:date="2026-05-12T09:11:00Z" w16du:dateUtc="2026-05-12T16:11:00Z">
        <w:r>
          <w:rPr>
            <w:rFonts w:ascii="Arial" w:hAnsi="Arial" w:cs="Arial"/>
            <w:sz w:val="22"/>
            <w:szCs w:val="22"/>
          </w:rPr>
          <w:delText>s</w:delText>
        </w:r>
      </w:del>
      <w:r w:rsidR="001D7661" w:rsidRPr="00694E48">
        <w:rPr>
          <w:rFonts w:ascii="Arial" w:hAnsi="Arial" w:cs="Arial"/>
          <w:sz w:val="22"/>
          <w:szCs w:val="22"/>
        </w:rPr>
        <w:t xml:space="preserve"> a broad </w:t>
      </w:r>
      <w:commentRangeStart w:id="64"/>
      <w:del w:id="65" w:author="Nakayasu, Ernesto S" w:date="2026-05-12T09:11:00Z" w16du:dateUtc="2026-05-12T16:11:00Z">
        <w:r w:rsidR="001D7661" w:rsidRPr="00694E48">
          <w:rPr>
            <w:rFonts w:ascii="Arial" w:hAnsi="Arial" w:cs="Arial"/>
            <w:sz w:val="22"/>
            <w:szCs w:val="22"/>
          </w:rPr>
          <w:delText>and detailed picture</w:delText>
        </w:r>
      </w:del>
      <w:ins w:id="66" w:author="Nakayasu, Ernesto S" w:date="2026-05-12T09:11:00Z" w16du:dateUtc="2026-05-12T16:11:00Z">
        <w:r w:rsidR="002B6437">
          <w:rPr>
            <w:rFonts w:ascii="Arial" w:hAnsi="Arial" w:cs="Arial"/>
            <w:sz w:val="22"/>
            <w:szCs w:val="22"/>
          </w:rPr>
          <w:t>omics resource</w:t>
        </w:r>
      </w:ins>
      <w:r w:rsidR="001D7661" w:rsidRPr="00694E48">
        <w:rPr>
          <w:rFonts w:ascii="Arial" w:hAnsi="Arial" w:cs="Arial"/>
          <w:sz w:val="22"/>
          <w:szCs w:val="22"/>
        </w:rPr>
        <w:t xml:space="preserve"> </w:t>
      </w:r>
      <w:commentRangeEnd w:id="64"/>
      <w:r w:rsidR="00F63DA5" w:rsidRPr="00694E48">
        <w:rPr>
          <w:rStyle w:val="CommentReference"/>
          <w:rFonts w:ascii="Arial" w:hAnsi="Arial" w:cs="Arial"/>
          <w:sz w:val="22"/>
          <w:szCs w:val="22"/>
        </w:rPr>
        <w:commentReference w:id="64"/>
      </w:r>
      <w:r w:rsidR="001D7661" w:rsidRPr="00694E48">
        <w:rPr>
          <w:rFonts w:ascii="Arial" w:hAnsi="Arial" w:cs="Arial"/>
          <w:sz w:val="22"/>
          <w:szCs w:val="22"/>
        </w:rPr>
        <w:t xml:space="preserve">of the </w:t>
      </w:r>
      <w:r w:rsidR="00515EDC">
        <w:rPr>
          <w:rFonts w:ascii="Arial" w:hAnsi="Arial" w:cs="Arial"/>
          <w:sz w:val="22"/>
          <w:szCs w:val="22"/>
        </w:rPr>
        <w:t>β</w:t>
      </w:r>
      <w:r w:rsidR="001D7661" w:rsidRPr="00694E48">
        <w:rPr>
          <w:rFonts w:ascii="Arial" w:hAnsi="Arial" w:cs="Arial"/>
          <w:sz w:val="22"/>
          <w:szCs w:val="22"/>
        </w:rPr>
        <w:t>-cell response</w:t>
      </w:r>
      <w:r w:rsidR="002B3905">
        <w:rPr>
          <w:rFonts w:ascii="Arial" w:hAnsi="Arial" w:cs="Arial"/>
          <w:sz w:val="22"/>
          <w:szCs w:val="22"/>
        </w:rPr>
        <w:t>s</w:t>
      </w:r>
      <w:r w:rsidR="001D7661" w:rsidRPr="00694E48">
        <w:rPr>
          <w:rFonts w:ascii="Arial" w:hAnsi="Arial" w:cs="Arial"/>
          <w:sz w:val="22"/>
          <w:szCs w:val="22"/>
        </w:rPr>
        <w:t xml:space="preserve"> to inflammatory stress, covering </w:t>
      </w:r>
      <w:r w:rsidR="00FF646C">
        <w:rPr>
          <w:rFonts w:ascii="Arial" w:hAnsi="Arial" w:cs="Arial"/>
          <w:sz w:val="22"/>
          <w:szCs w:val="22"/>
        </w:rPr>
        <w:t>chromatin</w:t>
      </w:r>
      <w:r w:rsidR="003B1173">
        <w:rPr>
          <w:rFonts w:ascii="Arial" w:hAnsi="Arial" w:cs="Arial"/>
          <w:sz w:val="22"/>
          <w:szCs w:val="22"/>
        </w:rPr>
        <w:t xml:space="preserve"> state, </w:t>
      </w:r>
      <w:r w:rsidR="001D7661" w:rsidRPr="00694E48">
        <w:rPr>
          <w:rFonts w:ascii="Arial" w:hAnsi="Arial" w:cs="Arial"/>
          <w:sz w:val="22"/>
          <w:szCs w:val="22"/>
        </w:rPr>
        <w:t xml:space="preserve">gene expression, protein abundance and </w:t>
      </w:r>
      <w:r w:rsidR="00125956">
        <w:rPr>
          <w:rFonts w:ascii="Arial" w:hAnsi="Arial" w:cs="Arial"/>
          <w:sz w:val="22"/>
          <w:szCs w:val="22"/>
        </w:rPr>
        <w:t xml:space="preserve">post-translational </w:t>
      </w:r>
      <w:r w:rsidR="001D7661" w:rsidRPr="00694E48">
        <w:rPr>
          <w:rFonts w:ascii="Arial" w:hAnsi="Arial" w:cs="Arial"/>
          <w:sz w:val="22"/>
          <w:szCs w:val="22"/>
        </w:rPr>
        <w:t>modification</w:t>
      </w:r>
      <w:r w:rsidR="00125956">
        <w:rPr>
          <w:rFonts w:ascii="Arial" w:hAnsi="Arial" w:cs="Arial"/>
          <w:sz w:val="22"/>
          <w:szCs w:val="22"/>
        </w:rPr>
        <w:t>s</w:t>
      </w:r>
      <w:r w:rsidR="001D7661" w:rsidRPr="00694E48">
        <w:rPr>
          <w:rFonts w:ascii="Arial" w:hAnsi="Arial" w:cs="Arial"/>
          <w:sz w:val="22"/>
          <w:szCs w:val="22"/>
        </w:rPr>
        <w:t xml:space="preserve">, </w:t>
      </w:r>
      <w:r w:rsidR="00195A23">
        <w:rPr>
          <w:rFonts w:ascii="Arial" w:hAnsi="Arial" w:cs="Arial"/>
          <w:sz w:val="22"/>
          <w:szCs w:val="22"/>
        </w:rPr>
        <w:t>metabolites</w:t>
      </w:r>
      <w:r w:rsidR="006055B5">
        <w:rPr>
          <w:rFonts w:ascii="Arial" w:hAnsi="Arial" w:cs="Arial"/>
          <w:sz w:val="22"/>
          <w:szCs w:val="22"/>
        </w:rPr>
        <w:t xml:space="preserve"> and lipids</w:t>
      </w:r>
      <w:r w:rsidR="001D7661" w:rsidRPr="00694E48">
        <w:rPr>
          <w:rFonts w:ascii="Arial" w:hAnsi="Arial" w:cs="Arial"/>
          <w:sz w:val="22"/>
          <w:szCs w:val="22"/>
        </w:rPr>
        <w:t xml:space="preserve">. </w:t>
      </w:r>
      <w:r w:rsidR="00195A23">
        <w:rPr>
          <w:rFonts w:ascii="Arial" w:hAnsi="Arial" w:cs="Arial"/>
          <w:sz w:val="22"/>
          <w:szCs w:val="22"/>
        </w:rPr>
        <w:t>To facilitate</w:t>
      </w:r>
      <w:r w:rsidR="006325A1">
        <w:rPr>
          <w:rFonts w:ascii="Arial" w:hAnsi="Arial" w:cs="Arial"/>
          <w:sz w:val="22"/>
          <w:szCs w:val="22"/>
        </w:rPr>
        <w:t xml:space="preserve"> </w:t>
      </w:r>
      <w:r w:rsidR="00507C4C">
        <w:rPr>
          <w:rFonts w:ascii="Arial" w:hAnsi="Arial" w:cs="Arial"/>
          <w:sz w:val="22"/>
          <w:szCs w:val="22"/>
        </w:rPr>
        <w:t xml:space="preserve">reuse of this </w:t>
      </w:r>
      <w:del w:id="67" w:author="Nakayasu, Ernesto S" w:date="2026-05-12T09:11:00Z" w16du:dateUtc="2026-05-12T16:11:00Z">
        <w:r w:rsidR="00507C4C">
          <w:rPr>
            <w:rFonts w:ascii="Arial" w:hAnsi="Arial" w:cs="Arial"/>
            <w:sz w:val="22"/>
            <w:szCs w:val="22"/>
          </w:rPr>
          <w:delText>knowledge</w:delText>
        </w:r>
      </w:del>
      <w:ins w:id="68" w:author="Nakayasu, Ernesto S" w:date="2026-05-12T09:13:00Z" w16du:dateUtc="2026-05-12T16:13:00Z">
        <w:r w:rsidR="00A84761">
          <w:rPr>
            <w:rFonts w:ascii="Arial" w:hAnsi="Arial" w:cs="Arial"/>
            <w:sz w:val="22"/>
            <w:szCs w:val="22"/>
          </w:rPr>
          <w:t>resource</w:t>
        </w:r>
      </w:ins>
      <w:r w:rsidR="00507C4C">
        <w:rPr>
          <w:rFonts w:ascii="Arial" w:hAnsi="Arial" w:cs="Arial"/>
          <w:sz w:val="22"/>
          <w:szCs w:val="22"/>
        </w:rPr>
        <w:t xml:space="preserve">, we organized each dataset into </w:t>
      </w:r>
      <w:r w:rsidR="00291A95">
        <w:rPr>
          <w:rFonts w:ascii="Arial" w:hAnsi="Arial" w:cs="Arial"/>
          <w:sz w:val="22"/>
          <w:szCs w:val="22"/>
        </w:rPr>
        <w:t>‘</w:t>
      </w:r>
      <w:r w:rsidR="00507C4C">
        <w:rPr>
          <w:rFonts w:ascii="Arial" w:hAnsi="Arial" w:cs="Arial"/>
          <w:sz w:val="22"/>
          <w:szCs w:val="22"/>
        </w:rPr>
        <w:t>data packages</w:t>
      </w:r>
      <w:r w:rsidR="00291A95">
        <w:rPr>
          <w:rFonts w:ascii="Arial" w:hAnsi="Arial" w:cs="Arial"/>
          <w:sz w:val="22"/>
          <w:szCs w:val="22"/>
        </w:rPr>
        <w:t xml:space="preserve">’ </w:t>
      </w:r>
      <w:r w:rsidR="006D222D">
        <w:rPr>
          <w:rFonts w:ascii="Arial" w:hAnsi="Arial" w:cs="Arial"/>
          <w:sz w:val="22"/>
          <w:szCs w:val="22"/>
        </w:rPr>
        <w:t xml:space="preserve">according </w:t>
      </w:r>
      <w:r w:rsidR="00291A95">
        <w:rPr>
          <w:rFonts w:ascii="Arial" w:hAnsi="Arial" w:cs="Arial"/>
          <w:sz w:val="22"/>
          <w:szCs w:val="22"/>
        </w:rPr>
        <w:t>to their experiments</w:t>
      </w:r>
      <w:r w:rsidR="00507C4C">
        <w:rPr>
          <w:rFonts w:ascii="Arial" w:hAnsi="Arial" w:cs="Arial"/>
          <w:sz w:val="22"/>
          <w:szCs w:val="22"/>
        </w:rPr>
        <w:t>, as several were conducted in parallel or even using the same samples but published</w:t>
      </w:r>
      <w:r w:rsidR="00442AAC">
        <w:rPr>
          <w:rFonts w:ascii="Arial" w:hAnsi="Arial" w:cs="Arial"/>
          <w:sz w:val="22"/>
          <w:szCs w:val="22"/>
        </w:rPr>
        <w:t xml:space="preserve"> in </w:t>
      </w:r>
      <w:r w:rsidR="00A67A83">
        <w:rPr>
          <w:rFonts w:ascii="Arial" w:hAnsi="Arial" w:cs="Arial"/>
          <w:sz w:val="22"/>
          <w:szCs w:val="22"/>
        </w:rPr>
        <w:t xml:space="preserve">separate papers. </w:t>
      </w:r>
      <w:r w:rsidR="00D627AA">
        <w:rPr>
          <w:rFonts w:ascii="Arial" w:hAnsi="Arial" w:cs="Arial"/>
          <w:sz w:val="22"/>
          <w:szCs w:val="22"/>
        </w:rPr>
        <w:t xml:space="preserve">These data </w:t>
      </w:r>
      <w:r w:rsidR="008A485B">
        <w:rPr>
          <w:rFonts w:ascii="Arial" w:hAnsi="Arial" w:cs="Arial"/>
          <w:sz w:val="22"/>
          <w:szCs w:val="22"/>
        </w:rPr>
        <w:t xml:space="preserve">packages, </w:t>
      </w:r>
      <w:r w:rsidR="008A485B">
        <w:rPr>
          <w:rFonts w:ascii="Arial" w:hAnsi="Arial" w:cs="Arial"/>
          <w:color w:val="222222"/>
          <w:sz w:val="22"/>
          <w:szCs w:val="22"/>
        </w:rPr>
        <w:t>including quality control checks and statistical analyses, are made available on</w:t>
      </w:r>
      <w:r w:rsidR="00B32ED0">
        <w:rPr>
          <w:rFonts w:ascii="Arial" w:hAnsi="Arial" w:cs="Arial"/>
          <w:color w:val="222222"/>
          <w:sz w:val="22"/>
          <w:szCs w:val="22"/>
        </w:rPr>
        <w:t xml:space="preserve"> the PNNL DataHub</w:t>
      </w:r>
      <w:r w:rsidR="009A7E60">
        <w:rPr>
          <w:rFonts w:ascii="Arial" w:hAnsi="Arial" w:cs="Arial"/>
          <w:color w:val="222222"/>
          <w:sz w:val="22"/>
          <w:szCs w:val="22"/>
        </w:rPr>
        <w:t xml:space="preserve"> (</w:t>
      </w:r>
      <w:ins w:id="69" w:author="Nakayasu, Ernesto S" w:date="2026-05-08T14:46:00Z" w16du:dateUtc="2026-05-08T21:46:00Z">
        <w:r w:rsidR="004B1276" w:rsidRPr="004B1276">
          <w:rPr>
            <w:rFonts w:ascii="Arial" w:hAnsi="Arial" w:cs="Arial"/>
            <w:color w:val="222222"/>
            <w:sz w:val="22"/>
            <w:szCs w:val="22"/>
          </w:rPr>
          <w:t>https://doi.org/10.25584/3012046</w:t>
        </w:r>
      </w:ins>
      <w:del w:id="70" w:author="Nakayasu, Ernesto S" w:date="2026-05-08T14:46:00Z" w16du:dateUtc="2026-05-08T21:46:00Z">
        <w:r w:rsidR="001C12A8" w:rsidRPr="001C12A8" w:rsidDel="004B1276">
          <w:rPr>
            <w:rFonts w:ascii="Arial" w:hAnsi="Arial" w:cs="Arial"/>
            <w:color w:val="222222"/>
            <w:sz w:val="22"/>
            <w:szCs w:val="22"/>
          </w:rPr>
          <w:delText>https://doi.org/10.25584/3012068</w:delText>
        </w:r>
      </w:del>
      <w:r w:rsidR="001C12A8">
        <w:rPr>
          <w:rFonts w:ascii="Arial" w:hAnsi="Arial" w:cs="Arial"/>
          <w:color w:val="222222"/>
          <w:sz w:val="22"/>
          <w:szCs w:val="22"/>
        </w:rPr>
        <w:t>)</w:t>
      </w:r>
      <w:r w:rsidR="00B32ED0" w:rsidRPr="00694E48">
        <w:rPr>
          <w:rFonts w:ascii="Arial" w:hAnsi="Arial" w:cs="Arial"/>
          <w:color w:val="222222"/>
          <w:sz w:val="22"/>
          <w:szCs w:val="22"/>
        </w:rPr>
        <w:t>.</w:t>
      </w:r>
      <w:r w:rsidR="00D627AA">
        <w:rPr>
          <w:rFonts w:ascii="Arial" w:hAnsi="Arial" w:cs="Arial"/>
          <w:sz w:val="22"/>
          <w:szCs w:val="22"/>
        </w:rPr>
        <w:t xml:space="preserve"> </w:t>
      </w:r>
      <w:r w:rsidR="008A485B">
        <w:rPr>
          <w:rFonts w:ascii="Arial" w:hAnsi="Arial" w:cs="Arial"/>
          <w:sz w:val="22"/>
          <w:szCs w:val="22"/>
        </w:rPr>
        <w:t>T</w:t>
      </w:r>
      <w:r w:rsidR="002C3F8B">
        <w:rPr>
          <w:rFonts w:ascii="Arial" w:hAnsi="Arial" w:cs="Arial"/>
          <w:color w:val="222222"/>
          <w:sz w:val="22"/>
          <w:szCs w:val="22"/>
        </w:rPr>
        <w:t xml:space="preserve">he raw files </w:t>
      </w:r>
      <w:r w:rsidR="00CE5BFA">
        <w:rPr>
          <w:rFonts w:ascii="Arial" w:hAnsi="Arial" w:cs="Arial"/>
          <w:color w:val="222222"/>
          <w:sz w:val="22"/>
          <w:szCs w:val="22"/>
        </w:rPr>
        <w:t>for</w:t>
      </w:r>
      <w:r w:rsidR="002C3F8B">
        <w:rPr>
          <w:rFonts w:ascii="Arial" w:hAnsi="Arial" w:cs="Arial"/>
          <w:color w:val="222222"/>
          <w:sz w:val="22"/>
          <w:szCs w:val="22"/>
        </w:rPr>
        <w:t xml:space="preserve"> each </w:t>
      </w:r>
      <w:r w:rsidR="0023382C">
        <w:rPr>
          <w:rFonts w:ascii="Arial" w:hAnsi="Arial" w:cs="Arial"/>
          <w:color w:val="222222"/>
          <w:sz w:val="22"/>
          <w:szCs w:val="22"/>
        </w:rPr>
        <w:t xml:space="preserve">dataset </w:t>
      </w:r>
      <w:r w:rsidR="0043678B">
        <w:rPr>
          <w:rFonts w:ascii="Arial" w:hAnsi="Arial" w:cs="Arial"/>
          <w:color w:val="222222"/>
          <w:sz w:val="22"/>
          <w:szCs w:val="22"/>
        </w:rPr>
        <w:t>are</w:t>
      </w:r>
      <w:r w:rsidR="0023382C">
        <w:rPr>
          <w:rFonts w:ascii="Arial" w:hAnsi="Arial" w:cs="Arial"/>
          <w:color w:val="222222"/>
          <w:sz w:val="22"/>
          <w:szCs w:val="22"/>
        </w:rPr>
        <w:t xml:space="preserve"> </w:t>
      </w:r>
      <w:r w:rsidR="00BC05C1">
        <w:rPr>
          <w:rFonts w:ascii="Arial" w:hAnsi="Arial" w:cs="Arial"/>
          <w:color w:val="222222"/>
          <w:sz w:val="22"/>
          <w:szCs w:val="22"/>
        </w:rPr>
        <w:t xml:space="preserve">available in </w:t>
      </w:r>
      <w:r w:rsidR="003729EB">
        <w:rPr>
          <w:rFonts w:ascii="Arial" w:hAnsi="Arial" w:cs="Arial"/>
          <w:color w:val="222222"/>
          <w:sz w:val="22"/>
          <w:szCs w:val="22"/>
        </w:rPr>
        <w:t>appropriate repositor</w:t>
      </w:r>
      <w:r w:rsidR="0043678B">
        <w:rPr>
          <w:rFonts w:ascii="Arial" w:hAnsi="Arial" w:cs="Arial"/>
          <w:color w:val="222222"/>
          <w:sz w:val="22"/>
          <w:szCs w:val="22"/>
        </w:rPr>
        <w:t>ies</w:t>
      </w:r>
      <w:r w:rsidR="008A485B">
        <w:rPr>
          <w:rFonts w:ascii="Arial" w:hAnsi="Arial" w:cs="Arial"/>
          <w:color w:val="222222"/>
          <w:sz w:val="22"/>
          <w:szCs w:val="22"/>
        </w:rPr>
        <w:t>,</w:t>
      </w:r>
      <w:r w:rsidR="003729EB">
        <w:rPr>
          <w:rFonts w:ascii="Arial" w:hAnsi="Arial" w:cs="Arial"/>
          <w:color w:val="222222"/>
          <w:sz w:val="22"/>
          <w:szCs w:val="22"/>
        </w:rPr>
        <w:t xml:space="preserve"> such as NCBI Geo, MassIVE</w:t>
      </w:r>
      <w:r w:rsidR="0043678B">
        <w:rPr>
          <w:rFonts w:ascii="Arial" w:hAnsi="Arial" w:cs="Arial"/>
          <w:color w:val="222222"/>
          <w:sz w:val="22"/>
          <w:szCs w:val="22"/>
        </w:rPr>
        <w:t>,</w:t>
      </w:r>
      <w:r w:rsidR="003729EB">
        <w:rPr>
          <w:rFonts w:ascii="Arial" w:hAnsi="Arial" w:cs="Arial"/>
          <w:color w:val="222222"/>
          <w:sz w:val="22"/>
          <w:szCs w:val="22"/>
        </w:rPr>
        <w:t xml:space="preserve"> and PRIDE (</w:t>
      </w:r>
      <w:r w:rsidR="003729EB" w:rsidRPr="003729EB">
        <w:rPr>
          <w:rFonts w:ascii="Arial" w:hAnsi="Arial" w:cs="Arial"/>
          <w:b/>
          <w:bCs/>
          <w:color w:val="222222"/>
          <w:sz w:val="22"/>
          <w:szCs w:val="22"/>
        </w:rPr>
        <w:t>Table 1</w:t>
      </w:r>
      <w:r w:rsidR="003729EB">
        <w:rPr>
          <w:rFonts w:ascii="Arial" w:hAnsi="Arial" w:cs="Arial"/>
          <w:color w:val="222222"/>
          <w:sz w:val="22"/>
          <w:szCs w:val="22"/>
        </w:rPr>
        <w:t>)</w:t>
      </w:r>
      <w:ins w:id="71" w:author="Nakayasu, Ernesto S" w:date="2026-05-11T15:51:00Z" w16du:dateUtc="2026-05-11T22:51:00Z">
        <w:r w:rsidR="008D4E7D">
          <w:rPr>
            <w:rFonts w:ascii="Arial" w:hAnsi="Arial" w:cs="Arial"/>
            <w:color w:val="222222"/>
            <w:sz w:val="22"/>
            <w:szCs w:val="22"/>
          </w:rPr>
          <w:t>, and their links are provided in DataHub</w:t>
        </w:r>
      </w:ins>
      <w:r w:rsidR="008A485B">
        <w:rPr>
          <w:rFonts w:ascii="Arial" w:hAnsi="Arial" w:cs="Arial"/>
          <w:color w:val="222222"/>
          <w:sz w:val="22"/>
          <w:szCs w:val="22"/>
        </w:rPr>
        <w:t>.</w:t>
      </w:r>
    </w:p>
    <w:p w14:paraId="3F7E0933" w14:textId="30EBA6E0" w:rsidR="00DA5E08" w:rsidRPr="00FD0D29" w:rsidRDefault="00FD3ED7" w:rsidP="00FD0EAA">
      <w:pPr>
        <w:jc w:val="both"/>
        <w:rPr>
          <w:rFonts w:ascii="Aptos Narrow" w:hAnsi="Aptos Narrow"/>
          <w:color w:val="467886"/>
          <w:sz w:val="22"/>
          <w:szCs w:val="22"/>
          <w:u w:val="single"/>
        </w:rPr>
      </w:pPr>
      <w:r w:rsidRPr="007A6523">
        <w:rPr>
          <w:rFonts w:ascii="Arial" w:hAnsi="Arial" w:cs="Arial"/>
          <w:i/>
          <w:iCs/>
          <w:color w:val="222222"/>
          <w:sz w:val="22"/>
          <w:szCs w:val="22"/>
          <w:u w:val="single"/>
        </w:rPr>
        <w:lastRenderedPageBreak/>
        <w:t xml:space="preserve">Data package 1 </w:t>
      </w:r>
      <w:r w:rsidRPr="003F50E7">
        <w:rPr>
          <w:rFonts w:ascii="Arial" w:hAnsi="Arial" w:cs="Arial"/>
          <w:color w:val="222222"/>
          <w:sz w:val="22"/>
          <w:szCs w:val="22"/>
        </w:rPr>
        <w:t>(Pck0</w:t>
      </w:r>
      <w:r w:rsidR="0073203E" w:rsidRPr="003F50E7">
        <w:rPr>
          <w:rFonts w:ascii="Arial" w:hAnsi="Arial" w:cs="Arial"/>
          <w:color w:val="222222"/>
          <w:sz w:val="22"/>
          <w:szCs w:val="22"/>
        </w:rPr>
        <w:t>01</w:t>
      </w:r>
      <w:r w:rsidR="00D061F7" w:rsidRPr="003F50E7">
        <w:rPr>
          <w:rFonts w:ascii="Arial" w:hAnsi="Arial" w:cs="Arial"/>
          <w:color w:val="222222"/>
          <w:sz w:val="22"/>
          <w:szCs w:val="22"/>
        </w:rPr>
        <w:t xml:space="preserve"> - https://doi.org/10.25584/3012066</w:t>
      </w:r>
      <w:r w:rsidR="0073203E" w:rsidRPr="003F50E7">
        <w:rPr>
          <w:rFonts w:ascii="Arial" w:hAnsi="Arial" w:cs="Arial"/>
          <w:color w:val="222222"/>
          <w:sz w:val="22"/>
          <w:szCs w:val="22"/>
        </w:rPr>
        <w:t>)</w:t>
      </w:r>
      <w:r w:rsidR="00AB1C5D" w:rsidRPr="00D061F7">
        <w:rPr>
          <w:rFonts w:ascii="Arial" w:hAnsi="Arial" w:cs="Arial"/>
          <w:color w:val="222222"/>
          <w:sz w:val="22"/>
          <w:szCs w:val="22"/>
        </w:rPr>
        <w:t>:</w:t>
      </w:r>
      <w:r w:rsidR="00AB1C5D" w:rsidRPr="007A6523">
        <w:rPr>
          <w:rFonts w:ascii="Arial" w:hAnsi="Arial" w:cs="Arial"/>
          <w:color w:val="222222"/>
          <w:sz w:val="22"/>
          <w:szCs w:val="22"/>
        </w:rPr>
        <w:t xml:space="preserve"> </w:t>
      </w:r>
      <w:r w:rsidR="00E86660">
        <w:rPr>
          <w:rFonts w:ascii="Arial" w:hAnsi="Arial" w:cs="Arial"/>
          <w:color w:val="222222"/>
          <w:sz w:val="22"/>
          <w:szCs w:val="22"/>
        </w:rPr>
        <w:t>Pck001</w:t>
      </w:r>
      <w:r w:rsidR="0073203E">
        <w:rPr>
          <w:rFonts w:ascii="Arial" w:hAnsi="Arial" w:cs="Arial"/>
          <w:color w:val="222222"/>
          <w:sz w:val="22"/>
          <w:szCs w:val="22"/>
        </w:rPr>
        <w:t xml:space="preserve"> </w:t>
      </w:r>
      <w:r w:rsidR="00CD1EE4" w:rsidRPr="007A6523">
        <w:rPr>
          <w:rFonts w:ascii="Arial" w:hAnsi="Arial" w:cs="Arial"/>
          <w:color w:val="222222"/>
          <w:sz w:val="22"/>
          <w:szCs w:val="22"/>
        </w:rPr>
        <w:t>consis</w:t>
      </w:r>
      <w:r w:rsidR="009C265A" w:rsidRPr="007A6523">
        <w:rPr>
          <w:rFonts w:ascii="Arial" w:hAnsi="Arial" w:cs="Arial"/>
          <w:color w:val="222222"/>
          <w:sz w:val="22"/>
          <w:szCs w:val="22"/>
        </w:rPr>
        <w:t>ts</w:t>
      </w:r>
      <w:r w:rsidR="00CD1EE4" w:rsidRPr="007A6523">
        <w:rPr>
          <w:rFonts w:ascii="Arial" w:hAnsi="Arial" w:cs="Arial"/>
          <w:color w:val="222222"/>
          <w:sz w:val="22"/>
          <w:szCs w:val="22"/>
        </w:rPr>
        <w:t xml:space="preserve"> of </w:t>
      </w:r>
      <w:r w:rsidR="0022719A" w:rsidRPr="007A6523">
        <w:rPr>
          <w:rFonts w:ascii="Arial" w:hAnsi="Arial" w:cs="Arial"/>
          <w:color w:val="222222"/>
          <w:sz w:val="22"/>
          <w:szCs w:val="22"/>
        </w:rPr>
        <w:t xml:space="preserve">paired </w:t>
      </w:r>
      <w:r w:rsidR="00CD1EE4" w:rsidRPr="007A6523">
        <w:rPr>
          <w:rFonts w:ascii="Arial" w:hAnsi="Arial" w:cs="Arial"/>
          <w:color w:val="222222"/>
          <w:sz w:val="22"/>
          <w:szCs w:val="22"/>
        </w:rPr>
        <w:t>human islets treated</w:t>
      </w:r>
      <w:r w:rsidR="00EF2062" w:rsidRPr="007A6523">
        <w:rPr>
          <w:rFonts w:ascii="Arial" w:hAnsi="Arial" w:cs="Arial"/>
          <w:color w:val="222222"/>
          <w:sz w:val="22"/>
          <w:szCs w:val="22"/>
        </w:rPr>
        <w:t xml:space="preserve"> </w:t>
      </w:r>
      <w:r w:rsidR="00CD1EE4" w:rsidRPr="007A6523">
        <w:rPr>
          <w:rFonts w:ascii="Arial" w:hAnsi="Arial" w:cs="Arial"/>
          <w:color w:val="222222"/>
          <w:sz w:val="22"/>
          <w:szCs w:val="22"/>
        </w:rPr>
        <w:t xml:space="preserve">with </w:t>
      </w:r>
      <w:r w:rsidR="00EA6494" w:rsidRPr="007A6523">
        <w:rPr>
          <w:rFonts w:ascii="Arial" w:hAnsi="Arial" w:cs="Arial"/>
          <w:color w:val="222222"/>
          <w:sz w:val="22"/>
          <w:szCs w:val="22"/>
        </w:rPr>
        <w:t>IFNγ + IL-1β for 48 h</w:t>
      </w:r>
      <w:r w:rsidR="00EB77E4" w:rsidRPr="007A6523">
        <w:rPr>
          <w:rFonts w:ascii="Arial" w:hAnsi="Arial" w:cs="Arial"/>
          <w:color w:val="222222"/>
          <w:sz w:val="22"/>
          <w:szCs w:val="22"/>
        </w:rPr>
        <w:t xml:space="preserve"> and submitted to </w:t>
      </w:r>
      <w:r w:rsidR="002D2EF7" w:rsidRPr="007A6523">
        <w:rPr>
          <w:rFonts w:ascii="Arial" w:hAnsi="Arial" w:cs="Arial"/>
          <w:color w:val="222222"/>
          <w:sz w:val="22"/>
          <w:szCs w:val="22"/>
        </w:rPr>
        <w:t>RNA-seq</w:t>
      </w:r>
      <w:r w:rsidR="00F45D74" w:rsidRPr="007A6523">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F45D74" w:rsidRPr="007A6523">
        <w:rPr>
          <w:rFonts w:ascii="Arial" w:hAnsi="Arial" w:cs="Arial"/>
          <w:color w:val="222222"/>
          <w:sz w:val="22"/>
          <w:szCs w:val="22"/>
        </w:rPr>
      </w:r>
      <w:r w:rsidR="00F45D74" w:rsidRPr="007A652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26</w:t>
      </w:r>
      <w:r w:rsidR="00F45D74" w:rsidRPr="007A6523">
        <w:rPr>
          <w:rFonts w:ascii="Arial" w:hAnsi="Arial" w:cs="Arial"/>
          <w:color w:val="222222"/>
          <w:sz w:val="22"/>
          <w:szCs w:val="22"/>
        </w:rPr>
        <w:fldChar w:fldCharType="end"/>
      </w:r>
      <w:r w:rsidR="00631768" w:rsidRPr="007A6523">
        <w:rPr>
          <w:rFonts w:ascii="Arial" w:hAnsi="Arial" w:cs="Arial"/>
          <w:color w:val="222222"/>
          <w:sz w:val="22"/>
          <w:szCs w:val="22"/>
        </w:rPr>
        <w:t xml:space="preserve"> (n=</w:t>
      </w:r>
      <w:r w:rsidR="00AA2ED7" w:rsidRPr="007A6523">
        <w:rPr>
          <w:rFonts w:ascii="Arial" w:hAnsi="Arial" w:cs="Arial"/>
          <w:color w:val="222222"/>
          <w:sz w:val="22"/>
          <w:szCs w:val="22"/>
        </w:rPr>
        <w:t>5</w:t>
      </w:r>
      <w:r w:rsidR="00631768" w:rsidRPr="007A6523">
        <w:rPr>
          <w:rFonts w:ascii="Arial" w:hAnsi="Arial" w:cs="Arial"/>
          <w:color w:val="222222"/>
          <w:sz w:val="22"/>
          <w:szCs w:val="22"/>
        </w:rPr>
        <w:t>)</w:t>
      </w:r>
      <w:r w:rsidR="002D2EF7" w:rsidRPr="007A6523">
        <w:rPr>
          <w:rFonts w:ascii="Arial" w:hAnsi="Arial" w:cs="Arial"/>
          <w:color w:val="222222"/>
          <w:sz w:val="22"/>
          <w:szCs w:val="22"/>
        </w:rPr>
        <w:t>, ATAC-seq</w:t>
      </w:r>
      <w:r w:rsidR="00225CA0" w:rsidRPr="007A6523">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25CA0" w:rsidRPr="007A6523">
        <w:rPr>
          <w:rFonts w:ascii="Arial" w:hAnsi="Arial" w:cs="Arial"/>
          <w:color w:val="222222"/>
          <w:sz w:val="22"/>
          <w:szCs w:val="22"/>
        </w:rPr>
      </w:r>
      <w:r w:rsidR="00225CA0" w:rsidRPr="007A652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26</w:t>
      </w:r>
      <w:r w:rsidR="00225CA0" w:rsidRPr="007A6523">
        <w:rPr>
          <w:rFonts w:ascii="Arial" w:hAnsi="Arial" w:cs="Arial"/>
          <w:color w:val="222222"/>
          <w:sz w:val="22"/>
          <w:szCs w:val="22"/>
        </w:rPr>
        <w:fldChar w:fldCharType="end"/>
      </w:r>
      <w:r w:rsidR="00631768" w:rsidRPr="007A6523">
        <w:rPr>
          <w:rFonts w:ascii="Arial" w:hAnsi="Arial" w:cs="Arial"/>
          <w:color w:val="222222"/>
          <w:sz w:val="22"/>
          <w:szCs w:val="22"/>
        </w:rPr>
        <w:t xml:space="preserve"> (n=</w:t>
      </w:r>
      <w:r w:rsidR="00AA2ED7" w:rsidRPr="007A6523">
        <w:rPr>
          <w:rFonts w:ascii="Arial" w:hAnsi="Arial" w:cs="Arial"/>
          <w:color w:val="222222"/>
          <w:sz w:val="22"/>
          <w:szCs w:val="22"/>
        </w:rPr>
        <w:t>5</w:t>
      </w:r>
      <w:r w:rsidR="00631768" w:rsidRPr="007A6523">
        <w:rPr>
          <w:rFonts w:ascii="Arial" w:hAnsi="Arial" w:cs="Arial"/>
          <w:color w:val="222222"/>
          <w:sz w:val="22"/>
          <w:szCs w:val="22"/>
        </w:rPr>
        <w:t>)</w:t>
      </w:r>
      <w:r w:rsidR="002D2EF7" w:rsidRPr="007A6523">
        <w:rPr>
          <w:rFonts w:ascii="Arial" w:hAnsi="Arial" w:cs="Arial"/>
          <w:color w:val="222222"/>
          <w:sz w:val="22"/>
          <w:szCs w:val="22"/>
        </w:rPr>
        <w:t>, UMI-4C</w:t>
      </w:r>
      <w:r w:rsidR="00225CA0" w:rsidRPr="007A6523">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25CA0" w:rsidRPr="007A6523">
        <w:rPr>
          <w:rFonts w:ascii="Arial" w:hAnsi="Arial" w:cs="Arial"/>
          <w:color w:val="222222"/>
          <w:sz w:val="22"/>
          <w:szCs w:val="22"/>
        </w:rPr>
      </w:r>
      <w:r w:rsidR="00225CA0" w:rsidRPr="007A652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26</w:t>
      </w:r>
      <w:r w:rsidR="00225CA0" w:rsidRPr="007A6523">
        <w:rPr>
          <w:rFonts w:ascii="Arial" w:hAnsi="Arial" w:cs="Arial"/>
          <w:color w:val="222222"/>
          <w:sz w:val="22"/>
          <w:szCs w:val="22"/>
        </w:rPr>
        <w:fldChar w:fldCharType="end"/>
      </w:r>
      <w:r w:rsidR="00631768" w:rsidRPr="007A6523">
        <w:rPr>
          <w:rFonts w:ascii="Arial" w:hAnsi="Arial" w:cs="Arial"/>
          <w:color w:val="222222"/>
          <w:sz w:val="22"/>
          <w:szCs w:val="22"/>
        </w:rPr>
        <w:t xml:space="preserve"> </w:t>
      </w:r>
      <w:r w:rsidR="00091FD5" w:rsidRPr="007A6523">
        <w:rPr>
          <w:rFonts w:ascii="Arial" w:hAnsi="Arial" w:cs="Arial"/>
          <w:color w:val="222222"/>
          <w:sz w:val="22"/>
          <w:szCs w:val="22"/>
        </w:rPr>
        <w:t>(n=2 or 3, depending on the viewpoint)</w:t>
      </w:r>
      <w:r w:rsidR="002D2EF7" w:rsidRPr="007A6523">
        <w:rPr>
          <w:rFonts w:ascii="Arial" w:hAnsi="Arial" w:cs="Arial"/>
          <w:color w:val="222222"/>
          <w:sz w:val="22"/>
          <w:szCs w:val="22"/>
        </w:rPr>
        <w:t>, and ChIP-seq</w:t>
      </w:r>
      <w:r w:rsidR="00225CA0" w:rsidRPr="007A6523">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25CA0" w:rsidRPr="007A6523">
        <w:rPr>
          <w:rFonts w:ascii="Arial" w:hAnsi="Arial" w:cs="Arial"/>
          <w:color w:val="222222"/>
          <w:sz w:val="22"/>
          <w:szCs w:val="22"/>
        </w:rPr>
      </w:r>
      <w:r w:rsidR="00225CA0" w:rsidRPr="007A652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26</w:t>
      </w:r>
      <w:r w:rsidR="00225CA0" w:rsidRPr="007A6523">
        <w:rPr>
          <w:rFonts w:ascii="Arial" w:hAnsi="Arial" w:cs="Arial"/>
          <w:color w:val="222222"/>
          <w:sz w:val="22"/>
          <w:szCs w:val="22"/>
        </w:rPr>
        <w:fldChar w:fldCharType="end"/>
      </w:r>
      <w:r w:rsidR="0042448B" w:rsidRPr="007A6523">
        <w:rPr>
          <w:rFonts w:ascii="Arial" w:hAnsi="Arial" w:cs="Arial"/>
          <w:color w:val="222222"/>
          <w:sz w:val="22"/>
          <w:szCs w:val="22"/>
        </w:rPr>
        <w:t xml:space="preserve"> for histone H3 lysine 27 acetylation (H</w:t>
      </w:r>
      <w:r w:rsidR="00804CFE" w:rsidRPr="007A6523">
        <w:rPr>
          <w:rFonts w:ascii="Arial" w:hAnsi="Arial" w:cs="Arial"/>
          <w:color w:val="222222"/>
          <w:sz w:val="22"/>
          <w:szCs w:val="22"/>
        </w:rPr>
        <w:t>3K27Ac)</w:t>
      </w:r>
      <w:r w:rsidR="00161A57" w:rsidRPr="007A6523">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PEVuZE5vdGU+PENpdGU+PEF1dGhvcj5Hb256YWxlei1EdXF1ZTwvQXV0aG9yPjxZZWFyPjIwMTg8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IGRlIERpYWJldG9sb2dpZSwgQ29jaGluIEhvc3BpdGFsLCA3NTAxNCBQYXJpcywgRnJhbmNlLiYj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161A57" w:rsidRPr="007A6523">
        <w:rPr>
          <w:rFonts w:ascii="Arial" w:hAnsi="Arial" w:cs="Arial"/>
          <w:color w:val="222222"/>
          <w:sz w:val="22"/>
          <w:szCs w:val="22"/>
        </w:rPr>
      </w:r>
      <w:r w:rsidR="00161A57" w:rsidRPr="007A652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26</w:t>
      </w:r>
      <w:r w:rsidR="00161A57" w:rsidRPr="007A6523">
        <w:rPr>
          <w:rFonts w:ascii="Arial" w:hAnsi="Arial" w:cs="Arial"/>
          <w:color w:val="222222"/>
          <w:sz w:val="22"/>
          <w:szCs w:val="22"/>
        </w:rPr>
        <w:fldChar w:fldCharType="end"/>
      </w:r>
      <w:r w:rsidR="00631768" w:rsidRPr="007A6523">
        <w:rPr>
          <w:rFonts w:ascii="Arial" w:hAnsi="Arial" w:cs="Arial"/>
          <w:color w:val="222222"/>
          <w:sz w:val="22"/>
          <w:szCs w:val="22"/>
        </w:rPr>
        <w:t xml:space="preserve"> (n=</w:t>
      </w:r>
      <w:r w:rsidR="00AA2ED7" w:rsidRPr="007A6523">
        <w:rPr>
          <w:rFonts w:ascii="Arial" w:hAnsi="Arial" w:cs="Arial"/>
          <w:color w:val="222222"/>
          <w:sz w:val="22"/>
          <w:szCs w:val="22"/>
        </w:rPr>
        <w:t>4</w:t>
      </w:r>
      <w:r w:rsidR="00631768" w:rsidRPr="007A6523">
        <w:rPr>
          <w:rFonts w:ascii="Arial" w:hAnsi="Arial" w:cs="Arial"/>
          <w:color w:val="222222"/>
          <w:sz w:val="22"/>
          <w:szCs w:val="22"/>
        </w:rPr>
        <w:t>)</w:t>
      </w:r>
      <w:r w:rsidR="00180C14" w:rsidRPr="007A6523">
        <w:rPr>
          <w:rFonts w:ascii="Arial" w:hAnsi="Arial" w:cs="Arial"/>
          <w:color w:val="222222"/>
          <w:sz w:val="22"/>
          <w:szCs w:val="22"/>
        </w:rPr>
        <w:t xml:space="preserve"> (</w:t>
      </w:r>
      <w:r w:rsidR="00180C14" w:rsidRPr="007A6523">
        <w:rPr>
          <w:rFonts w:ascii="Arial" w:hAnsi="Arial" w:cs="Arial"/>
          <w:b/>
          <w:bCs/>
          <w:color w:val="222222"/>
          <w:sz w:val="22"/>
          <w:szCs w:val="22"/>
        </w:rPr>
        <w:t>Table 1</w:t>
      </w:r>
      <w:r w:rsidR="00180C14" w:rsidRPr="007A6523">
        <w:rPr>
          <w:rFonts w:ascii="Arial" w:hAnsi="Arial" w:cs="Arial"/>
          <w:color w:val="222222"/>
          <w:sz w:val="22"/>
          <w:szCs w:val="22"/>
        </w:rPr>
        <w:t>)</w:t>
      </w:r>
      <w:r w:rsidR="00631768" w:rsidRPr="007A6523">
        <w:rPr>
          <w:rFonts w:ascii="Arial" w:hAnsi="Arial" w:cs="Arial"/>
          <w:color w:val="222222"/>
          <w:sz w:val="22"/>
          <w:szCs w:val="22"/>
        </w:rPr>
        <w:t xml:space="preserve">. </w:t>
      </w:r>
      <w:r w:rsidR="0022719A" w:rsidRPr="007A6523">
        <w:rPr>
          <w:rFonts w:ascii="Arial" w:hAnsi="Arial" w:cs="Arial"/>
          <w:color w:val="222222"/>
          <w:sz w:val="22"/>
          <w:szCs w:val="22"/>
        </w:rPr>
        <w:t xml:space="preserve">Islets </w:t>
      </w:r>
      <w:r w:rsidR="00775AD6">
        <w:rPr>
          <w:rFonts w:ascii="Arial" w:hAnsi="Arial" w:cs="Arial"/>
          <w:color w:val="222222"/>
          <w:sz w:val="22"/>
          <w:szCs w:val="22"/>
        </w:rPr>
        <w:t>from multiple</w:t>
      </w:r>
      <w:r w:rsidR="0022719A" w:rsidRPr="007A6523">
        <w:rPr>
          <w:rFonts w:ascii="Arial" w:hAnsi="Arial" w:cs="Arial"/>
          <w:color w:val="222222"/>
          <w:sz w:val="22"/>
          <w:szCs w:val="22"/>
        </w:rPr>
        <w:t xml:space="preserve"> donors</w:t>
      </w:r>
      <w:r w:rsidR="00775AD6">
        <w:rPr>
          <w:rFonts w:ascii="Arial" w:hAnsi="Arial" w:cs="Arial"/>
          <w:color w:val="222222"/>
          <w:sz w:val="22"/>
          <w:szCs w:val="22"/>
        </w:rPr>
        <w:t xml:space="preserve"> were used</w:t>
      </w:r>
      <w:r w:rsidR="0022719A" w:rsidRPr="007A6523">
        <w:rPr>
          <w:rFonts w:ascii="Arial" w:hAnsi="Arial" w:cs="Arial"/>
          <w:color w:val="222222"/>
          <w:sz w:val="22"/>
          <w:szCs w:val="22"/>
        </w:rPr>
        <w:t>. However</w:t>
      </w:r>
      <w:r w:rsidR="007A6523">
        <w:rPr>
          <w:rFonts w:ascii="Arial" w:hAnsi="Arial" w:cs="Arial"/>
          <w:color w:val="222222"/>
          <w:sz w:val="22"/>
          <w:szCs w:val="22"/>
        </w:rPr>
        <w:t>,</w:t>
      </w:r>
      <w:r w:rsidR="0022719A" w:rsidRPr="007A6523">
        <w:rPr>
          <w:rFonts w:ascii="Arial" w:hAnsi="Arial" w:cs="Arial"/>
          <w:color w:val="222222"/>
          <w:sz w:val="22"/>
          <w:szCs w:val="22"/>
        </w:rPr>
        <w:t xml:space="preserve"> islets from the same donors partially overlapped among the ATAC-seq, UMI-4C</w:t>
      </w:r>
      <w:r w:rsidR="007A6523">
        <w:rPr>
          <w:rFonts w:ascii="Arial" w:hAnsi="Arial" w:cs="Arial"/>
          <w:color w:val="222222"/>
          <w:sz w:val="22"/>
          <w:szCs w:val="22"/>
        </w:rPr>
        <w:t>,</w:t>
      </w:r>
      <w:r w:rsidR="0022719A" w:rsidRPr="007A6523">
        <w:rPr>
          <w:rFonts w:ascii="Arial" w:hAnsi="Arial" w:cs="Arial"/>
          <w:color w:val="222222"/>
          <w:sz w:val="22"/>
          <w:szCs w:val="22"/>
        </w:rPr>
        <w:t xml:space="preserve"> and ChIP-seq experiments.</w:t>
      </w:r>
    </w:p>
    <w:p w14:paraId="72DEC125" w14:textId="4C1E814C" w:rsidR="003551AD" w:rsidRDefault="003551AD" w:rsidP="00DA5E08">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2</w:t>
      </w:r>
      <w:r w:rsidR="00923675">
        <w:rPr>
          <w:rFonts w:ascii="Arial" w:hAnsi="Arial" w:cs="Arial"/>
          <w:i/>
          <w:iCs/>
          <w:color w:val="222222"/>
          <w:sz w:val="22"/>
          <w:szCs w:val="22"/>
          <w:u w:val="single"/>
        </w:rPr>
        <w:t xml:space="preserve"> </w:t>
      </w:r>
      <w:r w:rsidR="00923675" w:rsidRPr="003F50E7">
        <w:rPr>
          <w:rFonts w:ascii="Arial" w:hAnsi="Arial" w:cs="Arial"/>
          <w:color w:val="222222"/>
          <w:sz w:val="22"/>
          <w:szCs w:val="22"/>
        </w:rPr>
        <w:t>(Pck002</w:t>
      </w:r>
      <w:r w:rsidR="003F50E7" w:rsidRPr="003F50E7">
        <w:rPr>
          <w:rFonts w:ascii="Arial" w:hAnsi="Arial" w:cs="Arial"/>
          <w:color w:val="222222"/>
          <w:sz w:val="22"/>
          <w:szCs w:val="22"/>
        </w:rPr>
        <w:t xml:space="preserve"> - https://doi.org/10.25584/3012069</w:t>
      </w:r>
      <w:r w:rsidR="00923675" w:rsidRPr="003F50E7">
        <w:rPr>
          <w:rFonts w:ascii="Arial" w:hAnsi="Arial" w:cs="Arial"/>
          <w:color w:val="222222"/>
          <w:sz w:val="22"/>
          <w:szCs w:val="22"/>
        </w:rPr>
        <w:t>)</w:t>
      </w:r>
      <w:r w:rsidR="00D92A35" w:rsidRPr="003F50E7">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&lt;EndNote&gt;&lt;Cite&gt;&lt;Author&gt;Sarkar&lt;/Author&gt;&lt;Year&gt;2025&lt;/Year&gt;&lt;RecNum&gt;98&lt;/RecNum&gt;&lt;DisplayText&gt;&lt;style face="superscript"&gt;27&lt;/style&gt;&lt;/DisplayText&gt;&lt;record&gt;&lt;rec-number&gt;98&lt;/rec-number&gt;&lt;foreign-keys&gt;&lt;key app="EN" db-id="dsz9as9xsxd2dke259vvss5cawvfrsf592z9" timestamp="1767908471"&gt;98&lt;/key&gt;&lt;/foreign-keys&gt;&lt;ref-type name="Dataset"&gt;59&lt;/ref-type&gt;&lt;contributors&gt;&lt;authors&gt;&lt;author&gt;Sarkar, Soumyadeep&lt;/author&gt;&lt;author&gt;Flores, Javier E&lt;/author&gt;&lt;author&gt;Nune, Navaj&lt;/author&gt;&lt;author&gt;Ramos-Rodriguez, Mireia&lt;/author&gt;&lt;author&gt;Kulkarni, Abhishek&lt;/author&gt;&lt;author&gt;Ives, Ashley N&lt;/author&gt;&lt;author&gt;Hammoud, Batoul&lt;/author&gt;&lt;author&gt;Wu, Wenting&lt;/author&gt;&lt;author&gt;Yi, Xiaoyan&lt;/author&gt;&lt;author&gt;Roca-Rivada, Arturo&lt;/author&gt;&lt;author&gt;Maestas, Marlie M&lt;/author&gt;&lt;author&gt;Gluth, Austin&lt;/author&gt;&lt;author&gt;Elliott, Emily C&lt;/author&gt;&lt;author&gt;You, Youngki&lt;/author&gt;&lt;author&gt;Krishnan, Preethi&lt;/author&gt;&lt;author&gt;Syed, Farooq&lt;/author&gt;&lt;author&gt;Kim, Young-Mo&lt;/author&gt;&lt;author&gt;Kyle, Jennifer E&lt;/author&gt;&lt;author&gt;Kono, Tatsuyoshi&lt;/author&gt;&lt;author&gt;Fulcher, James M&lt;/author&gt;&lt;author&gt;Sims, Emily K&lt;/author&gt;&lt;author&gt;Tersey, Sarah A&lt;/author&gt;&lt;author&gt;Sussel, Lori&lt;/author&gt;&lt;author&gt;Webb-Robertson, Bobbie-Jo M&lt;/author&gt;&lt;author&gt;Qian, Weijun&lt;/author&gt;&lt;author&gt;Zhang, Tong&lt;/author&gt;&lt;author&gt;Metz, Thomas O&lt;/author&gt;&lt;author&gt;Millman, Jeffrey R&lt;/author&gt;&lt;author&gt;Evans-Molina, Carmella&lt;/author&gt;&lt;author&gt;Pasquali, Lorenzo&lt;/author&gt;&lt;author&gt;Mirmira, Raghavendra G&lt;/author&gt;&lt;author&gt;Eizirik, Decio L&lt;/author&gt;&lt;author&gt;Nakayasu, Ernesto S&lt;/author&gt;&lt;/authors&gt;&lt;/contributors&gt;&lt;titles&gt;&lt;title&gt;Multi-omics data compendium: Data package 2 (Pck002)&lt;/title&gt;&lt;/titles&gt;&lt;dates&gt;&lt;year&gt;2025&lt;/year&gt;&lt;/dates&gt;&lt;pub-location&gt;United States&lt;/pub-location&gt;&lt;publisher&gt;PNNL (PNNL2)&lt;/publisher&gt;&lt;urls&gt;&lt;related-urls&gt;&lt;url&gt;https://www.osti.gov/biblio/3012069&lt;/url&gt;&lt;url&gt;https://www.osti.gov/servlets/purl/3012069&lt;/url&gt;&lt;/related-urls&gt;&lt;/urls&gt;&lt;custom1&gt;AC05-76RL01830&lt;/custom1&gt;&lt;custom2&gt;USDOE Office of Science (SC)&lt;/custom2&gt;&lt;electronic-resource-num&gt;10.25584/3012069&lt;/electronic-resource-num&gt;&lt;language&gt;English&lt;/language&gt;&lt;/record&gt;&lt;/Cite&gt;&lt;/EndNote&gt;</w:instrText>
      </w:r>
      <w:r w:rsidR="00D92A35" w:rsidRPr="003F50E7">
        <w:rPr>
          <w:rFonts w:ascii="Arial" w:hAnsi="Arial" w:cs="Arial"/>
          <w:color w:val="222222"/>
          <w:sz w:val="22"/>
          <w:szCs w:val="22"/>
        </w:rPr>
        <w:fldChar w:fldCharType="separate"/>
      </w:r>
      <w:r w:rsidR="005A4E51" w:rsidRPr="003F50E7">
        <w:rPr>
          <w:rFonts w:ascii="Arial" w:hAnsi="Arial" w:cs="Arial"/>
          <w:noProof/>
          <w:color w:val="222222"/>
          <w:sz w:val="22"/>
          <w:szCs w:val="22"/>
          <w:vertAlign w:val="superscript"/>
        </w:rPr>
        <w:t>27</w:t>
      </w:r>
      <w:r w:rsidR="00D92A35" w:rsidRPr="003F50E7">
        <w:rPr>
          <w:rFonts w:ascii="Arial" w:hAnsi="Arial" w:cs="Arial"/>
          <w:color w:val="222222"/>
          <w:sz w:val="22"/>
          <w:szCs w:val="22"/>
        </w:rPr>
        <w:fldChar w:fldCharType="end"/>
      </w:r>
      <w:r w:rsidRPr="0027627E">
        <w:rPr>
          <w:rFonts w:ascii="Arial" w:hAnsi="Arial" w:cs="Arial"/>
          <w:color w:val="222222"/>
          <w:sz w:val="22"/>
          <w:szCs w:val="22"/>
        </w:rPr>
        <w:t xml:space="preserve">: </w:t>
      </w:r>
      <w:r w:rsidR="00F435A2">
        <w:rPr>
          <w:rFonts w:ascii="Arial" w:hAnsi="Arial" w:cs="Arial"/>
          <w:color w:val="222222"/>
          <w:sz w:val="22"/>
          <w:szCs w:val="22"/>
        </w:rPr>
        <w:t>Pck002</w:t>
      </w:r>
      <w:r w:rsidR="00BC2C1B" w:rsidRPr="0027627E">
        <w:rPr>
          <w:rFonts w:ascii="Arial" w:hAnsi="Arial" w:cs="Arial"/>
          <w:color w:val="222222"/>
          <w:sz w:val="22"/>
          <w:szCs w:val="22"/>
        </w:rPr>
        <w:t xml:space="preserve"> </w:t>
      </w:r>
      <w:r w:rsidR="00D75665" w:rsidRPr="0027627E">
        <w:rPr>
          <w:rFonts w:ascii="Arial" w:hAnsi="Arial" w:cs="Arial"/>
          <w:color w:val="222222"/>
          <w:sz w:val="22"/>
          <w:szCs w:val="22"/>
        </w:rPr>
        <w:t>consist</w:t>
      </w:r>
      <w:r w:rsidR="009C265A" w:rsidRPr="0027627E">
        <w:rPr>
          <w:rFonts w:ascii="Arial" w:hAnsi="Arial" w:cs="Arial"/>
          <w:color w:val="222222"/>
          <w:sz w:val="22"/>
          <w:szCs w:val="22"/>
        </w:rPr>
        <w:t xml:space="preserve">s of </w:t>
      </w:r>
      <w:r w:rsidR="00423651">
        <w:rPr>
          <w:rFonts w:ascii="Arial" w:hAnsi="Arial" w:cs="Arial"/>
          <w:color w:val="222222"/>
          <w:sz w:val="22"/>
          <w:szCs w:val="22"/>
        </w:rPr>
        <w:t>similar</w:t>
      </w:r>
      <w:r w:rsidR="009C265A" w:rsidRPr="0027627E">
        <w:rPr>
          <w:rFonts w:ascii="Arial" w:hAnsi="Arial" w:cs="Arial"/>
          <w:color w:val="222222"/>
          <w:sz w:val="22"/>
          <w:szCs w:val="22"/>
        </w:rPr>
        <w:t xml:space="preserve"> experiments compared to Pck001</w:t>
      </w:r>
      <w:r w:rsidR="00AB5CDD" w:rsidRPr="0027627E">
        <w:rPr>
          <w:rFonts w:ascii="Arial" w:hAnsi="Arial" w:cs="Arial"/>
          <w:color w:val="222222"/>
          <w:sz w:val="22"/>
          <w:szCs w:val="22"/>
        </w:rPr>
        <w:t xml:space="preserve"> but performed with </w:t>
      </w:r>
      <w:r w:rsidR="00BB592B">
        <w:rPr>
          <w:rFonts w:ascii="Arial" w:hAnsi="Arial" w:cs="Arial"/>
          <w:color w:val="222222"/>
          <w:sz w:val="22"/>
          <w:szCs w:val="22"/>
        </w:rPr>
        <w:t xml:space="preserve">human </w:t>
      </w:r>
      <w:r w:rsidR="00AB5CDD" w:rsidRPr="0027627E">
        <w:rPr>
          <w:rFonts w:ascii="Arial" w:hAnsi="Arial" w:cs="Arial"/>
          <w:color w:val="222222"/>
          <w:sz w:val="22"/>
          <w:szCs w:val="22"/>
        </w:rPr>
        <w:t>EndoC-βH1 cells</w:t>
      </w:r>
      <w:r w:rsidR="000C0B51" w:rsidRPr="0027627E">
        <w:rPr>
          <w:rFonts w:ascii="Arial" w:hAnsi="Arial" w:cs="Arial"/>
          <w:color w:val="222222"/>
          <w:sz w:val="22"/>
          <w:szCs w:val="22"/>
        </w:rPr>
        <w:t xml:space="preserve"> instead </w:t>
      </w:r>
      <w:r w:rsidR="004810E6" w:rsidRPr="0027627E">
        <w:rPr>
          <w:rFonts w:ascii="Arial" w:hAnsi="Arial" w:cs="Arial"/>
          <w:color w:val="222222"/>
          <w:sz w:val="22"/>
          <w:szCs w:val="22"/>
        </w:rPr>
        <w:t xml:space="preserve">of </w:t>
      </w:r>
      <w:r w:rsidR="000C0B51" w:rsidRPr="0027627E">
        <w:rPr>
          <w:rFonts w:ascii="Arial" w:hAnsi="Arial" w:cs="Arial"/>
          <w:color w:val="222222"/>
          <w:sz w:val="22"/>
          <w:szCs w:val="22"/>
        </w:rPr>
        <w:t>human islets. Cells were</w:t>
      </w:r>
      <w:r w:rsidR="00AB5CDD" w:rsidRPr="0027627E">
        <w:rPr>
          <w:rFonts w:ascii="Arial" w:hAnsi="Arial" w:cs="Arial"/>
          <w:color w:val="222222"/>
          <w:sz w:val="22"/>
          <w:szCs w:val="22"/>
        </w:rPr>
        <w:t xml:space="preserve"> </w:t>
      </w:r>
      <w:r w:rsidR="000C0B51" w:rsidRPr="0027627E">
        <w:rPr>
          <w:rFonts w:ascii="Arial" w:hAnsi="Arial" w:cs="Arial"/>
          <w:color w:val="222222"/>
          <w:sz w:val="22"/>
          <w:szCs w:val="22"/>
        </w:rPr>
        <w:t xml:space="preserve">treated </w:t>
      </w:r>
      <w:r w:rsidR="00AB5CDD" w:rsidRPr="0027627E">
        <w:rPr>
          <w:rFonts w:ascii="Arial" w:hAnsi="Arial" w:cs="Arial"/>
          <w:color w:val="222222"/>
          <w:sz w:val="22"/>
          <w:szCs w:val="22"/>
        </w:rPr>
        <w:t>with IFNγ + IL-1β</w:t>
      </w:r>
      <w:r w:rsidR="000C0B51" w:rsidRPr="0027627E">
        <w:rPr>
          <w:rFonts w:ascii="Arial" w:hAnsi="Arial" w:cs="Arial"/>
          <w:color w:val="222222"/>
          <w:sz w:val="22"/>
          <w:szCs w:val="22"/>
        </w:rPr>
        <w:t xml:space="preserve"> for 48 h and submitted to RNA-seq (n=</w:t>
      </w:r>
      <w:r w:rsidR="00B9730A" w:rsidRPr="0027627E">
        <w:rPr>
          <w:rFonts w:ascii="Arial" w:hAnsi="Arial" w:cs="Arial"/>
          <w:color w:val="222222"/>
          <w:sz w:val="22"/>
          <w:szCs w:val="22"/>
        </w:rPr>
        <w:t>5</w:t>
      </w:r>
      <w:r w:rsidR="000C0B51" w:rsidRPr="0027627E">
        <w:rPr>
          <w:rFonts w:ascii="Arial" w:hAnsi="Arial" w:cs="Arial"/>
          <w:color w:val="222222"/>
          <w:sz w:val="22"/>
          <w:szCs w:val="22"/>
        </w:rPr>
        <w:t>), ATAC-seq (n=</w:t>
      </w:r>
      <w:r w:rsidR="00B9730A" w:rsidRPr="0027627E">
        <w:rPr>
          <w:rFonts w:ascii="Arial" w:hAnsi="Arial" w:cs="Arial"/>
          <w:color w:val="222222"/>
          <w:sz w:val="22"/>
          <w:szCs w:val="22"/>
        </w:rPr>
        <w:t>5</w:t>
      </w:r>
      <w:r w:rsidR="000C0B51" w:rsidRPr="0027627E">
        <w:rPr>
          <w:rFonts w:ascii="Arial" w:hAnsi="Arial" w:cs="Arial"/>
          <w:color w:val="222222"/>
          <w:sz w:val="22"/>
          <w:szCs w:val="22"/>
        </w:rPr>
        <w:t>), DNA methylation (n=</w:t>
      </w:r>
      <w:r w:rsidR="00B9730A" w:rsidRPr="0027627E">
        <w:rPr>
          <w:rFonts w:ascii="Arial" w:hAnsi="Arial" w:cs="Arial"/>
          <w:color w:val="222222"/>
          <w:sz w:val="22"/>
          <w:szCs w:val="22"/>
        </w:rPr>
        <w:t>5</w:t>
      </w:r>
      <w:r w:rsidR="000C0B51" w:rsidRPr="0027627E">
        <w:rPr>
          <w:rFonts w:ascii="Arial" w:hAnsi="Arial" w:cs="Arial"/>
          <w:color w:val="222222"/>
          <w:sz w:val="22"/>
          <w:szCs w:val="22"/>
        </w:rPr>
        <w:t xml:space="preserve">) and </w:t>
      </w:r>
      <w:r w:rsidR="00B9730A" w:rsidRPr="0027627E">
        <w:rPr>
          <w:rFonts w:ascii="Arial" w:hAnsi="Arial" w:cs="Arial"/>
          <w:color w:val="222222"/>
          <w:sz w:val="22"/>
          <w:szCs w:val="22"/>
        </w:rPr>
        <w:t xml:space="preserve">H3K27Ac </w:t>
      </w:r>
      <w:r w:rsidR="000C0B51" w:rsidRPr="0027627E">
        <w:rPr>
          <w:rFonts w:ascii="Arial" w:hAnsi="Arial" w:cs="Arial"/>
          <w:color w:val="222222"/>
          <w:sz w:val="22"/>
          <w:szCs w:val="22"/>
        </w:rPr>
        <w:t>ChIP-seq (n=</w:t>
      </w:r>
      <w:r w:rsidR="005E69D6" w:rsidRPr="0027627E">
        <w:rPr>
          <w:rFonts w:ascii="Arial" w:hAnsi="Arial" w:cs="Arial"/>
          <w:color w:val="222222"/>
          <w:sz w:val="22"/>
          <w:szCs w:val="22"/>
        </w:rPr>
        <w:t>4</w:t>
      </w:r>
      <w:r w:rsidR="000C0B51" w:rsidRPr="0027627E">
        <w:rPr>
          <w:rFonts w:ascii="Arial" w:hAnsi="Arial" w:cs="Arial"/>
          <w:color w:val="222222"/>
          <w:sz w:val="22"/>
          <w:szCs w:val="22"/>
        </w:rPr>
        <w:t xml:space="preserve">). In addition, </w:t>
      </w:r>
      <w:r w:rsidR="00085345" w:rsidRPr="0027627E">
        <w:rPr>
          <w:rFonts w:ascii="Arial" w:hAnsi="Arial" w:cs="Arial"/>
          <w:color w:val="222222"/>
          <w:sz w:val="22"/>
          <w:szCs w:val="22"/>
        </w:rPr>
        <w:t xml:space="preserve">proteomics, lipidomics and metabolomics </w:t>
      </w:r>
      <w:r w:rsidR="004B6EA7" w:rsidRPr="0027627E">
        <w:rPr>
          <w:rFonts w:ascii="Arial" w:hAnsi="Arial" w:cs="Arial"/>
          <w:color w:val="222222"/>
          <w:sz w:val="22"/>
          <w:szCs w:val="22"/>
        </w:rPr>
        <w:t xml:space="preserve">were </w:t>
      </w:r>
      <w:r w:rsidR="00085345" w:rsidRPr="0027627E">
        <w:rPr>
          <w:rFonts w:ascii="Arial" w:hAnsi="Arial" w:cs="Arial"/>
          <w:color w:val="222222"/>
          <w:sz w:val="22"/>
          <w:szCs w:val="22"/>
        </w:rPr>
        <w:t xml:space="preserve">performed </w:t>
      </w:r>
      <w:r w:rsidR="00180C14" w:rsidRPr="0027627E">
        <w:rPr>
          <w:rFonts w:ascii="Arial" w:hAnsi="Arial" w:cs="Arial"/>
          <w:color w:val="222222"/>
          <w:sz w:val="22"/>
          <w:szCs w:val="22"/>
        </w:rPr>
        <w:t xml:space="preserve">in </w:t>
      </w:r>
      <w:r w:rsidR="004B6EA7" w:rsidRPr="0027627E">
        <w:rPr>
          <w:rFonts w:ascii="Arial" w:hAnsi="Arial" w:cs="Arial"/>
          <w:color w:val="222222"/>
          <w:sz w:val="22"/>
          <w:szCs w:val="22"/>
        </w:rPr>
        <w:t xml:space="preserve">a batch of </w:t>
      </w:r>
      <w:r w:rsidR="00BB592B">
        <w:rPr>
          <w:rFonts w:ascii="Arial" w:hAnsi="Arial" w:cs="Arial"/>
          <w:color w:val="222222"/>
          <w:sz w:val="22"/>
          <w:szCs w:val="22"/>
        </w:rPr>
        <w:t xml:space="preserve">human </w:t>
      </w:r>
      <w:r w:rsidR="00BF75B4" w:rsidRPr="0027627E">
        <w:rPr>
          <w:rFonts w:ascii="Arial" w:hAnsi="Arial" w:cs="Arial"/>
          <w:color w:val="222222"/>
          <w:sz w:val="22"/>
          <w:szCs w:val="22"/>
        </w:rPr>
        <w:t xml:space="preserve">EndoC-βH1 </w:t>
      </w:r>
      <w:r w:rsidR="004B6EA7" w:rsidRPr="0027627E">
        <w:rPr>
          <w:rFonts w:ascii="Arial" w:hAnsi="Arial" w:cs="Arial"/>
          <w:color w:val="222222"/>
          <w:sz w:val="22"/>
          <w:szCs w:val="22"/>
        </w:rPr>
        <w:t xml:space="preserve">cells </w:t>
      </w:r>
      <w:r w:rsidR="0081550E" w:rsidRPr="0027627E">
        <w:rPr>
          <w:rFonts w:ascii="Arial" w:hAnsi="Arial" w:cs="Arial"/>
          <w:color w:val="222222"/>
          <w:sz w:val="22"/>
          <w:szCs w:val="22"/>
        </w:rPr>
        <w:t xml:space="preserve">(n=3) </w:t>
      </w:r>
      <w:r w:rsidR="00180C14" w:rsidRPr="0027627E">
        <w:rPr>
          <w:rFonts w:ascii="Arial" w:hAnsi="Arial" w:cs="Arial"/>
          <w:color w:val="222222"/>
          <w:sz w:val="22"/>
          <w:szCs w:val="22"/>
        </w:rPr>
        <w:t>(</w:t>
      </w:r>
      <w:r w:rsidR="00180C14" w:rsidRPr="0027627E">
        <w:rPr>
          <w:rFonts w:ascii="Arial" w:hAnsi="Arial" w:cs="Arial"/>
          <w:b/>
          <w:bCs/>
          <w:color w:val="222222"/>
          <w:sz w:val="22"/>
          <w:szCs w:val="22"/>
        </w:rPr>
        <w:t>Table 1</w:t>
      </w:r>
      <w:r w:rsidR="00180C14" w:rsidRPr="0027627E">
        <w:rPr>
          <w:rFonts w:ascii="Arial" w:hAnsi="Arial" w:cs="Arial"/>
          <w:color w:val="222222"/>
          <w:sz w:val="22"/>
          <w:szCs w:val="22"/>
        </w:rPr>
        <w:t>)</w:t>
      </w:r>
      <w:r w:rsidR="00E743D9" w:rsidRPr="0027627E">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c2NyaXB0Ij4yOCwyOTwvc3R5bGU+PC9EaXNwbGF5VGV4dD48cmVjb3JkPjxyZWMtbnVtYmVyPjE4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c2NyaXB0Ij4yOCwyOTwvc3R5bGU+PC9EaXNwbGF5VGV4dD48cmVjb3JkPjxyZWMtbnVtYmVyPjE4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E743D9" w:rsidRPr="0027627E">
        <w:rPr>
          <w:rFonts w:ascii="Arial" w:hAnsi="Arial" w:cs="Arial"/>
          <w:color w:val="222222"/>
          <w:sz w:val="22"/>
          <w:szCs w:val="22"/>
        </w:rPr>
      </w:r>
      <w:r w:rsidR="00E743D9" w:rsidRPr="0027627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28,29</w:t>
      </w:r>
      <w:r w:rsidR="00E743D9" w:rsidRPr="0027627E">
        <w:rPr>
          <w:rFonts w:ascii="Arial" w:hAnsi="Arial" w:cs="Arial"/>
          <w:color w:val="222222"/>
          <w:sz w:val="22"/>
          <w:szCs w:val="22"/>
        </w:rPr>
        <w:fldChar w:fldCharType="end"/>
      </w:r>
      <w:r w:rsidR="00180C14" w:rsidRPr="0027627E">
        <w:rPr>
          <w:rFonts w:ascii="Arial" w:hAnsi="Arial" w:cs="Arial"/>
          <w:color w:val="222222"/>
          <w:sz w:val="22"/>
          <w:szCs w:val="22"/>
        </w:rPr>
        <w:t>.</w:t>
      </w:r>
    </w:p>
    <w:p w14:paraId="528B1A48" w14:textId="064FB173" w:rsidR="003551AD" w:rsidRDefault="00A95F23" w:rsidP="00DA5E08">
      <w:pPr>
        <w:shd w:val="clear" w:color="auto" w:fill="FFFFFF"/>
        <w:spacing w:before="100" w:beforeAutospacing="1" w:after="100" w:afterAutospacing="1"/>
        <w:jc w:val="both"/>
        <w:rPr>
          <w:rFonts w:ascii="Arial" w:hAnsi="Arial" w:cs="Arial"/>
          <w:color w:val="222222"/>
          <w:sz w:val="22"/>
          <w:szCs w:val="22"/>
        </w:rPr>
      </w:pPr>
      <w:r w:rsidRPr="00D45385">
        <w:rPr>
          <w:rFonts w:ascii="Arial" w:hAnsi="Arial" w:cs="Arial"/>
          <w:i/>
          <w:iCs/>
          <w:color w:val="222222"/>
          <w:sz w:val="22"/>
          <w:szCs w:val="22"/>
          <w:u w:val="single"/>
        </w:rPr>
        <w:t>Data package 3</w:t>
      </w:r>
      <w:r w:rsidR="0027627E" w:rsidRPr="00D45385">
        <w:rPr>
          <w:rFonts w:ascii="Arial" w:hAnsi="Arial" w:cs="Arial"/>
          <w:i/>
          <w:iCs/>
          <w:color w:val="222222"/>
          <w:sz w:val="22"/>
          <w:szCs w:val="22"/>
          <w:u w:val="single"/>
        </w:rPr>
        <w:t xml:space="preserve"> </w:t>
      </w:r>
      <w:r w:rsidR="0027627E" w:rsidRPr="00811F14">
        <w:rPr>
          <w:rFonts w:ascii="Arial" w:hAnsi="Arial" w:cs="Arial"/>
          <w:color w:val="222222"/>
          <w:sz w:val="22"/>
          <w:szCs w:val="22"/>
        </w:rPr>
        <w:t>(Pck00</w:t>
      </w:r>
      <w:r w:rsidR="00D45385" w:rsidRPr="00811F14">
        <w:rPr>
          <w:rFonts w:ascii="Arial" w:hAnsi="Arial" w:cs="Arial"/>
          <w:color w:val="222222"/>
          <w:sz w:val="22"/>
          <w:szCs w:val="22"/>
        </w:rPr>
        <w:t>3</w:t>
      </w:r>
      <w:r w:rsidR="003F50E7" w:rsidRPr="00811F14">
        <w:rPr>
          <w:rFonts w:ascii="Arial" w:hAnsi="Arial" w:cs="Arial"/>
          <w:color w:val="222222"/>
          <w:sz w:val="22"/>
          <w:szCs w:val="22"/>
        </w:rPr>
        <w:t xml:space="preserve"> - https://doi.org/10.25584/3012070</w:t>
      </w:r>
      <w:r w:rsidR="0027627E" w:rsidRPr="00811F14">
        <w:rPr>
          <w:rFonts w:ascii="Arial" w:hAnsi="Arial" w:cs="Arial"/>
          <w:color w:val="222222"/>
          <w:sz w:val="22"/>
          <w:szCs w:val="22"/>
        </w:rPr>
        <w:t>)</w:t>
      </w:r>
      <w:r w:rsidRPr="00D45385">
        <w:rPr>
          <w:rFonts w:ascii="Arial" w:hAnsi="Arial" w:cs="Arial"/>
          <w:color w:val="222222"/>
          <w:sz w:val="22"/>
          <w:szCs w:val="22"/>
        </w:rPr>
        <w:t>:</w:t>
      </w:r>
      <w:r w:rsidR="0027627E" w:rsidRPr="00D45385">
        <w:rPr>
          <w:rFonts w:ascii="Arial" w:hAnsi="Arial" w:cs="Arial"/>
          <w:color w:val="222222"/>
          <w:sz w:val="22"/>
          <w:szCs w:val="22"/>
        </w:rPr>
        <w:t xml:space="preserve"> </w:t>
      </w:r>
      <w:r w:rsidR="00811F14">
        <w:rPr>
          <w:rFonts w:ascii="Arial" w:hAnsi="Arial" w:cs="Arial"/>
          <w:color w:val="222222"/>
          <w:sz w:val="22"/>
          <w:szCs w:val="22"/>
        </w:rPr>
        <w:t>Pck003</w:t>
      </w:r>
      <w:r w:rsidR="0027627E" w:rsidRPr="00D45385">
        <w:rPr>
          <w:rFonts w:ascii="Arial" w:hAnsi="Arial" w:cs="Arial"/>
          <w:color w:val="222222"/>
          <w:sz w:val="22"/>
          <w:szCs w:val="22"/>
        </w:rPr>
        <w:t xml:space="preserve"> </w:t>
      </w:r>
      <w:r w:rsidRPr="00D45385">
        <w:rPr>
          <w:rFonts w:ascii="Arial" w:hAnsi="Arial" w:cs="Arial"/>
          <w:color w:val="222222"/>
          <w:sz w:val="22"/>
          <w:szCs w:val="22"/>
        </w:rPr>
        <w:t xml:space="preserve">consists of </w:t>
      </w:r>
      <w:r w:rsidR="00464907" w:rsidRPr="007A6523">
        <w:rPr>
          <w:rFonts w:ascii="Arial" w:hAnsi="Arial" w:cs="Arial"/>
          <w:color w:val="222222"/>
          <w:sz w:val="22"/>
          <w:szCs w:val="22"/>
        </w:rPr>
        <w:t xml:space="preserve">human islets </w:t>
      </w:r>
      <w:r w:rsidR="00464907">
        <w:rPr>
          <w:rFonts w:ascii="Arial" w:hAnsi="Arial" w:cs="Arial"/>
          <w:color w:val="222222"/>
          <w:sz w:val="22"/>
          <w:szCs w:val="22"/>
        </w:rPr>
        <w:t xml:space="preserve">and </w:t>
      </w:r>
      <w:r w:rsidRPr="00D45385">
        <w:rPr>
          <w:rFonts w:ascii="Arial" w:hAnsi="Arial" w:cs="Arial"/>
          <w:color w:val="222222"/>
          <w:sz w:val="22"/>
          <w:szCs w:val="22"/>
        </w:rPr>
        <w:t xml:space="preserve">EndoC-βH1 cells treated with </w:t>
      </w:r>
      <w:r w:rsidR="00AF1E36" w:rsidRPr="00D45385">
        <w:rPr>
          <w:rFonts w:ascii="Arial" w:hAnsi="Arial" w:cs="Arial"/>
          <w:color w:val="222222"/>
          <w:sz w:val="22"/>
          <w:szCs w:val="22"/>
        </w:rPr>
        <w:t>IFN</w:t>
      </w:r>
      <w:r w:rsidR="003F7E82" w:rsidRPr="00D45385">
        <w:rPr>
          <w:rFonts w:ascii="Arial" w:hAnsi="Arial" w:cs="Arial"/>
          <w:color w:val="222222"/>
          <w:sz w:val="22"/>
          <w:szCs w:val="22"/>
        </w:rPr>
        <w:t>α for 2, 8</w:t>
      </w:r>
      <w:r w:rsidR="00D45385" w:rsidRPr="00D45385">
        <w:rPr>
          <w:rFonts w:ascii="Arial" w:hAnsi="Arial" w:cs="Arial"/>
          <w:color w:val="222222"/>
          <w:sz w:val="22"/>
          <w:szCs w:val="22"/>
        </w:rPr>
        <w:t>,</w:t>
      </w:r>
      <w:r w:rsidR="003F7E82" w:rsidRPr="00D45385">
        <w:rPr>
          <w:rFonts w:ascii="Arial" w:hAnsi="Arial" w:cs="Arial"/>
          <w:color w:val="222222"/>
          <w:sz w:val="22"/>
          <w:szCs w:val="22"/>
        </w:rPr>
        <w:t xml:space="preserve"> or 24 h and submitted to RNA-seq (</w:t>
      </w:r>
      <w:r w:rsidR="00485214">
        <w:rPr>
          <w:rFonts w:ascii="Arial" w:hAnsi="Arial" w:cs="Arial"/>
          <w:color w:val="222222"/>
          <w:sz w:val="22"/>
          <w:szCs w:val="22"/>
        </w:rPr>
        <w:t xml:space="preserve">human islets: </w:t>
      </w:r>
      <w:r w:rsidR="00464907">
        <w:rPr>
          <w:rFonts w:ascii="Arial" w:hAnsi="Arial" w:cs="Arial"/>
          <w:color w:val="222222"/>
          <w:sz w:val="22"/>
          <w:szCs w:val="22"/>
        </w:rPr>
        <w:t>n=6</w:t>
      </w:r>
      <w:r w:rsidR="00485214">
        <w:rPr>
          <w:rFonts w:ascii="Arial" w:hAnsi="Arial" w:cs="Arial"/>
          <w:color w:val="222222"/>
          <w:sz w:val="22"/>
          <w:szCs w:val="22"/>
        </w:rPr>
        <w:t xml:space="preserve"> </w:t>
      </w:r>
      <w:r w:rsidR="000C4416">
        <w:rPr>
          <w:rFonts w:ascii="Arial" w:hAnsi="Arial" w:cs="Arial"/>
          <w:color w:val="222222"/>
          <w:sz w:val="22"/>
          <w:szCs w:val="22"/>
        </w:rPr>
        <w:t>and</w:t>
      </w:r>
      <w:r w:rsidR="00485214">
        <w:rPr>
          <w:rFonts w:ascii="Arial" w:hAnsi="Arial" w:cs="Arial"/>
          <w:color w:val="222222"/>
          <w:sz w:val="22"/>
          <w:szCs w:val="22"/>
        </w:rPr>
        <w:t xml:space="preserve"> </w:t>
      </w:r>
      <w:r w:rsidR="00485214" w:rsidRPr="00D45385">
        <w:rPr>
          <w:rFonts w:ascii="Arial" w:hAnsi="Arial" w:cs="Arial"/>
          <w:color w:val="222222"/>
          <w:sz w:val="22"/>
          <w:szCs w:val="22"/>
        </w:rPr>
        <w:t>EndoC-βH1</w:t>
      </w:r>
      <w:r w:rsidR="00485214">
        <w:rPr>
          <w:rFonts w:ascii="Arial" w:hAnsi="Arial" w:cs="Arial"/>
          <w:color w:val="222222"/>
          <w:sz w:val="22"/>
          <w:szCs w:val="22"/>
        </w:rPr>
        <w:t xml:space="preserve">: </w:t>
      </w:r>
      <w:r w:rsidR="003F7E82" w:rsidRPr="00D45385">
        <w:rPr>
          <w:rFonts w:ascii="Arial" w:hAnsi="Arial" w:cs="Arial"/>
          <w:color w:val="222222"/>
          <w:sz w:val="22"/>
          <w:szCs w:val="22"/>
        </w:rPr>
        <w:t>n=</w:t>
      </w:r>
      <w:r w:rsidR="005E69D6" w:rsidRPr="00D45385">
        <w:rPr>
          <w:rFonts w:ascii="Arial" w:hAnsi="Arial" w:cs="Arial"/>
          <w:color w:val="222222"/>
          <w:sz w:val="22"/>
          <w:szCs w:val="22"/>
        </w:rPr>
        <w:t>5</w:t>
      </w:r>
      <w:r w:rsidR="003F7E82" w:rsidRPr="00D45385">
        <w:rPr>
          <w:rFonts w:ascii="Arial" w:hAnsi="Arial" w:cs="Arial"/>
          <w:color w:val="222222"/>
          <w:sz w:val="22"/>
          <w:szCs w:val="22"/>
        </w:rPr>
        <w:t>) and ATAC-seq (n=</w:t>
      </w:r>
      <w:r w:rsidR="005E69D6" w:rsidRPr="00D45385">
        <w:rPr>
          <w:rFonts w:ascii="Arial" w:hAnsi="Arial" w:cs="Arial"/>
          <w:color w:val="222222"/>
          <w:sz w:val="22"/>
          <w:szCs w:val="22"/>
        </w:rPr>
        <w:t>4</w:t>
      </w:r>
      <w:r w:rsidR="003F7E82" w:rsidRPr="00D45385">
        <w:rPr>
          <w:rFonts w:ascii="Arial" w:hAnsi="Arial" w:cs="Arial"/>
          <w:color w:val="222222"/>
          <w:sz w:val="22"/>
          <w:szCs w:val="22"/>
        </w:rPr>
        <w:t xml:space="preserve">). </w:t>
      </w:r>
      <w:r w:rsidR="009F796A" w:rsidRPr="00D45385">
        <w:rPr>
          <w:rFonts w:ascii="Arial" w:hAnsi="Arial" w:cs="Arial"/>
          <w:color w:val="222222"/>
          <w:sz w:val="22"/>
          <w:szCs w:val="22"/>
        </w:rPr>
        <w:t>In parallel, a batch of cells (n=4) had proteomics, lipidomics and metabolomics performed in the same samples (</w:t>
      </w:r>
      <w:r w:rsidR="009F796A" w:rsidRPr="00D45385">
        <w:rPr>
          <w:rFonts w:ascii="Arial" w:hAnsi="Arial" w:cs="Arial"/>
          <w:b/>
          <w:bCs/>
          <w:color w:val="222222"/>
          <w:sz w:val="22"/>
          <w:szCs w:val="22"/>
        </w:rPr>
        <w:t>Table 1</w:t>
      </w:r>
      <w:r w:rsidR="009F796A" w:rsidRPr="00D45385">
        <w:rPr>
          <w:rFonts w:ascii="Arial" w:hAnsi="Arial" w:cs="Arial"/>
          <w:color w:val="222222"/>
          <w:sz w:val="22"/>
          <w:szCs w:val="22"/>
        </w:rPr>
        <w:t>)</w:t>
      </w:r>
      <w:r w:rsidR="00451FA4" w:rsidRPr="00D45385">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451FA4" w:rsidRPr="00D45385">
        <w:rPr>
          <w:rFonts w:ascii="Arial" w:hAnsi="Arial" w:cs="Arial"/>
          <w:color w:val="222222"/>
          <w:sz w:val="22"/>
          <w:szCs w:val="22"/>
        </w:rPr>
      </w:r>
      <w:r w:rsidR="00451FA4" w:rsidRPr="00D4538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30</w:t>
      </w:r>
      <w:r w:rsidR="00451FA4" w:rsidRPr="00D45385">
        <w:rPr>
          <w:rFonts w:ascii="Arial" w:hAnsi="Arial" w:cs="Arial"/>
          <w:color w:val="222222"/>
          <w:sz w:val="22"/>
          <w:szCs w:val="22"/>
        </w:rPr>
        <w:fldChar w:fldCharType="end"/>
      </w:r>
      <w:r w:rsidR="009F796A" w:rsidRPr="00D45385">
        <w:rPr>
          <w:rFonts w:ascii="Arial" w:hAnsi="Arial" w:cs="Arial"/>
          <w:color w:val="222222"/>
          <w:sz w:val="22"/>
          <w:szCs w:val="22"/>
        </w:rPr>
        <w:t>.</w:t>
      </w:r>
    </w:p>
    <w:p w14:paraId="67BBFDAE" w14:textId="7B0AC89B" w:rsidR="003E4C84" w:rsidRDefault="003E4C84" w:rsidP="00DA5E08">
      <w:pPr>
        <w:shd w:val="clear" w:color="auto" w:fill="FFFFFF"/>
        <w:spacing w:before="100" w:beforeAutospacing="1" w:after="100" w:afterAutospacing="1"/>
        <w:jc w:val="both"/>
        <w:rPr>
          <w:rFonts w:ascii="Arial" w:hAnsi="Arial" w:cs="Arial"/>
          <w:color w:val="222222"/>
          <w:sz w:val="22"/>
          <w:szCs w:val="22"/>
        </w:rPr>
      </w:pPr>
      <w:r w:rsidRPr="0092336F">
        <w:rPr>
          <w:rFonts w:ascii="Arial" w:hAnsi="Arial" w:cs="Arial"/>
          <w:i/>
          <w:iCs/>
          <w:color w:val="222222"/>
          <w:sz w:val="22"/>
          <w:szCs w:val="22"/>
          <w:u w:val="single"/>
        </w:rPr>
        <w:t xml:space="preserve">Data package 4 </w:t>
      </w:r>
      <w:r w:rsidRPr="00812C87">
        <w:rPr>
          <w:rFonts w:ascii="Arial" w:hAnsi="Arial" w:cs="Arial"/>
          <w:color w:val="222222"/>
          <w:sz w:val="22"/>
          <w:szCs w:val="22"/>
        </w:rPr>
        <w:t>(Pck004</w:t>
      </w:r>
      <w:r w:rsidR="00812C87" w:rsidRPr="00812C87">
        <w:rPr>
          <w:rFonts w:ascii="Arial" w:hAnsi="Arial" w:cs="Arial"/>
          <w:color w:val="222222"/>
          <w:sz w:val="22"/>
          <w:szCs w:val="22"/>
        </w:rPr>
        <w:t xml:space="preserve"> - https://doi.org/10.25584/3012071</w:t>
      </w:r>
      <w:r w:rsidRPr="00812C87">
        <w:rPr>
          <w:rFonts w:ascii="Arial" w:hAnsi="Arial" w:cs="Arial"/>
          <w:color w:val="222222"/>
          <w:sz w:val="22"/>
          <w:szCs w:val="22"/>
        </w:rPr>
        <w:t>):</w:t>
      </w:r>
      <w:r>
        <w:rPr>
          <w:rFonts w:ascii="Arial" w:hAnsi="Arial" w:cs="Arial"/>
          <w:color w:val="222222"/>
          <w:sz w:val="22"/>
          <w:szCs w:val="22"/>
        </w:rPr>
        <w:t xml:space="preserve"> </w:t>
      </w:r>
      <w:r w:rsidR="00812C87">
        <w:rPr>
          <w:rFonts w:ascii="Arial" w:hAnsi="Arial" w:cs="Arial"/>
          <w:color w:val="222222"/>
          <w:sz w:val="22"/>
          <w:szCs w:val="22"/>
        </w:rPr>
        <w:t>Pck004</w:t>
      </w:r>
      <w:r>
        <w:rPr>
          <w:rFonts w:ascii="Arial" w:hAnsi="Arial" w:cs="Arial"/>
          <w:color w:val="222222"/>
          <w:sz w:val="22"/>
          <w:szCs w:val="22"/>
        </w:rPr>
        <w:t xml:space="preserve"> consist</w:t>
      </w:r>
      <w:r w:rsidR="002A09F8">
        <w:rPr>
          <w:rFonts w:ascii="Arial" w:hAnsi="Arial" w:cs="Arial"/>
          <w:color w:val="222222"/>
          <w:sz w:val="22"/>
          <w:szCs w:val="22"/>
        </w:rPr>
        <w:t>s</w:t>
      </w:r>
      <w:r>
        <w:rPr>
          <w:rFonts w:ascii="Arial" w:hAnsi="Arial" w:cs="Arial"/>
          <w:color w:val="222222"/>
          <w:sz w:val="22"/>
          <w:szCs w:val="22"/>
        </w:rPr>
        <w:t xml:space="preserve"> of human islets treated </w:t>
      </w:r>
      <w:r w:rsidRPr="00BC40E6">
        <w:rPr>
          <w:rFonts w:ascii="Arial" w:hAnsi="Arial" w:cs="Arial"/>
          <w:color w:val="222222"/>
          <w:sz w:val="22"/>
          <w:szCs w:val="22"/>
        </w:rPr>
        <w:t xml:space="preserve">for 48 h with </w:t>
      </w:r>
      <w:r w:rsidR="00974E72">
        <w:rPr>
          <w:rFonts w:ascii="Arial" w:hAnsi="Arial" w:cs="Arial"/>
          <w:color w:val="222222"/>
          <w:sz w:val="22"/>
          <w:szCs w:val="22"/>
        </w:rPr>
        <w:t xml:space="preserve">different combination of </w:t>
      </w:r>
      <w:r w:rsidRPr="00BC40E6">
        <w:rPr>
          <w:rFonts w:ascii="Arial" w:hAnsi="Arial" w:cs="Arial"/>
          <w:color w:val="222222"/>
          <w:sz w:val="22"/>
          <w:szCs w:val="22"/>
        </w:rPr>
        <w:t>cytokines (IFNγ, TNFα, and/or IL1β), thapsigargin (TG), brefeldin A (BFA), or DMSO for the control (CTRL)</w:t>
      </w:r>
      <w:r>
        <w:rPr>
          <w:rFonts w:ascii="Arial" w:hAnsi="Arial" w:cs="Arial"/>
          <w:color w:val="222222"/>
          <w:sz w:val="22"/>
          <w:szCs w:val="22"/>
        </w:rPr>
        <w:t xml:space="preserve"> and submitted for single-cell RNA</w:t>
      </w:r>
      <w:r w:rsidR="001125D8">
        <w:rPr>
          <w:rFonts w:ascii="Arial" w:hAnsi="Arial" w:cs="Arial"/>
          <w:color w:val="222222"/>
          <w:sz w:val="22"/>
          <w:szCs w:val="22"/>
        </w:rPr>
        <w:t>-</w:t>
      </w:r>
      <w:r>
        <w:rPr>
          <w:rFonts w:ascii="Arial" w:hAnsi="Arial" w:cs="Arial"/>
          <w:color w:val="222222"/>
          <w:sz w:val="22"/>
          <w:szCs w:val="22"/>
        </w:rPr>
        <w:t xml:space="preserve">seq </w:t>
      </w:r>
      <w:r w:rsidR="009F496B">
        <w:rPr>
          <w:rFonts w:ascii="Arial" w:hAnsi="Arial" w:cs="Arial"/>
          <w:color w:val="222222"/>
          <w:sz w:val="22"/>
          <w:szCs w:val="22"/>
        </w:rPr>
        <w:t xml:space="preserve">(n=5) </w:t>
      </w:r>
      <w:r>
        <w:rPr>
          <w:rFonts w:ascii="Arial" w:hAnsi="Arial" w:cs="Arial"/>
          <w:color w:val="222222"/>
          <w:sz w:val="22"/>
          <w:szCs w:val="22"/>
        </w:rPr>
        <w:t>and single-nucleus</w:t>
      </w:r>
      <w:r w:rsidR="007D05D9">
        <w:rPr>
          <w:rFonts w:ascii="Arial" w:hAnsi="Arial" w:cs="Arial"/>
          <w:color w:val="222222"/>
          <w:sz w:val="22"/>
          <w:szCs w:val="22"/>
        </w:rPr>
        <w:t xml:space="preserve"> </w:t>
      </w:r>
      <w:r w:rsidR="007D05D9" w:rsidRPr="007D05D9">
        <w:rPr>
          <w:rFonts w:ascii="Arial" w:hAnsi="Arial" w:cs="Arial"/>
          <w:color w:val="222222"/>
          <w:sz w:val="22"/>
          <w:szCs w:val="22"/>
        </w:rPr>
        <w:t>multi-omic</w:t>
      </w:r>
      <w:r w:rsidR="009F496B">
        <w:rPr>
          <w:rFonts w:ascii="Arial" w:hAnsi="Arial" w:cs="Arial"/>
          <w:color w:val="222222"/>
          <w:sz w:val="22"/>
          <w:szCs w:val="22"/>
        </w:rPr>
        <w:t>s</w:t>
      </w:r>
      <w:r w:rsidR="007D05D9" w:rsidRPr="007D05D9">
        <w:rPr>
          <w:rFonts w:ascii="Arial" w:hAnsi="Arial" w:cs="Arial"/>
          <w:color w:val="222222"/>
          <w:sz w:val="22"/>
          <w:szCs w:val="22"/>
        </w:rPr>
        <w:t xml:space="preserve"> </w:t>
      </w:r>
      <w:r w:rsidR="0083658F">
        <w:rPr>
          <w:rFonts w:ascii="Arial" w:hAnsi="Arial" w:cs="Arial"/>
          <w:color w:val="222222"/>
          <w:sz w:val="22"/>
          <w:szCs w:val="22"/>
        </w:rPr>
        <w:t xml:space="preserve">(RNA+ ATAC) </w:t>
      </w:r>
      <w:r w:rsidR="007D05D9" w:rsidRPr="007D05D9">
        <w:rPr>
          <w:rFonts w:ascii="Arial" w:hAnsi="Arial" w:cs="Arial"/>
          <w:color w:val="222222"/>
          <w:sz w:val="22"/>
          <w:szCs w:val="22"/>
        </w:rPr>
        <w:t>sequencing</w:t>
      </w:r>
      <w:r w:rsidR="001B334B">
        <w:rPr>
          <w:rFonts w:ascii="Arial" w:hAnsi="Arial" w:cs="Arial"/>
          <w:color w:val="222222"/>
          <w:sz w:val="22"/>
          <w:szCs w:val="22"/>
        </w:rPr>
        <w:t xml:space="preserve"> (snMultiomics-seq</w:t>
      </w:r>
      <w:r w:rsidR="001125D8">
        <w:rPr>
          <w:rFonts w:ascii="Arial" w:hAnsi="Arial" w:cs="Arial"/>
          <w:color w:val="222222"/>
          <w:sz w:val="22"/>
          <w:szCs w:val="22"/>
        </w:rPr>
        <w:t>, n=1</w:t>
      </w:r>
      <w:r w:rsidR="001B334B">
        <w:rPr>
          <w:rFonts w:ascii="Arial" w:hAnsi="Arial" w:cs="Arial"/>
          <w:color w:val="222222"/>
          <w:sz w:val="22"/>
          <w:szCs w:val="22"/>
        </w:rPr>
        <w:t>)</w:t>
      </w:r>
      <w:r>
        <w:rPr>
          <w:rFonts w:ascii="Arial" w:hAnsi="Arial" w:cs="Arial"/>
          <w:color w:val="222222"/>
          <w:sz w:val="22"/>
          <w:szCs w:val="22"/>
        </w:rPr>
        <w:t xml:space="preserve"> </w:t>
      </w:r>
      <w:r w:rsidR="006000F7">
        <w:rPr>
          <w:rFonts w:ascii="Arial" w:hAnsi="Arial" w:cs="Arial"/>
          <w:color w:val="222222"/>
          <w:sz w:val="22"/>
          <w:szCs w:val="22"/>
        </w:rPr>
        <w:t>(</w:t>
      </w:r>
      <w:r w:rsidR="006000F7" w:rsidRPr="0027627E">
        <w:rPr>
          <w:rFonts w:ascii="Arial" w:hAnsi="Arial" w:cs="Arial"/>
          <w:b/>
          <w:bCs/>
          <w:color w:val="222222"/>
          <w:sz w:val="22"/>
          <w:szCs w:val="22"/>
        </w:rPr>
        <w:t>Table 1</w:t>
      </w:r>
      <w:r w:rsidR="006000F7">
        <w:rPr>
          <w:rFonts w:ascii="Arial" w:hAnsi="Arial" w:cs="Arial"/>
          <w:b/>
          <w:bCs/>
          <w:color w:val="222222"/>
          <w:sz w:val="22"/>
          <w:szCs w:val="22"/>
        </w:rPr>
        <w:t>)</w:t>
      </w:r>
      <w:r>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&lt;EndNote&gt;&lt;Cite&gt;&lt;Author&gt;Maestas&lt;/Author&gt;&lt;Year&gt;2024&lt;/Year&gt;&lt;RecNum&gt;81&lt;/RecNum&gt;&lt;DisplayText&gt;&lt;style face="superscript"&gt;31&lt;/style&gt;&lt;/DisplayText&gt;&lt;record&gt;&lt;rec-number&gt;81&lt;/rec-number&gt;&lt;foreign-keys&gt;&lt;key app="EN" db-id="dsz9as9xsxd2dke259vvss5cawvfrsf592z9" timestamp="1764638144"&gt;81&lt;/key&gt;&lt;/foreign-keys&gt;&lt;ref-type name="Journal Article"&gt;17&lt;/ref-type&gt;&lt;contributors&gt;&lt;authors&gt;&lt;author&gt;Maestas, Marlie M.&lt;/author&gt;&lt;author&gt;Ishahak, Matthew&lt;/author&gt;&lt;author&gt;Augsornworawat, Punn&lt;/author&gt;&lt;author&gt;Veronese-Paniagua, Daniel A.&lt;/author&gt;&lt;author&gt;Maxwell, Kristina G.&lt;/author&gt;&lt;author&gt;Velazco-Cruz, Leonardo&lt;/author&gt;&lt;author&gt;Marquez, Erica&lt;/author&gt;&lt;author&gt;Sun, Jiameng&lt;/author&gt;&lt;author&gt;Shunkarova, Mira&lt;/author&gt;&lt;author&gt;Gale, Sarah E.&lt;/author&gt;&lt;author&gt;Urano, Fumihiko&lt;/author&gt;&lt;author&gt;Millman, Jeffrey R.&lt;/author&gt;&lt;/authors&gt;&lt;/contributors&gt;&lt;titles&gt;&lt;title&gt;Identification of unique cell type responses in pancreatic islets to stress&lt;/title&gt;&lt;secondary-title&gt;Nature Communications&lt;/secondary-title&gt;&lt;/titles&gt;&lt;periodical&gt;&lt;full-title&gt;Nature Communications&lt;/full-title&gt;&lt;/periodical&gt;&lt;pages&gt;5567&lt;/pages&gt;&lt;volume&gt;15&lt;/volume&gt;&lt;number&gt;1&lt;/number&gt;&lt;dates&gt;&lt;year&gt;2024&lt;/year&gt;&lt;pub-dates&gt;&lt;date&gt;2024/07/02&lt;/date&gt;&lt;/pub-dates&gt;&lt;/dates&gt;&lt;isbn&gt;2041-1723&lt;/isbn&gt;&lt;urls&gt;&lt;related-urls&gt;&lt;url&gt;https://doi.org/10.1038/s41467-024-49724-w&lt;/url&gt;&lt;/related-urls&gt;&lt;/urls&gt;&lt;electronic-resource-num&gt;10.1038/s41467-024-49724-w&lt;/electronic-resource-num&gt;&lt;/record&gt;&lt;/Cite&gt;&lt;/EndNote&gt;</w:instrText>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31</w:t>
      </w:r>
      <w:r>
        <w:rPr>
          <w:rFonts w:ascii="Arial" w:hAnsi="Arial" w:cs="Arial"/>
          <w:color w:val="222222"/>
          <w:sz w:val="22"/>
          <w:szCs w:val="22"/>
        </w:rPr>
        <w:fldChar w:fldCharType="end"/>
      </w:r>
      <w:r>
        <w:rPr>
          <w:rFonts w:ascii="Arial" w:hAnsi="Arial" w:cs="Arial"/>
          <w:color w:val="222222"/>
          <w:sz w:val="22"/>
          <w:szCs w:val="22"/>
        </w:rPr>
        <w:t xml:space="preserve">. In this study, cytokines were used to induce both ER stress and inflammation. TG was used to induce </w:t>
      </w:r>
      <w:r w:rsidRPr="004372E4">
        <w:rPr>
          <w:rFonts w:ascii="Arial" w:hAnsi="Arial" w:cs="Arial"/>
          <w:color w:val="222222"/>
          <w:sz w:val="22"/>
          <w:szCs w:val="22"/>
        </w:rPr>
        <w:t>ER stress by inhibiting sarcoendoplasmic reticulum Ca</w:t>
      </w:r>
      <w:r w:rsidRPr="00776D0C">
        <w:rPr>
          <w:rFonts w:ascii="Arial" w:hAnsi="Arial" w:cs="Arial"/>
          <w:color w:val="222222"/>
          <w:sz w:val="22"/>
          <w:szCs w:val="22"/>
          <w:vertAlign w:val="superscript"/>
        </w:rPr>
        <w:t>2+</w:t>
      </w:r>
      <w:r w:rsidRPr="004372E4">
        <w:rPr>
          <w:rFonts w:ascii="Arial" w:hAnsi="Arial" w:cs="Arial"/>
          <w:color w:val="222222"/>
          <w:sz w:val="22"/>
          <w:szCs w:val="22"/>
        </w:rPr>
        <w:t xml:space="preserve"> ATPase (SERCA)</w:t>
      </w:r>
      <w:r>
        <w:rPr>
          <w:rFonts w:ascii="Arial" w:hAnsi="Arial" w:cs="Arial"/>
          <w:color w:val="222222"/>
          <w:sz w:val="22"/>
          <w:szCs w:val="22"/>
        </w:rPr>
        <w:t xml:space="preserve">, and BFA was used to induce ER and Golgi stress by inhibiting the transport of protein from the ER to the Golgi. Overall, this study was designed to </w:t>
      </w:r>
      <w:r w:rsidRPr="003F5C56">
        <w:rPr>
          <w:rFonts w:ascii="Arial" w:hAnsi="Arial" w:cs="Arial"/>
          <w:color w:val="222222"/>
          <w:sz w:val="22"/>
          <w:szCs w:val="22"/>
        </w:rPr>
        <w:t>mimic diabetic stress</w:t>
      </w:r>
      <w:r w:rsidR="00776D0C">
        <w:rPr>
          <w:rFonts w:ascii="Arial" w:hAnsi="Arial" w:cs="Arial"/>
          <w:color w:val="222222"/>
          <w:sz w:val="22"/>
          <w:szCs w:val="22"/>
        </w:rPr>
        <w:t xml:space="preserve"> </w:t>
      </w:r>
      <w:r w:rsidR="00776D0C" w:rsidRPr="00015BD8">
        <w:rPr>
          <w:rFonts w:ascii="Arial" w:hAnsi="Arial" w:cs="Arial"/>
          <w:i/>
          <w:iCs/>
          <w:color w:val="222222"/>
          <w:sz w:val="22"/>
          <w:szCs w:val="22"/>
        </w:rPr>
        <w:t xml:space="preserve">in </w:t>
      </w:r>
      <w:r w:rsidR="008C28F6" w:rsidRPr="00015BD8">
        <w:rPr>
          <w:rFonts w:ascii="Arial" w:hAnsi="Arial" w:cs="Arial"/>
          <w:i/>
          <w:iCs/>
          <w:color w:val="222222"/>
          <w:sz w:val="22"/>
          <w:szCs w:val="22"/>
        </w:rPr>
        <w:t>vitro</w:t>
      </w:r>
      <w:r>
        <w:rPr>
          <w:rFonts w:ascii="Arial" w:hAnsi="Arial" w:cs="Arial"/>
          <w:color w:val="222222"/>
          <w:sz w:val="22"/>
          <w:szCs w:val="22"/>
        </w:rPr>
        <w:t>.</w:t>
      </w:r>
    </w:p>
    <w:p w14:paraId="5E17081F" w14:textId="2807DD4D" w:rsidR="00DA5E08" w:rsidRPr="00694E48" w:rsidRDefault="004046F3" w:rsidP="00DA5E08">
      <w:pPr>
        <w:shd w:val="clear" w:color="auto" w:fill="FFFFFF"/>
        <w:spacing w:before="100" w:beforeAutospacing="1" w:after="100" w:afterAutospacing="1"/>
        <w:jc w:val="both"/>
        <w:rPr>
          <w:rFonts w:ascii="Arial" w:hAnsi="Arial" w:cs="Arial"/>
          <w:color w:val="222222"/>
          <w:sz w:val="22"/>
          <w:szCs w:val="22"/>
        </w:rPr>
      </w:pPr>
      <w:r w:rsidRPr="005A1018">
        <w:rPr>
          <w:rFonts w:ascii="Arial" w:hAnsi="Arial" w:cs="Arial"/>
          <w:i/>
          <w:iCs/>
          <w:color w:val="222222"/>
          <w:sz w:val="22"/>
          <w:szCs w:val="22"/>
          <w:u w:val="single"/>
        </w:rPr>
        <w:t xml:space="preserve">Data package </w:t>
      </w:r>
      <w:r w:rsidR="00A01395">
        <w:rPr>
          <w:rFonts w:ascii="Arial" w:hAnsi="Arial" w:cs="Arial"/>
          <w:i/>
          <w:iCs/>
          <w:color w:val="222222"/>
          <w:sz w:val="22"/>
          <w:szCs w:val="22"/>
          <w:u w:val="single"/>
        </w:rPr>
        <w:t>5</w:t>
      </w:r>
      <w:r w:rsidR="00D45385" w:rsidRPr="005A1018">
        <w:rPr>
          <w:rFonts w:ascii="Arial" w:hAnsi="Arial" w:cs="Arial"/>
          <w:i/>
          <w:iCs/>
          <w:color w:val="222222"/>
          <w:sz w:val="22"/>
          <w:szCs w:val="22"/>
          <w:u w:val="single"/>
        </w:rPr>
        <w:t xml:space="preserve"> </w:t>
      </w:r>
      <w:r w:rsidR="00D45385" w:rsidRPr="00015BD8">
        <w:rPr>
          <w:rFonts w:ascii="Arial" w:hAnsi="Arial" w:cs="Arial"/>
          <w:color w:val="222222"/>
          <w:sz w:val="22"/>
          <w:szCs w:val="22"/>
        </w:rPr>
        <w:t>(Pck00</w:t>
      </w:r>
      <w:r w:rsidR="00A01395" w:rsidRPr="00015BD8">
        <w:rPr>
          <w:rFonts w:ascii="Arial" w:hAnsi="Arial" w:cs="Arial"/>
          <w:color w:val="222222"/>
          <w:sz w:val="22"/>
          <w:szCs w:val="22"/>
        </w:rPr>
        <w:t>5</w:t>
      </w:r>
      <w:r w:rsidR="00015BD8" w:rsidRPr="00015BD8">
        <w:rPr>
          <w:rFonts w:ascii="Arial" w:hAnsi="Arial" w:cs="Arial"/>
          <w:color w:val="222222"/>
          <w:sz w:val="22"/>
          <w:szCs w:val="22"/>
        </w:rPr>
        <w:t xml:space="preserve"> - https://doi.org/10.25584/3012072</w:t>
      </w:r>
      <w:r w:rsidR="00D45385" w:rsidRPr="00015BD8">
        <w:rPr>
          <w:rFonts w:ascii="Arial" w:hAnsi="Arial" w:cs="Arial"/>
          <w:color w:val="222222"/>
          <w:sz w:val="22"/>
          <w:szCs w:val="22"/>
        </w:rPr>
        <w:t>)</w:t>
      </w:r>
      <w:r w:rsidRPr="00015BD8">
        <w:rPr>
          <w:rFonts w:ascii="Arial" w:hAnsi="Arial" w:cs="Arial"/>
          <w:color w:val="222222"/>
          <w:sz w:val="22"/>
          <w:szCs w:val="22"/>
        </w:rPr>
        <w:t>:</w:t>
      </w:r>
      <w:r w:rsidR="00D45385" w:rsidRPr="005A1018">
        <w:rPr>
          <w:rFonts w:ascii="Arial" w:hAnsi="Arial" w:cs="Arial"/>
          <w:color w:val="222222"/>
          <w:sz w:val="22"/>
          <w:szCs w:val="22"/>
        </w:rPr>
        <w:t xml:space="preserve"> </w:t>
      </w:r>
      <w:r w:rsidR="00015BD8">
        <w:rPr>
          <w:rFonts w:ascii="Arial" w:hAnsi="Arial" w:cs="Arial"/>
          <w:color w:val="222222"/>
          <w:sz w:val="22"/>
          <w:szCs w:val="22"/>
        </w:rPr>
        <w:t>Pck005</w:t>
      </w:r>
      <w:r w:rsidR="00D45385" w:rsidRPr="005A1018">
        <w:rPr>
          <w:rFonts w:ascii="Arial" w:hAnsi="Arial" w:cs="Arial"/>
          <w:color w:val="222222"/>
          <w:sz w:val="22"/>
          <w:szCs w:val="22"/>
        </w:rPr>
        <w:t xml:space="preserve"> </w:t>
      </w:r>
      <w:r w:rsidRPr="005A1018">
        <w:rPr>
          <w:rFonts w:ascii="Arial" w:hAnsi="Arial" w:cs="Arial"/>
          <w:color w:val="222222"/>
          <w:sz w:val="22"/>
          <w:szCs w:val="22"/>
        </w:rPr>
        <w:t xml:space="preserve">consists of </w:t>
      </w:r>
      <w:r w:rsidR="008C28F6">
        <w:rPr>
          <w:rFonts w:ascii="Arial" w:hAnsi="Arial" w:cs="Arial"/>
          <w:color w:val="222222"/>
          <w:sz w:val="22"/>
          <w:szCs w:val="22"/>
        </w:rPr>
        <w:t xml:space="preserve">mouse </w:t>
      </w:r>
      <w:r w:rsidR="003963CC" w:rsidRPr="005A1018">
        <w:rPr>
          <w:rFonts w:ascii="Arial" w:hAnsi="Arial" w:cs="Arial"/>
          <w:color w:val="222222"/>
          <w:sz w:val="22"/>
          <w:szCs w:val="22"/>
        </w:rPr>
        <w:t xml:space="preserve">β-TC-6 </w:t>
      </w:r>
      <w:r w:rsidRPr="005A1018">
        <w:rPr>
          <w:rFonts w:ascii="Arial" w:hAnsi="Arial" w:cs="Arial"/>
          <w:color w:val="222222"/>
          <w:sz w:val="22"/>
          <w:szCs w:val="22"/>
        </w:rPr>
        <w:t xml:space="preserve">cells treated with </w:t>
      </w:r>
      <w:r w:rsidR="00DE37FB" w:rsidRPr="0027627E">
        <w:rPr>
          <w:rFonts w:ascii="Arial" w:hAnsi="Arial" w:cs="Arial"/>
          <w:color w:val="222222"/>
          <w:sz w:val="22"/>
          <w:szCs w:val="22"/>
        </w:rPr>
        <w:t xml:space="preserve">IFNγ + IL-1β </w:t>
      </w:r>
      <w:r w:rsidRPr="005A1018">
        <w:rPr>
          <w:rFonts w:ascii="Arial" w:hAnsi="Arial" w:cs="Arial"/>
          <w:color w:val="222222"/>
          <w:sz w:val="22"/>
          <w:szCs w:val="22"/>
        </w:rPr>
        <w:t xml:space="preserve">for </w:t>
      </w:r>
      <w:r w:rsidR="005D7234" w:rsidRPr="005A1018">
        <w:rPr>
          <w:rFonts w:ascii="Arial" w:hAnsi="Arial" w:cs="Arial"/>
          <w:color w:val="222222"/>
          <w:sz w:val="22"/>
          <w:szCs w:val="22"/>
        </w:rPr>
        <w:t>4</w:t>
      </w:r>
      <w:r w:rsidRPr="005A1018">
        <w:rPr>
          <w:rFonts w:ascii="Arial" w:hAnsi="Arial" w:cs="Arial"/>
          <w:color w:val="222222"/>
          <w:sz w:val="22"/>
          <w:szCs w:val="22"/>
        </w:rPr>
        <w:t>, 8 or 24 h</w:t>
      </w:r>
      <w:r w:rsidR="005D7234" w:rsidRPr="005A1018">
        <w:rPr>
          <w:rFonts w:ascii="Arial" w:hAnsi="Arial" w:cs="Arial"/>
          <w:color w:val="222222"/>
          <w:sz w:val="22"/>
          <w:szCs w:val="22"/>
        </w:rPr>
        <w:t xml:space="preserve"> </w:t>
      </w:r>
      <w:r w:rsidR="00C87EC4" w:rsidRPr="005A1018">
        <w:rPr>
          <w:rFonts w:ascii="Arial" w:hAnsi="Arial" w:cs="Arial"/>
          <w:color w:val="222222"/>
          <w:sz w:val="22"/>
          <w:szCs w:val="22"/>
        </w:rPr>
        <w:t>(n=</w:t>
      </w:r>
      <w:r w:rsidR="005E69D6" w:rsidRPr="005A1018">
        <w:rPr>
          <w:rFonts w:ascii="Arial" w:hAnsi="Arial" w:cs="Arial"/>
          <w:color w:val="222222"/>
          <w:sz w:val="22"/>
          <w:szCs w:val="22"/>
        </w:rPr>
        <w:t>4</w:t>
      </w:r>
      <w:r w:rsidR="00C87EC4" w:rsidRPr="005A1018">
        <w:rPr>
          <w:rFonts w:ascii="Arial" w:hAnsi="Arial" w:cs="Arial"/>
          <w:color w:val="222222"/>
          <w:sz w:val="22"/>
          <w:szCs w:val="22"/>
        </w:rPr>
        <w:t xml:space="preserve">) </w:t>
      </w:r>
      <w:r w:rsidR="005D7234" w:rsidRPr="005A1018">
        <w:rPr>
          <w:rFonts w:ascii="Arial" w:hAnsi="Arial" w:cs="Arial"/>
          <w:color w:val="222222"/>
          <w:sz w:val="22"/>
          <w:szCs w:val="22"/>
        </w:rPr>
        <w:t>and</w:t>
      </w:r>
      <w:r w:rsidRPr="005A1018">
        <w:rPr>
          <w:rFonts w:ascii="Arial" w:hAnsi="Arial" w:cs="Arial"/>
          <w:color w:val="222222"/>
          <w:sz w:val="22"/>
          <w:szCs w:val="22"/>
        </w:rPr>
        <w:t xml:space="preserve"> submitted to</w:t>
      </w:r>
      <w:r w:rsidR="005D7234" w:rsidRPr="005A1018">
        <w:rPr>
          <w:rFonts w:ascii="Arial" w:hAnsi="Arial" w:cs="Arial"/>
          <w:color w:val="222222"/>
          <w:sz w:val="22"/>
          <w:szCs w:val="22"/>
        </w:rPr>
        <w:t xml:space="preserve"> enrichment of </w:t>
      </w:r>
      <w:r w:rsidR="00C87EC4" w:rsidRPr="005A1018">
        <w:rPr>
          <w:rFonts w:ascii="Arial" w:hAnsi="Arial" w:cs="Arial"/>
          <w:color w:val="222222"/>
          <w:sz w:val="22"/>
          <w:szCs w:val="22"/>
        </w:rPr>
        <w:t>cysteine</w:t>
      </w:r>
      <w:r w:rsidR="002C5779" w:rsidRPr="005A1018">
        <w:rPr>
          <w:rFonts w:ascii="Arial" w:hAnsi="Arial" w:cs="Arial"/>
          <w:color w:val="222222"/>
          <w:sz w:val="22"/>
          <w:szCs w:val="22"/>
        </w:rPr>
        <w:t>-containing peptides (</w:t>
      </w:r>
      <w:r w:rsidR="00C87EC4" w:rsidRPr="005A1018">
        <w:rPr>
          <w:rFonts w:ascii="Arial" w:hAnsi="Arial" w:cs="Arial"/>
          <w:color w:val="222222"/>
          <w:sz w:val="22"/>
          <w:szCs w:val="22"/>
        </w:rPr>
        <w:t>redox</w:t>
      </w:r>
      <w:r w:rsidR="002C5779" w:rsidRPr="005A1018">
        <w:rPr>
          <w:rFonts w:ascii="Arial" w:hAnsi="Arial" w:cs="Arial"/>
          <w:color w:val="222222"/>
          <w:sz w:val="22"/>
          <w:szCs w:val="22"/>
        </w:rPr>
        <w:t>)</w:t>
      </w:r>
      <w:r w:rsidR="00C87EC4" w:rsidRPr="005A1018">
        <w:rPr>
          <w:rFonts w:ascii="Arial" w:hAnsi="Arial" w:cs="Arial"/>
          <w:color w:val="222222"/>
          <w:sz w:val="22"/>
          <w:szCs w:val="22"/>
        </w:rPr>
        <w:t>, pho</w:t>
      </w:r>
      <w:r w:rsidR="00990AB2" w:rsidRPr="005A1018">
        <w:rPr>
          <w:rFonts w:ascii="Arial" w:hAnsi="Arial" w:cs="Arial"/>
          <w:color w:val="222222"/>
          <w:sz w:val="22"/>
          <w:szCs w:val="22"/>
        </w:rPr>
        <w:t>sphopeptide</w:t>
      </w:r>
      <w:r w:rsidR="002C5779" w:rsidRPr="005A1018">
        <w:rPr>
          <w:rFonts w:ascii="Arial" w:hAnsi="Arial" w:cs="Arial"/>
          <w:color w:val="222222"/>
          <w:sz w:val="22"/>
          <w:szCs w:val="22"/>
        </w:rPr>
        <w:t>s</w:t>
      </w:r>
      <w:r w:rsidR="00C87EC4" w:rsidRPr="005A1018">
        <w:rPr>
          <w:rFonts w:ascii="Arial" w:hAnsi="Arial" w:cs="Arial"/>
          <w:color w:val="222222"/>
          <w:sz w:val="22"/>
          <w:szCs w:val="22"/>
        </w:rPr>
        <w:t xml:space="preserve"> and acetyl</w:t>
      </w:r>
      <w:r w:rsidR="00990AB2" w:rsidRPr="005A1018">
        <w:rPr>
          <w:rFonts w:ascii="Arial" w:hAnsi="Arial" w:cs="Arial"/>
          <w:color w:val="222222"/>
          <w:sz w:val="22"/>
          <w:szCs w:val="22"/>
        </w:rPr>
        <w:t>ated peptide</w:t>
      </w:r>
      <w:r w:rsidR="002C5779" w:rsidRPr="005A1018">
        <w:rPr>
          <w:rFonts w:ascii="Arial" w:hAnsi="Arial" w:cs="Arial"/>
          <w:color w:val="222222"/>
          <w:sz w:val="22"/>
          <w:szCs w:val="22"/>
        </w:rPr>
        <w:t>s</w:t>
      </w:r>
      <w:r w:rsidR="00990AB2" w:rsidRPr="005A1018">
        <w:rPr>
          <w:rFonts w:ascii="Arial" w:hAnsi="Arial" w:cs="Arial"/>
          <w:color w:val="222222"/>
          <w:sz w:val="22"/>
          <w:szCs w:val="22"/>
        </w:rPr>
        <w:t>. This enabled the analysis of proteomics, redox cysteine, phosphoproteomics and acetylomics with</w:t>
      </w:r>
      <w:r w:rsidR="002C5779" w:rsidRPr="005A1018">
        <w:rPr>
          <w:rFonts w:ascii="Arial" w:hAnsi="Arial" w:cs="Arial"/>
          <w:color w:val="222222"/>
          <w:sz w:val="22"/>
          <w:szCs w:val="22"/>
        </w:rPr>
        <w:t>in</w:t>
      </w:r>
      <w:r w:rsidR="00990AB2" w:rsidRPr="005A1018">
        <w:rPr>
          <w:rFonts w:ascii="Arial" w:hAnsi="Arial" w:cs="Arial"/>
          <w:color w:val="222222"/>
          <w:sz w:val="22"/>
          <w:szCs w:val="22"/>
        </w:rPr>
        <w:t xml:space="preserve"> the same samples </w:t>
      </w:r>
      <w:r w:rsidRPr="005A1018">
        <w:rPr>
          <w:rFonts w:ascii="Arial" w:hAnsi="Arial" w:cs="Arial"/>
          <w:color w:val="222222"/>
          <w:sz w:val="22"/>
          <w:szCs w:val="22"/>
        </w:rPr>
        <w:t>(</w:t>
      </w:r>
      <w:r w:rsidRPr="005A1018">
        <w:rPr>
          <w:rFonts w:ascii="Arial" w:hAnsi="Arial" w:cs="Arial"/>
          <w:b/>
          <w:bCs/>
          <w:color w:val="222222"/>
          <w:sz w:val="22"/>
          <w:szCs w:val="22"/>
        </w:rPr>
        <w:t>Table 1</w:t>
      </w:r>
      <w:r w:rsidRPr="005A1018">
        <w:rPr>
          <w:rFonts w:ascii="Arial" w:hAnsi="Arial" w:cs="Arial"/>
          <w:color w:val="222222"/>
          <w:sz w:val="22"/>
          <w:szCs w:val="22"/>
        </w:rPr>
        <w:t>)</w:t>
      </w:r>
      <w:r w:rsidR="00E64299" w:rsidRPr="005A1018">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E64299" w:rsidRPr="005A1018">
        <w:rPr>
          <w:rFonts w:ascii="Arial" w:hAnsi="Arial" w:cs="Arial"/>
          <w:color w:val="222222"/>
          <w:sz w:val="22"/>
          <w:szCs w:val="22"/>
        </w:rPr>
      </w:r>
      <w:r w:rsidR="00E64299" w:rsidRPr="005A1018">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E64299" w:rsidRPr="005A1018">
        <w:rPr>
          <w:rFonts w:ascii="Arial" w:hAnsi="Arial" w:cs="Arial"/>
          <w:color w:val="222222"/>
          <w:sz w:val="22"/>
          <w:szCs w:val="22"/>
        </w:rPr>
        <w:fldChar w:fldCharType="end"/>
      </w:r>
      <w:r w:rsidRPr="005A1018">
        <w:rPr>
          <w:rFonts w:ascii="Arial" w:hAnsi="Arial" w:cs="Arial"/>
          <w:color w:val="222222"/>
          <w:sz w:val="22"/>
          <w:szCs w:val="22"/>
        </w:rPr>
        <w:t>.</w:t>
      </w:r>
    </w:p>
    <w:p w14:paraId="3E523D9D" w14:textId="4142A478" w:rsidR="00F954BB" w:rsidRDefault="00F954BB" w:rsidP="00F954BB">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sidR="00A01395">
        <w:rPr>
          <w:rFonts w:ascii="Arial" w:hAnsi="Arial" w:cs="Arial"/>
          <w:i/>
          <w:iCs/>
          <w:color w:val="222222"/>
          <w:sz w:val="22"/>
          <w:szCs w:val="22"/>
          <w:u w:val="single"/>
        </w:rPr>
        <w:t>6</w:t>
      </w:r>
      <w:r w:rsidR="005A1018">
        <w:rPr>
          <w:rFonts w:ascii="Arial" w:hAnsi="Arial" w:cs="Arial"/>
          <w:i/>
          <w:iCs/>
          <w:color w:val="222222"/>
          <w:sz w:val="22"/>
          <w:szCs w:val="22"/>
          <w:u w:val="single"/>
        </w:rPr>
        <w:t xml:space="preserve"> </w:t>
      </w:r>
      <w:r w:rsidR="005A1018" w:rsidRPr="00684FEB">
        <w:rPr>
          <w:rFonts w:ascii="Arial" w:hAnsi="Arial" w:cs="Arial"/>
          <w:color w:val="222222"/>
          <w:sz w:val="22"/>
          <w:szCs w:val="22"/>
        </w:rPr>
        <w:t>(Pck00</w:t>
      </w:r>
      <w:r w:rsidR="00A01395" w:rsidRPr="00684FEB">
        <w:rPr>
          <w:rFonts w:ascii="Arial" w:hAnsi="Arial" w:cs="Arial"/>
          <w:color w:val="222222"/>
          <w:sz w:val="22"/>
          <w:szCs w:val="22"/>
        </w:rPr>
        <w:t>6</w:t>
      </w:r>
      <w:r w:rsidR="00684FEB" w:rsidRPr="00684FEB">
        <w:rPr>
          <w:rFonts w:ascii="Arial" w:hAnsi="Arial" w:cs="Arial"/>
          <w:color w:val="222222"/>
          <w:sz w:val="22"/>
          <w:szCs w:val="22"/>
        </w:rPr>
        <w:t xml:space="preserve"> - https://doi.org/10.25584/3012073</w:t>
      </w:r>
      <w:r w:rsidR="005A1018" w:rsidRPr="00684FEB">
        <w:rPr>
          <w:rFonts w:ascii="Arial" w:hAnsi="Arial" w:cs="Arial"/>
          <w:color w:val="222222"/>
          <w:sz w:val="22"/>
          <w:szCs w:val="22"/>
        </w:rPr>
        <w:t>)</w:t>
      </w:r>
      <w:r w:rsidRPr="00684FEB">
        <w:rPr>
          <w:rFonts w:ascii="Arial" w:hAnsi="Arial" w:cs="Arial"/>
          <w:color w:val="222222"/>
          <w:sz w:val="22"/>
          <w:szCs w:val="22"/>
        </w:rPr>
        <w:t>:</w:t>
      </w:r>
      <w:r>
        <w:rPr>
          <w:rFonts w:ascii="Arial" w:hAnsi="Arial" w:cs="Arial"/>
          <w:color w:val="222222"/>
          <w:sz w:val="22"/>
          <w:szCs w:val="22"/>
        </w:rPr>
        <w:t xml:space="preserve"> </w:t>
      </w:r>
      <w:r w:rsidR="00684FEB">
        <w:rPr>
          <w:rFonts w:ascii="Arial" w:hAnsi="Arial" w:cs="Arial"/>
          <w:color w:val="222222"/>
          <w:sz w:val="22"/>
          <w:szCs w:val="22"/>
        </w:rPr>
        <w:t>Pck006</w:t>
      </w:r>
      <w:r>
        <w:rPr>
          <w:rFonts w:ascii="Arial" w:hAnsi="Arial" w:cs="Arial"/>
          <w:color w:val="222222"/>
          <w:sz w:val="22"/>
          <w:szCs w:val="22"/>
        </w:rPr>
        <w:t xml:space="preserve"> consists of human islets (n=10, subdivided into 2 batches) treated with </w:t>
      </w:r>
      <w:r w:rsidRPr="00EA6494">
        <w:rPr>
          <w:rFonts w:ascii="Arial" w:hAnsi="Arial" w:cs="Arial"/>
          <w:color w:val="222222"/>
          <w:sz w:val="22"/>
          <w:szCs w:val="22"/>
        </w:rPr>
        <w:t>IFNγ</w:t>
      </w:r>
      <w:r>
        <w:rPr>
          <w:rFonts w:ascii="Arial" w:hAnsi="Arial" w:cs="Arial"/>
          <w:color w:val="222222"/>
          <w:sz w:val="22"/>
          <w:szCs w:val="22"/>
        </w:rPr>
        <w:t xml:space="preserve"> </w:t>
      </w:r>
      <w:r w:rsidRPr="00EA6494">
        <w:rPr>
          <w:rFonts w:ascii="Arial" w:hAnsi="Arial" w:cs="Arial"/>
          <w:color w:val="222222"/>
          <w:sz w:val="22"/>
          <w:szCs w:val="22"/>
        </w:rPr>
        <w:t xml:space="preserve">+ IL-1β </w:t>
      </w:r>
      <w:r>
        <w:rPr>
          <w:rFonts w:ascii="Arial" w:hAnsi="Arial" w:cs="Arial"/>
          <w:color w:val="222222"/>
          <w:sz w:val="22"/>
          <w:szCs w:val="22"/>
        </w:rPr>
        <w:t>for 24 h and submitted to proteomics, lipidomics and metabolomics in the same samples (</w:t>
      </w:r>
      <w:r w:rsidRPr="00180C14">
        <w:rPr>
          <w:rFonts w:ascii="Arial" w:hAnsi="Arial" w:cs="Arial"/>
          <w:b/>
          <w:bCs/>
          <w:color w:val="222222"/>
          <w:sz w:val="22"/>
          <w:szCs w:val="22"/>
        </w:rPr>
        <w:t>Table 1</w:t>
      </w:r>
      <w:r>
        <w:rPr>
          <w:rFonts w:ascii="Arial" w:hAnsi="Arial" w:cs="Arial"/>
          <w:color w:val="222222"/>
          <w:sz w:val="22"/>
          <w:szCs w:val="22"/>
        </w:rPr>
        <w:t>)</w:t>
      </w:r>
      <w:r w:rsidR="00544069">
        <w:rPr>
          <w:rFonts w:ascii="Arial" w:hAnsi="Arial" w:cs="Arial"/>
          <w:color w:val="222222"/>
          <w:sz w:val="22"/>
          <w:szCs w:val="22"/>
        </w:rPr>
        <w:fldChar w:fldCharType="begin">
          <w:fldData xml:space="preserve">PEVuZE5vdGU+PENpdGU+PEF1dGhvcj5FbGxpb3R0PC9BdXRob3I+PFllYXI+MjAyNDwvWWVhcj48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PEVuZE5vdGU+PENpdGU+PEF1dGhvcj5FbGxpb3R0PC9BdXRob3I+PFllYXI+MjAyNDwvWWVhcj48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544069">
        <w:rPr>
          <w:rFonts w:ascii="Arial" w:hAnsi="Arial" w:cs="Arial"/>
          <w:color w:val="222222"/>
          <w:sz w:val="22"/>
          <w:szCs w:val="22"/>
        </w:rPr>
      </w:r>
      <w:r w:rsidR="0054406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29,33,34</w:t>
      </w:r>
      <w:r w:rsidR="00544069">
        <w:rPr>
          <w:rFonts w:ascii="Arial" w:hAnsi="Arial" w:cs="Arial"/>
          <w:color w:val="222222"/>
          <w:sz w:val="22"/>
          <w:szCs w:val="22"/>
        </w:rPr>
        <w:fldChar w:fldCharType="end"/>
      </w:r>
      <w:r>
        <w:rPr>
          <w:rFonts w:ascii="Arial" w:hAnsi="Arial" w:cs="Arial"/>
          <w:color w:val="222222"/>
          <w:sz w:val="22"/>
          <w:szCs w:val="22"/>
        </w:rPr>
        <w:t>.</w:t>
      </w:r>
    </w:p>
    <w:p w14:paraId="687FF86D" w14:textId="3161BC68" w:rsidR="008544E0" w:rsidRDefault="008544E0" w:rsidP="008544E0">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sidR="00A01395">
        <w:rPr>
          <w:rFonts w:ascii="Arial" w:hAnsi="Arial" w:cs="Arial"/>
          <w:i/>
          <w:iCs/>
          <w:color w:val="222222"/>
          <w:sz w:val="22"/>
          <w:szCs w:val="22"/>
          <w:u w:val="single"/>
        </w:rPr>
        <w:t>7</w:t>
      </w:r>
      <w:r w:rsidR="005A1018">
        <w:rPr>
          <w:rFonts w:ascii="Arial" w:hAnsi="Arial" w:cs="Arial"/>
          <w:i/>
          <w:iCs/>
          <w:color w:val="222222"/>
          <w:sz w:val="22"/>
          <w:szCs w:val="22"/>
          <w:u w:val="single"/>
        </w:rPr>
        <w:t xml:space="preserve"> </w:t>
      </w:r>
      <w:r w:rsidR="005A1018" w:rsidRPr="00684FEB">
        <w:rPr>
          <w:rFonts w:ascii="Arial" w:hAnsi="Arial" w:cs="Arial"/>
          <w:color w:val="222222"/>
          <w:sz w:val="22"/>
          <w:szCs w:val="22"/>
        </w:rPr>
        <w:t>(Pck00</w:t>
      </w:r>
      <w:r w:rsidR="00A01395" w:rsidRPr="00684FEB">
        <w:rPr>
          <w:rFonts w:ascii="Arial" w:hAnsi="Arial" w:cs="Arial"/>
          <w:color w:val="222222"/>
          <w:sz w:val="22"/>
          <w:szCs w:val="22"/>
        </w:rPr>
        <w:t>7</w:t>
      </w:r>
      <w:r w:rsidR="00684FEB" w:rsidRPr="00684FEB">
        <w:rPr>
          <w:rFonts w:ascii="Arial" w:hAnsi="Arial" w:cs="Arial"/>
          <w:color w:val="222222"/>
          <w:sz w:val="22"/>
          <w:szCs w:val="22"/>
        </w:rPr>
        <w:t xml:space="preserve"> - https://doi.org/10.25584/3012074</w:t>
      </w:r>
      <w:r w:rsidR="005A1018" w:rsidRPr="00684FEB">
        <w:rPr>
          <w:rFonts w:ascii="Arial" w:hAnsi="Arial" w:cs="Arial"/>
          <w:color w:val="222222"/>
          <w:sz w:val="22"/>
          <w:szCs w:val="22"/>
        </w:rPr>
        <w:t>)</w:t>
      </w:r>
      <w:r w:rsidRPr="00684FEB">
        <w:rPr>
          <w:rFonts w:ascii="Arial" w:hAnsi="Arial" w:cs="Arial"/>
          <w:color w:val="222222"/>
          <w:sz w:val="22"/>
          <w:szCs w:val="22"/>
        </w:rPr>
        <w:t>:</w:t>
      </w:r>
      <w:r w:rsidRPr="005A1018">
        <w:rPr>
          <w:rFonts w:ascii="Arial" w:hAnsi="Arial" w:cs="Arial"/>
          <w:color w:val="222222"/>
          <w:sz w:val="22"/>
          <w:szCs w:val="22"/>
        </w:rPr>
        <w:t xml:space="preserve"> </w:t>
      </w:r>
      <w:r w:rsidR="00684FEB">
        <w:rPr>
          <w:rFonts w:ascii="Arial" w:hAnsi="Arial" w:cs="Arial"/>
          <w:color w:val="222222"/>
          <w:sz w:val="22"/>
          <w:szCs w:val="22"/>
        </w:rPr>
        <w:t>Pck007</w:t>
      </w:r>
      <w:r w:rsidR="005A1018">
        <w:rPr>
          <w:rFonts w:ascii="Arial" w:hAnsi="Arial" w:cs="Arial"/>
          <w:color w:val="222222"/>
          <w:sz w:val="22"/>
          <w:szCs w:val="22"/>
        </w:rPr>
        <w:t xml:space="preserve"> </w:t>
      </w:r>
      <w:r w:rsidRPr="005A1018">
        <w:rPr>
          <w:rFonts w:ascii="Arial" w:hAnsi="Arial" w:cs="Arial"/>
          <w:color w:val="222222"/>
          <w:sz w:val="22"/>
          <w:szCs w:val="22"/>
        </w:rPr>
        <w:t xml:space="preserve">consists </w:t>
      </w:r>
      <w:r w:rsidR="00647F42" w:rsidRPr="005A1018">
        <w:rPr>
          <w:rFonts w:ascii="Arial" w:hAnsi="Arial" w:cs="Arial"/>
          <w:color w:val="222222"/>
          <w:sz w:val="22"/>
          <w:szCs w:val="22"/>
        </w:rPr>
        <w:t xml:space="preserve">of sets </w:t>
      </w:r>
      <w:r w:rsidRPr="005A1018">
        <w:rPr>
          <w:rFonts w:ascii="Arial" w:hAnsi="Arial" w:cs="Arial"/>
          <w:color w:val="222222"/>
          <w:sz w:val="22"/>
          <w:szCs w:val="22"/>
        </w:rPr>
        <w:t xml:space="preserve">of </w:t>
      </w:r>
      <w:r w:rsidR="008C28F6">
        <w:rPr>
          <w:rFonts w:ascii="Arial" w:hAnsi="Arial" w:cs="Arial"/>
          <w:color w:val="222222"/>
          <w:sz w:val="22"/>
          <w:szCs w:val="22"/>
        </w:rPr>
        <w:t xml:space="preserve">human </w:t>
      </w:r>
      <w:r w:rsidRPr="005A1018">
        <w:rPr>
          <w:rFonts w:ascii="Arial" w:hAnsi="Arial" w:cs="Arial"/>
          <w:color w:val="222222"/>
          <w:sz w:val="22"/>
          <w:szCs w:val="22"/>
        </w:rPr>
        <w:t xml:space="preserve">EndoC-βH1 cells treated </w:t>
      </w:r>
      <w:r w:rsidR="00647F42" w:rsidRPr="005A1018">
        <w:rPr>
          <w:rFonts w:ascii="Arial" w:hAnsi="Arial" w:cs="Arial"/>
          <w:color w:val="222222"/>
          <w:sz w:val="22"/>
          <w:szCs w:val="22"/>
        </w:rPr>
        <w:t xml:space="preserve">in parallel </w:t>
      </w:r>
      <w:r w:rsidRPr="005A1018">
        <w:rPr>
          <w:rFonts w:ascii="Arial" w:hAnsi="Arial" w:cs="Arial"/>
          <w:color w:val="222222"/>
          <w:sz w:val="22"/>
          <w:szCs w:val="22"/>
        </w:rPr>
        <w:t>with IFNα</w:t>
      </w:r>
      <w:r w:rsidR="00647F42" w:rsidRPr="005A1018">
        <w:rPr>
          <w:rFonts w:ascii="Arial" w:hAnsi="Arial" w:cs="Arial"/>
          <w:color w:val="222222"/>
          <w:sz w:val="22"/>
          <w:szCs w:val="22"/>
        </w:rPr>
        <w:t>, IFNγ, IL-1β and TNFα</w:t>
      </w:r>
      <w:r w:rsidR="00625214" w:rsidRPr="005A1018">
        <w:rPr>
          <w:rFonts w:ascii="Arial" w:hAnsi="Arial" w:cs="Arial"/>
          <w:color w:val="222222"/>
          <w:sz w:val="22"/>
          <w:szCs w:val="22"/>
        </w:rPr>
        <w:t xml:space="preserve"> for</w:t>
      </w:r>
      <w:r w:rsidRPr="005A1018">
        <w:rPr>
          <w:rFonts w:ascii="Arial" w:hAnsi="Arial" w:cs="Arial"/>
          <w:color w:val="222222"/>
          <w:sz w:val="22"/>
          <w:szCs w:val="22"/>
        </w:rPr>
        <w:t xml:space="preserve"> 24 h and submitted to RNA-seq (n=</w:t>
      </w:r>
      <w:r w:rsidR="00625214" w:rsidRPr="005A1018">
        <w:rPr>
          <w:rFonts w:ascii="Arial" w:hAnsi="Arial" w:cs="Arial"/>
          <w:color w:val="222222"/>
          <w:sz w:val="22"/>
          <w:szCs w:val="22"/>
        </w:rPr>
        <w:t>4</w:t>
      </w:r>
      <w:r w:rsidRPr="005A1018">
        <w:rPr>
          <w:rFonts w:ascii="Arial" w:hAnsi="Arial" w:cs="Arial"/>
          <w:color w:val="222222"/>
          <w:sz w:val="22"/>
          <w:szCs w:val="22"/>
        </w:rPr>
        <w:t>) (</w:t>
      </w:r>
      <w:r w:rsidRPr="005A1018">
        <w:rPr>
          <w:rFonts w:ascii="Arial" w:hAnsi="Arial" w:cs="Arial"/>
          <w:b/>
          <w:bCs/>
          <w:color w:val="222222"/>
          <w:sz w:val="22"/>
          <w:szCs w:val="22"/>
        </w:rPr>
        <w:t>Table 1</w:t>
      </w:r>
      <w:r w:rsidRPr="005A1018">
        <w:rPr>
          <w:rFonts w:ascii="Arial" w:hAnsi="Arial" w:cs="Arial"/>
          <w:color w:val="222222"/>
          <w:sz w:val="22"/>
          <w:szCs w:val="22"/>
        </w:rPr>
        <w:t>)</w:t>
      </w:r>
      <w:r w:rsidR="000B3318" w:rsidRPr="005A1018">
        <w:rPr>
          <w:rFonts w:ascii="Arial" w:hAnsi="Arial" w:cs="Arial"/>
          <w:color w:val="222222"/>
          <w:sz w:val="22"/>
          <w:szCs w:val="22"/>
        </w:rPr>
        <w:fldChar w:fldCharType="begin">
          <w:fldData xml:space="preserve">PEVuZE5vdGU+PENpdGU+PEF1dGhvcj5Db29tYW5zIGRlIEJyYWNoZW5lPC9BdXRob3I+PFllYXI+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PEVuZE5vdGU+PENpdGU+PEF1dGhvcj5Db29tYW5zIGRlIEJyYWNoZW5lPC9BdXRob3I+PFllYXI+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0B3318" w:rsidRPr="005A1018">
        <w:rPr>
          <w:rFonts w:ascii="Arial" w:hAnsi="Arial" w:cs="Arial"/>
          <w:color w:val="222222"/>
          <w:sz w:val="22"/>
          <w:szCs w:val="22"/>
        </w:rPr>
      </w:r>
      <w:r w:rsidR="000B3318" w:rsidRPr="005A1018">
        <w:rPr>
          <w:rFonts w:ascii="Arial" w:hAnsi="Arial" w:cs="Arial"/>
          <w:color w:val="222222"/>
          <w:sz w:val="22"/>
          <w:szCs w:val="22"/>
        </w:rPr>
        <w:fldChar w:fldCharType="separate"/>
      </w:r>
      <w:r w:rsidR="00D909B6" w:rsidRPr="00D909B6">
        <w:rPr>
          <w:rFonts w:ascii="Arial" w:hAnsi="Arial" w:cs="Arial"/>
          <w:noProof/>
          <w:color w:val="222222"/>
          <w:sz w:val="22"/>
          <w:szCs w:val="22"/>
          <w:vertAlign w:val="superscript"/>
        </w:rPr>
        <w:t>16</w:t>
      </w:r>
      <w:r w:rsidR="000B3318" w:rsidRPr="005A1018">
        <w:rPr>
          <w:rFonts w:ascii="Arial" w:hAnsi="Arial" w:cs="Arial"/>
          <w:color w:val="222222"/>
          <w:sz w:val="22"/>
          <w:szCs w:val="22"/>
        </w:rPr>
        <w:fldChar w:fldCharType="end"/>
      </w:r>
      <w:r w:rsidRPr="005A1018">
        <w:rPr>
          <w:rFonts w:ascii="Arial" w:hAnsi="Arial" w:cs="Arial"/>
          <w:color w:val="222222"/>
          <w:sz w:val="22"/>
          <w:szCs w:val="22"/>
        </w:rPr>
        <w:t>.</w:t>
      </w:r>
    </w:p>
    <w:p w14:paraId="1A8E600C" w14:textId="036A29E5" w:rsidR="00F954BB" w:rsidRDefault="005C4474" w:rsidP="00DA5E08">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sidR="00A01395">
        <w:rPr>
          <w:rFonts w:ascii="Arial" w:hAnsi="Arial" w:cs="Arial"/>
          <w:i/>
          <w:iCs/>
          <w:color w:val="222222"/>
          <w:sz w:val="22"/>
          <w:szCs w:val="22"/>
          <w:u w:val="single"/>
        </w:rPr>
        <w:t>8</w:t>
      </w:r>
      <w:r w:rsidR="005A1018" w:rsidRPr="005A1018">
        <w:rPr>
          <w:rFonts w:ascii="Arial" w:hAnsi="Arial" w:cs="Arial"/>
          <w:i/>
          <w:iCs/>
          <w:color w:val="222222"/>
          <w:sz w:val="22"/>
          <w:szCs w:val="22"/>
          <w:u w:val="single"/>
        </w:rPr>
        <w:t xml:space="preserve"> </w:t>
      </w:r>
      <w:r w:rsidR="005A1018" w:rsidRPr="00684FEB">
        <w:rPr>
          <w:rFonts w:ascii="Arial" w:hAnsi="Arial" w:cs="Arial"/>
          <w:color w:val="222222"/>
          <w:sz w:val="22"/>
          <w:szCs w:val="22"/>
        </w:rPr>
        <w:t>(Pck00</w:t>
      </w:r>
      <w:r w:rsidR="00A01395" w:rsidRPr="00684FEB">
        <w:rPr>
          <w:rFonts w:ascii="Arial" w:hAnsi="Arial" w:cs="Arial"/>
          <w:color w:val="222222"/>
          <w:sz w:val="22"/>
          <w:szCs w:val="22"/>
        </w:rPr>
        <w:t>8</w:t>
      </w:r>
      <w:r w:rsidR="00684FEB" w:rsidRPr="00684FEB">
        <w:rPr>
          <w:rFonts w:ascii="Arial" w:hAnsi="Arial" w:cs="Arial"/>
          <w:color w:val="222222"/>
          <w:sz w:val="22"/>
          <w:szCs w:val="22"/>
        </w:rPr>
        <w:t xml:space="preserve"> - https://doi.org/10.25584/3012075</w:t>
      </w:r>
      <w:r w:rsidR="005A1018" w:rsidRPr="00684FEB">
        <w:rPr>
          <w:rFonts w:ascii="Arial" w:hAnsi="Arial" w:cs="Arial"/>
          <w:color w:val="222222"/>
          <w:sz w:val="22"/>
          <w:szCs w:val="22"/>
        </w:rPr>
        <w:t>)</w:t>
      </w:r>
      <w:r w:rsidRPr="00684FEB">
        <w:rPr>
          <w:rFonts w:ascii="Arial" w:hAnsi="Arial" w:cs="Arial"/>
          <w:color w:val="222222"/>
          <w:sz w:val="22"/>
          <w:szCs w:val="22"/>
        </w:rPr>
        <w:t>:</w:t>
      </w:r>
      <w:r>
        <w:rPr>
          <w:rFonts w:ascii="Arial" w:hAnsi="Arial" w:cs="Arial"/>
          <w:color w:val="222222"/>
          <w:sz w:val="22"/>
          <w:szCs w:val="22"/>
        </w:rPr>
        <w:t xml:space="preserve"> </w:t>
      </w:r>
      <w:r w:rsidR="002B16C2" w:rsidRPr="002B16C2">
        <w:rPr>
          <w:rFonts w:ascii="Arial" w:hAnsi="Arial" w:cs="Arial"/>
          <w:color w:val="222222"/>
          <w:sz w:val="22"/>
          <w:szCs w:val="22"/>
        </w:rPr>
        <w:t xml:space="preserve">It </w:t>
      </w:r>
      <w:r w:rsidRPr="002B16C2">
        <w:rPr>
          <w:rFonts w:ascii="Arial" w:hAnsi="Arial" w:cs="Arial"/>
          <w:color w:val="222222"/>
          <w:sz w:val="22"/>
          <w:szCs w:val="22"/>
        </w:rPr>
        <w:t>consists of human islets (n=</w:t>
      </w:r>
      <w:r w:rsidR="00C27953" w:rsidRPr="002B16C2">
        <w:rPr>
          <w:rFonts w:ascii="Arial" w:hAnsi="Arial" w:cs="Arial"/>
          <w:color w:val="222222"/>
          <w:sz w:val="22"/>
          <w:szCs w:val="22"/>
        </w:rPr>
        <w:t>5</w:t>
      </w:r>
      <w:r w:rsidRPr="002B16C2">
        <w:rPr>
          <w:rFonts w:ascii="Arial" w:hAnsi="Arial" w:cs="Arial"/>
          <w:color w:val="222222"/>
          <w:sz w:val="22"/>
          <w:szCs w:val="22"/>
        </w:rPr>
        <w:t xml:space="preserve">) treated with IFNγ + IL-1β </w:t>
      </w:r>
      <w:r w:rsidR="00F83A3D" w:rsidRPr="002B16C2">
        <w:rPr>
          <w:rFonts w:ascii="Arial" w:hAnsi="Arial" w:cs="Arial"/>
          <w:color w:val="222222"/>
          <w:sz w:val="22"/>
          <w:szCs w:val="22"/>
        </w:rPr>
        <w:t>with or without difluoro</w:t>
      </w:r>
      <w:r w:rsidR="00652796" w:rsidRPr="002B16C2">
        <w:rPr>
          <w:rFonts w:ascii="Arial" w:hAnsi="Arial" w:cs="Arial"/>
          <w:color w:val="222222"/>
          <w:sz w:val="22"/>
          <w:szCs w:val="22"/>
        </w:rPr>
        <w:t>methylornithine</w:t>
      </w:r>
      <w:r w:rsidRPr="002B16C2">
        <w:rPr>
          <w:rFonts w:ascii="Arial" w:hAnsi="Arial" w:cs="Arial"/>
          <w:color w:val="222222"/>
          <w:sz w:val="22"/>
          <w:szCs w:val="22"/>
        </w:rPr>
        <w:t xml:space="preserve"> </w:t>
      </w:r>
      <w:r w:rsidR="007B6326" w:rsidRPr="002B16C2">
        <w:rPr>
          <w:rFonts w:ascii="Arial" w:hAnsi="Arial" w:cs="Arial"/>
          <w:color w:val="222222"/>
          <w:sz w:val="22"/>
          <w:szCs w:val="22"/>
        </w:rPr>
        <w:t xml:space="preserve">(DFMO) </w:t>
      </w:r>
      <w:r w:rsidRPr="002B16C2">
        <w:rPr>
          <w:rFonts w:ascii="Arial" w:hAnsi="Arial" w:cs="Arial"/>
          <w:color w:val="222222"/>
          <w:sz w:val="22"/>
          <w:szCs w:val="22"/>
        </w:rPr>
        <w:t xml:space="preserve">and </w:t>
      </w:r>
      <w:r w:rsidR="00652796" w:rsidRPr="002B16C2">
        <w:rPr>
          <w:rFonts w:ascii="Arial" w:hAnsi="Arial" w:cs="Arial"/>
          <w:color w:val="222222"/>
          <w:sz w:val="22"/>
          <w:szCs w:val="22"/>
        </w:rPr>
        <w:t xml:space="preserve">submitted to RNA-seq and </w:t>
      </w:r>
      <w:r w:rsidRPr="002B16C2">
        <w:rPr>
          <w:rFonts w:ascii="Arial" w:hAnsi="Arial" w:cs="Arial"/>
          <w:color w:val="222222"/>
          <w:sz w:val="22"/>
          <w:szCs w:val="22"/>
        </w:rPr>
        <w:t>proteomics</w:t>
      </w:r>
      <w:r w:rsidR="00652796" w:rsidRPr="002B16C2">
        <w:rPr>
          <w:rFonts w:ascii="Arial" w:hAnsi="Arial" w:cs="Arial"/>
          <w:color w:val="222222"/>
          <w:sz w:val="22"/>
          <w:szCs w:val="22"/>
        </w:rPr>
        <w:t xml:space="preserve"> analysis</w:t>
      </w:r>
      <w:r w:rsidR="007B6326" w:rsidRPr="002B16C2">
        <w:rPr>
          <w:rFonts w:ascii="Arial" w:hAnsi="Arial" w:cs="Arial"/>
          <w:color w:val="222222"/>
          <w:sz w:val="22"/>
          <w:szCs w:val="22"/>
        </w:rPr>
        <w:t xml:space="preserve"> </w:t>
      </w:r>
      <w:r w:rsidRPr="002B16C2">
        <w:rPr>
          <w:rFonts w:ascii="Arial" w:hAnsi="Arial" w:cs="Arial"/>
          <w:color w:val="222222"/>
          <w:sz w:val="22"/>
          <w:szCs w:val="22"/>
        </w:rPr>
        <w:t>(</w:t>
      </w:r>
      <w:r w:rsidRPr="002B16C2">
        <w:rPr>
          <w:rFonts w:ascii="Arial" w:hAnsi="Arial" w:cs="Arial"/>
          <w:b/>
          <w:bCs/>
          <w:color w:val="222222"/>
          <w:sz w:val="22"/>
          <w:szCs w:val="22"/>
        </w:rPr>
        <w:t>Table 1</w:t>
      </w:r>
      <w:r w:rsidRPr="002B16C2">
        <w:rPr>
          <w:rFonts w:ascii="Arial" w:hAnsi="Arial" w:cs="Arial"/>
          <w:color w:val="222222"/>
          <w:sz w:val="22"/>
          <w:szCs w:val="22"/>
        </w:rPr>
        <w:t>)</w:t>
      </w:r>
      <w:r w:rsidR="000B3318" w:rsidRPr="002B16C2">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0B3318" w:rsidRPr="002B16C2">
        <w:rPr>
          <w:rFonts w:ascii="Arial" w:hAnsi="Arial" w:cs="Arial"/>
          <w:color w:val="222222"/>
          <w:sz w:val="22"/>
          <w:szCs w:val="22"/>
        </w:rPr>
      </w:r>
      <w:r w:rsidR="000B3318" w:rsidRPr="002B16C2">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35</w:t>
      </w:r>
      <w:r w:rsidR="000B3318" w:rsidRPr="002B16C2">
        <w:rPr>
          <w:rFonts w:ascii="Arial" w:hAnsi="Arial" w:cs="Arial"/>
          <w:color w:val="222222"/>
          <w:sz w:val="22"/>
          <w:szCs w:val="22"/>
        </w:rPr>
        <w:fldChar w:fldCharType="end"/>
      </w:r>
      <w:r w:rsidRPr="002B16C2">
        <w:rPr>
          <w:rFonts w:ascii="Arial" w:hAnsi="Arial" w:cs="Arial"/>
          <w:color w:val="222222"/>
          <w:sz w:val="22"/>
          <w:szCs w:val="22"/>
        </w:rPr>
        <w:t>.</w:t>
      </w:r>
      <w:r w:rsidR="00B91B42" w:rsidRPr="002B16C2">
        <w:rPr>
          <w:rFonts w:ascii="Arial" w:hAnsi="Arial" w:cs="Arial"/>
          <w:color w:val="222222"/>
          <w:sz w:val="22"/>
          <w:szCs w:val="22"/>
        </w:rPr>
        <w:t xml:space="preserve"> DFMO is an inhibitor of ornithine decarboxylase (ODC), an enzyme</w:t>
      </w:r>
      <w:r w:rsidR="00C2667B" w:rsidRPr="002B16C2">
        <w:rPr>
          <w:rFonts w:ascii="Arial" w:hAnsi="Arial" w:cs="Arial"/>
          <w:color w:val="222222"/>
          <w:sz w:val="22"/>
          <w:szCs w:val="22"/>
        </w:rPr>
        <w:t xml:space="preserve"> of the polyamine pathway. Therefore, this treatment was done to study </w:t>
      </w:r>
      <w:r w:rsidR="00C50922" w:rsidRPr="002B16C2">
        <w:rPr>
          <w:rFonts w:ascii="Arial" w:hAnsi="Arial" w:cs="Arial"/>
          <w:color w:val="222222"/>
          <w:sz w:val="22"/>
          <w:szCs w:val="22"/>
        </w:rPr>
        <w:t xml:space="preserve">if inhibiting the polyamine synthesis </w:t>
      </w:r>
      <w:r w:rsidR="00DC5B2E" w:rsidRPr="002B16C2">
        <w:rPr>
          <w:rFonts w:ascii="Arial" w:hAnsi="Arial" w:cs="Arial"/>
          <w:color w:val="222222"/>
          <w:sz w:val="22"/>
          <w:szCs w:val="22"/>
        </w:rPr>
        <w:t>improves β-cell dysfunction.</w:t>
      </w:r>
    </w:p>
    <w:p w14:paraId="3FFC9990" w14:textId="5A25589E" w:rsidR="00CD1055" w:rsidRDefault="00CA704D" w:rsidP="005B2094">
      <w:pPr>
        <w:shd w:val="clear" w:color="auto" w:fill="FFFFFF"/>
        <w:spacing w:before="100" w:beforeAutospacing="1" w:after="100" w:afterAutospacing="1"/>
        <w:jc w:val="both"/>
        <w:rPr>
          <w:rFonts w:ascii="Arial" w:hAnsi="Arial" w:cs="Arial"/>
          <w:i/>
          <w:iCs/>
          <w:color w:val="222222"/>
          <w:sz w:val="22"/>
          <w:szCs w:val="22"/>
          <w:u w:val="single"/>
        </w:rPr>
      </w:pPr>
      <w:r w:rsidRPr="002B16C2">
        <w:rPr>
          <w:rFonts w:ascii="Arial" w:hAnsi="Arial" w:cs="Arial"/>
          <w:i/>
          <w:iCs/>
          <w:color w:val="222222"/>
          <w:sz w:val="22"/>
          <w:szCs w:val="22"/>
          <w:u w:val="single"/>
        </w:rPr>
        <w:t xml:space="preserve">Data package </w:t>
      </w:r>
      <w:r w:rsidR="00A01395">
        <w:rPr>
          <w:rFonts w:ascii="Arial" w:hAnsi="Arial" w:cs="Arial"/>
          <w:i/>
          <w:iCs/>
          <w:color w:val="222222"/>
          <w:sz w:val="22"/>
          <w:szCs w:val="22"/>
          <w:u w:val="single"/>
        </w:rPr>
        <w:t>9</w:t>
      </w:r>
      <w:r w:rsidR="005A1018" w:rsidRPr="002B16C2">
        <w:rPr>
          <w:rFonts w:ascii="Arial" w:hAnsi="Arial" w:cs="Arial"/>
          <w:i/>
          <w:iCs/>
          <w:color w:val="222222"/>
          <w:sz w:val="22"/>
          <w:szCs w:val="22"/>
          <w:u w:val="single"/>
        </w:rPr>
        <w:t xml:space="preserve"> </w:t>
      </w:r>
      <w:r w:rsidR="005A1018" w:rsidRPr="002F264C">
        <w:rPr>
          <w:rFonts w:ascii="Arial" w:hAnsi="Arial" w:cs="Arial"/>
          <w:color w:val="222222"/>
          <w:sz w:val="22"/>
          <w:szCs w:val="22"/>
        </w:rPr>
        <w:t>(Pck00</w:t>
      </w:r>
      <w:r w:rsidR="00A01395" w:rsidRPr="002F264C">
        <w:rPr>
          <w:rFonts w:ascii="Arial" w:hAnsi="Arial" w:cs="Arial"/>
          <w:color w:val="222222"/>
          <w:sz w:val="22"/>
          <w:szCs w:val="22"/>
        </w:rPr>
        <w:t>9</w:t>
      </w:r>
      <w:r w:rsidR="002F264C" w:rsidRPr="002F264C">
        <w:rPr>
          <w:rFonts w:ascii="Arial" w:hAnsi="Arial" w:cs="Arial"/>
          <w:color w:val="222222"/>
          <w:sz w:val="22"/>
          <w:szCs w:val="22"/>
        </w:rPr>
        <w:t xml:space="preserve"> - https://doi.org/10.25584/3012076</w:t>
      </w:r>
      <w:r w:rsidR="005A1018" w:rsidRPr="002F264C">
        <w:rPr>
          <w:rFonts w:ascii="Arial" w:hAnsi="Arial" w:cs="Arial"/>
          <w:color w:val="222222"/>
          <w:sz w:val="22"/>
          <w:szCs w:val="22"/>
        </w:rPr>
        <w:t>)</w:t>
      </w:r>
      <w:r w:rsidRPr="002F264C">
        <w:rPr>
          <w:rFonts w:ascii="Arial" w:hAnsi="Arial" w:cs="Arial"/>
          <w:color w:val="222222"/>
          <w:sz w:val="22"/>
          <w:szCs w:val="22"/>
        </w:rPr>
        <w:t>:</w:t>
      </w:r>
      <w:r w:rsidR="002F264C">
        <w:rPr>
          <w:rFonts w:ascii="Arial" w:hAnsi="Arial" w:cs="Arial"/>
          <w:color w:val="222222"/>
          <w:sz w:val="22"/>
          <w:szCs w:val="22"/>
        </w:rPr>
        <w:t xml:space="preserve"> Pck009</w:t>
      </w:r>
      <w:r w:rsidR="002B16C2" w:rsidRPr="002B16C2">
        <w:rPr>
          <w:rFonts w:ascii="Arial" w:hAnsi="Arial" w:cs="Arial"/>
          <w:color w:val="222222"/>
          <w:sz w:val="22"/>
          <w:szCs w:val="22"/>
        </w:rPr>
        <w:t xml:space="preserve"> </w:t>
      </w:r>
      <w:r w:rsidRPr="002B16C2">
        <w:rPr>
          <w:rFonts w:ascii="Arial" w:hAnsi="Arial" w:cs="Arial"/>
          <w:color w:val="222222"/>
          <w:sz w:val="22"/>
          <w:szCs w:val="22"/>
        </w:rPr>
        <w:t xml:space="preserve">consists of </w:t>
      </w:r>
      <w:r w:rsidR="00BB592B">
        <w:rPr>
          <w:rFonts w:ascii="Arial" w:hAnsi="Arial" w:cs="Arial"/>
          <w:color w:val="222222"/>
          <w:sz w:val="22"/>
          <w:szCs w:val="22"/>
        </w:rPr>
        <w:t xml:space="preserve">human </w:t>
      </w:r>
      <w:r w:rsidR="00E50C3C" w:rsidRPr="002B16C2">
        <w:rPr>
          <w:rFonts w:ascii="Arial" w:hAnsi="Arial" w:cs="Arial"/>
          <w:color w:val="222222"/>
          <w:sz w:val="22"/>
          <w:szCs w:val="22"/>
        </w:rPr>
        <w:t xml:space="preserve">iPSC: HEL115.6-derived islet-like aggregates </w:t>
      </w:r>
      <w:r w:rsidRPr="002B16C2">
        <w:rPr>
          <w:rFonts w:ascii="Arial" w:hAnsi="Arial" w:cs="Arial"/>
          <w:color w:val="222222"/>
          <w:sz w:val="22"/>
          <w:szCs w:val="22"/>
        </w:rPr>
        <w:t>treated with IFNα for 24 h and submitted to RNA-seq (n=</w:t>
      </w:r>
      <w:r w:rsidR="000650A5" w:rsidRPr="002B16C2">
        <w:rPr>
          <w:rFonts w:ascii="Arial" w:hAnsi="Arial" w:cs="Arial"/>
          <w:color w:val="222222"/>
          <w:sz w:val="22"/>
          <w:szCs w:val="22"/>
        </w:rPr>
        <w:t>5</w:t>
      </w:r>
      <w:r w:rsidRPr="002B16C2">
        <w:rPr>
          <w:rFonts w:ascii="Arial" w:hAnsi="Arial" w:cs="Arial"/>
          <w:color w:val="222222"/>
          <w:sz w:val="22"/>
          <w:szCs w:val="22"/>
        </w:rPr>
        <w:t xml:space="preserve">) and </w:t>
      </w:r>
      <w:r w:rsidR="00E50C3C" w:rsidRPr="002B16C2">
        <w:rPr>
          <w:rFonts w:ascii="Arial" w:hAnsi="Arial" w:cs="Arial"/>
          <w:color w:val="222222"/>
          <w:sz w:val="22"/>
          <w:szCs w:val="22"/>
        </w:rPr>
        <w:t>scRNA</w:t>
      </w:r>
      <w:r w:rsidRPr="002B16C2">
        <w:rPr>
          <w:rFonts w:ascii="Arial" w:hAnsi="Arial" w:cs="Arial"/>
          <w:color w:val="222222"/>
          <w:sz w:val="22"/>
          <w:szCs w:val="22"/>
        </w:rPr>
        <w:t>-seq (n=</w:t>
      </w:r>
      <w:r w:rsidR="00C64A31" w:rsidRPr="002B16C2">
        <w:rPr>
          <w:rFonts w:ascii="Arial" w:hAnsi="Arial" w:cs="Arial"/>
          <w:color w:val="222222"/>
          <w:sz w:val="22"/>
          <w:szCs w:val="22"/>
        </w:rPr>
        <w:t>5</w:t>
      </w:r>
      <w:r w:rsidRPr="002B16C2">
        <w:rPr>
          <w:rFonts w:ascii="Arial" w:hAnsi="Arial" w:cs="Arial"/>
          <w:color w:val="222222"/>
          <w:sz w:val="22"/>
          <w:szCs w:val="22"/>
        </w:rPr>
        <w:t>). (</w:t>
      </w:r>
      <w:r w:rsidRPr="002B16C2">
        <w:rPr>
          <w:rFonts w:ascii="Arial" w:hAnsi="Arial" w:cs="Arial"/>
          <w:b/>
          <w:bCs/>
          <w:color w:val="222222"/>
          <w:sz w:val="22"/>
          <w:szCs w:val="22"/>
        </w:rPr>
        <w:t>Table 1</w:t>
      </w:r>
      <w:r w:rsidRPr="002B16C2">
        <w:rPr>
          <w:rFonts w:ascii="Arial" w:hAnsi="Arial" w:cs="Arial"/>
          <w:color w:val="222222"/>
          <w:sz w:val="22"/>
          <w:szCs w:val="22"/>
        </w:rPr>
        <w:t>)</w:t>
      </w:r>
      <w:r w:rsidR="00660CE8" w:rsidRPr="002B16C2">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660CE8" w:rsidRPr="002B16C2">
        <w:rPr>
          <w:rFonts w:ascii="Arial" w:hAnsi="Arial" w:cs="Arial"/>
          <w:color w:val="222222"/>
          <w:sz w:val="22"/>
          <w:szCs w:val="22"/>
        </w:rPr>
      </w:r>
      <w:r w:rsidR="00660CE8" w:rsidRPr="002B16C2">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660CE8" w:rsidRPr="002B16C2">
        <w:rPr>
          <w:rFonts w:ascii="Arial" w:hAnsi="Arial" w:cs="Arial"/>
          <w:color w:val="222222"/>
          <w:sz w:val="22"/>
          <w:szCs w:val="22"/>
        </w:rPr>
        <w:fldChar w:fldCharType="end"/>
      </w:r>
      <w:r w:rsidRPr="002B16C2">
        <w:rPr>
          <w:rFonts w:ascii="Arial" w:hAnsi="Arial" w:cs="Arial"/>
          <w:color w:val="222222"/>
          <w:sz w:val="22"/>
          <w:szCs w:val="22"/>
        </w:rPr>
        <w:t>.</w:t>
      </w:r>
      <w:r w:rsidR="002438B4">
        <w:rPr>
          <w:rFonts w:ascii="Arial" w:hAnsi="Arial" w:cs="Arial"/>
          <w:color w:val="222222"/>
          <w:sz w:val="22"/>
          <w:szCs w:val="22"/>
        </w:rPr>
        <w:t xml:space="preserve"> </w:t>
      </w:r>
    </w:p>
    <w:p w14:paraId="228F04F9" w14:textId="5FC3FA3F" w:rsidR="00BF01EE" w:rsidRDefault="00BF01EE" w:rsidP="00BF01EE">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lastRenderedPageBreak/>
        <w:t xml:space="preserve">Data package </w:t>
      </w:r>
      <w:r w:rsidR="00A01395">
        <w:rPr>
          <w:rFonts w:ascii="Arial" w:hAnsi="Arial" w:cs="Arial"/>
          <w:i/>
          <w:iCs/>
          <w:color w:val="222222"/>
          <w:sz w:val="22"/>
          <w:szCs w:val="22"/>
          <w:u w:val="single"/>
        </w:rPr>
        <w:t>10</w:t>
      </w:r>
      <w:r w:rsidR="005A1018">
        <w:rPr>
          <w:rFonts w:ascii="Arial" w:hAnsi="Arial" w:cs="Arial"/>
          <w:i/>
          <w:iCs/>
          <w:color w:val="222222"/>
          <w:sz w:val="22"/>
          <w:szCs w:val="22"/>
          <w:u w:val="single"/>
        </w:rPr>
        <w:t xml:space="preserve"> </w:t>
      </w:r>
      <w:r w:rsidR="005A1018" w:rsidRPr="00CB4F86">
        <w:rPr>
          <w:rFonts w:ascii="Arial" w:hAnsi="Arial" w:cs="Arial"/>
          <w:color w:val="222222"/>
          <w:sz w:val="22"/>
          <w:szCs w:val="22"/>
        </w:rPr>
        <w:t>(Pck0</w:t>
      </w:r>
      <w:r w:rsidR="00A01395" w:rsidRPr="00CB4F86">
        <w:rPr>
          <w:rFonts w:ascii="Arial" w:hAnsi="Arial" w:cs="Arial"/>
          <w:color w:val="222222"/>
          <w:sz w:val="22"/>
          <w:szCs w:val="22"/>
        </w:rPr>
        <w:t>10</w:t>
      </w:r>
      <w:r w:rsidR="00CB4F86" w:rsidRPr="00CB4F86">
        <w:rPr>
          <w:rFonts w:ascii="Arial" w:hAnsi="Arial" w:cs="Arial"/>
          <w:color w:val="222222"/>
          <w:sz w:val="22"/>
          <w:szCs w:val="22"/>
        </w:rPr>
        <w:t xml:space="preserve"> - https://doi.org/10.25584/3012056</w:t>
      </w:r>
      <w:r w:rsidR="005A1018" w:rsidRPr="00CB4F86">
        <w:rPr>
          <w:rFonts w:ascii="Arial" w:hAnsi="Arial" w:cs="Arial"/>
          <w:color w:val="222222"/>
          <w:sz w:val="22"/>
          <w:szCs w:val="22"/>
        </w:rPr>
        <w:t>)</w:t>
      </w:r>
      <w:r w:rsidRPr="00CB4F86">
        <w:rPr>
          <w:rFonts w:ascii="Arial" w:hAnsi="Arial" w:cs="Arial"/>
          <w:color w:val="222222"/>
          <w:sz w:val="22"/>
          <w:szCs w:val="22"/>
        </w:rPr>
        <w:t>:</w:t>
      </w:r>
      <w:r>
        <w:rPr>
          <w:rFonts w:ascii="Arial" w:hAnsi="Arial" w:cs="Arial"/>
          <w:color w:val="222222"/>
          <w:sz w:val="22"/>
          <w:szCs w:val="22"/>
        </w:rPr>
        <w:t xml:space="preserve"> </w:t>
      </w:r>
      <w:r w:rsidR="00CB4F86">
        <w:rPr>
          <w:rFonts w:ascii="Arial" w:hAnsi="Arial" w:cs="Arial"/>
          <w:color w:val="222222"/>
          <w:sz w:val="22"/>
          <w:szCs w:val="22"/>
        </w:rPr>
        <w:t>Pck010</w:t>
      </w:r>
      <w:r w:rsidR="000D6D6D">
        <w:rPr>
          <w:rFonts w:ascii="Arial" w:hAnsi="Arial" w:cs="Arial"/>
          <w:color w:val="222222"/>
          <w:sz w:val="22"/>
          <w:szCs w:val="22"/>
        </w:rPr>
        <w:t xml:space="preserve"> </w:t>
      </w:r>
      <w:r>
        <w:rPr>
          <w:rFonts w:ascii="Arial" w:hAnsi="Arial" w:cs="Arial"/>
          <w:color w:val="222222"/>
          <w:sz w:val="22"/>
          <w:szCs w:val="22"/>
        </w:rPr>
        <w:t>was performed in p</w:t>
      </w:r>
      <w:r w:rsidR="006025CA">
        <w:rPr>
          <w:rFonts w:ascii="Arial" w:hAnsi="Arial" w:cs="Arial"/>
          <w:color w:val="222222"/>
          <w:sz w:val="22"/>
          <w:szCs w:val="22"/>
        </w:rPr>
        <w:t xml:space="preserve">arallel with Pck008 </w:t>
      </w:r>
      <w:r w:rsidR="005D74EC">
        <w:rPr>
          <w:rFonts w:ascii="Arial" w:hAnsi="Arial" w:cs="Arial"/>
          <w:color w:val="222222"/>
          <w:sz w:val="22"/>
          <w:szCs w:val="22"/>
        </w:rPr>
        <w:t xml:space="preserve">and </w:t>
      </w:r>
      <w:r>
        <w:rPr>
          <w:rFonts w:ascii="Arial" w:hAnsi="Arial" w:cs="Arial"/>
          <w:color w:val="222222"/>
          <w:sz w:val="22"/>
          <w:szCs w:val="22"/>
        </w:rPr>
        <w:t xml:space="preserve">consists of </w:t>
      </w:r>
      <w:r w:rsidR="002A6066">
        <w:rPr>
          <w:rFonts w:ascii="Arial" w:hAnsi="Arial" w:cs="Arial"/>
          <w:color w:val="222222"/>
          <w:sz w:val="22"/>
          <w:szCs w:val="22"/>
        </w:rPr>
        <w:t xml:space="preserve">human </w:t>
      </w:r>
      <w:r>
        <w:rPr>
          <w:rFonts w:ascii="Arial" w:hAnsi="Arial" w:cs="Arial"/>
          <w:color w:val="222222"/>
          <w:sz w:val="22"/>
          <w:szCs w:val="22"/>
        </w:rPr>
        <w:t xml:space="preserve">EndoC-βH1 </w:t>
      </w:r>
      <w:r w:rsidRPr="00A87C58">
        <w:rPr>
          <w:rFonts w:ascii="Arial" w:hAnsi="Arial" w:cs="Arial"/>
          <w:color w:val="222222"/>
          <w:sz w:val="22"/>
          <w:szCs w:val="22"/>
        </w:rPr>
        <w:t>(n=</w:t>
      </w:r>
      <w:r w:rsidR="00C64A31" w:rsidRPr="00A87C58">
        <w:rPr>
          <w:rFonts w:ascii="Arial" w:hAnsi="Arial" w:cs="Arial"/>
          <w:color w:val="222222"/>
          <w:sz w:val="22"/>
          <w:szCs w:val="22"/>
        </w:rPr>
        <w:t>6</w:t>
      </w:r>
      <w:r w:rsidRPr="00A87C58">
        <w:rPr>
          <w:rFonts w:ascii="Arial" w:hAnsi="Arial" w:cs="Arial"/>
          <w:color w:val="222222"/>
          <w:sz w:val="22"/>
          <w:szCs w:val="22"/>
        </w:rPr>
        <w:t>) treated</w:t>
      </w:r>
      <w:r>
        <w:rPr>
          <w:rFonts w:ascii="Arial" w:hAnsi="Arial" w:cs="Arial"/>
          <w:color w:val="222222"/>
          <w:sz w:val="22"/>
          <w:szCs w:val="22"/>
        </w:rPr>
        <w:t xml:space="preserve"> with IFNα for 8 and 24 h and submitted to RNA-seq analysis (</w:t>
      </w:r>
      <w:r w:rsidRPr="00180C14">
        <w:rPr>
          <w:rFonts w:ascii="Arial" w:hAnsi="Arial" w:cs="Arial"/>
          <w:b/>
          <w:bCs/>
          <w:color w:val="222222"/>
          <w:sz w:val="22"/>
          <w:szCs w:val="22"/>
        </w:rPr>
        <w:t>Table 1</w:t>
      </w:r>
      <w:r>
        <w:rPr>
          <w:rFonts w:ascii="Arial" w:hAnsi="Arial" w:cs="Arial"/>
          <w:color w:val="222222"/>
          <w:sz w:val="22"/>
          <w:szCs w:val="22"/>
        </w:rPr>
        <w:t>)</w:t>
      </w:r>
      <w:r>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Pr>
          <w:rFonts w:ascii="Arial" w:hAnsi="Arial" w:cs="Arial"/>
          <w:color w:val="222222"/>
          <w:sz w:val="22"/>
          <w:szCs w:val="22"/>
        </w:rPr>
        <w:fldChar w:fldCharType="end"/>
      </w:r>
      <w:r>
        <w:rPr>
          <w:rFonts w:ascii="Arial" w:hAnsi="Arial" w:cs="Arial"/>
          <w:color w:val="222222"/>
          <w:sz w:val="22"/>
          <w:szCs w:val="22"/>
        </w:rPr>
        <w:t>.</w:t>
      </w:r>
    </w:p>
    <w:p w14:paraId="67F62B6C" w14:textId="7A499B9F" w:rsidR="00D114CD" w:rsidRDefault="00D114CD" w:rsidP="00D114CD">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sidR="002A7C93">
        <w:rPr>
          <w:rFonts w:ascii="Arial" w:hAnsi="Arial" w:cs="Arial"/>
          <w:i/>
          <w:iCs/>
          <w:color w:val="222222"/>
          <w:sz w:val="22"/>
          <w:szCs w:val="22"/>
          <w:u w:val="single"/>
        </w:rPr>
        <w:t>1</w:t>
      </w:r>
      <w:r w:rsidR="00A01395">
        <w:rPr>
          <w:rFonts w:ascii="Arial" w:hAnsi="Arial" w:cs="Arial"/>
          <w:i/>
          <w:iCs/>
          <w:color w:val="222222"/>
          <w:sz w:val="22"/>
          <w:szCs w:val="22"/>
          <w:u w:val="single"/>
        </w:rPr>
        <w:t>1</w:t>
      </w:r>
      <w:r w:rsidR="00806500">
        <w:rPr>
          <w:rFonts w:ascii="Arial" w:hAnsi="Arial" w:cs="Arial"/>
          <w:i/>
          <w:iCs/>
          <w:color w:val="222222"/>
          <w:sz w:val="22"/>
          <w:szCs w:val="22"/>
          <w:u w:val="single"/>
        </w:rPr>
        <w:t xml:space="preserve"> </w:t>
      </w:r>
      <w:r w:rsidR="00806500" w:rsidRPr="001C6C5B">
        <w:rPr>
          <w:rFonts w:ascii="Arial" w:hAnsi="Arial" w:cs="Arial"/>
          <w:color w:val="222222"/>
          <w:sz w:val="22"/>
          <w:szCs w:val="22"/>
        </w:rPr>
        <w:t>(Pck01</w:t>
      </w:r>
      <w:r w:rsidR="00A01395" w:rsidRPr="001C6C5B">
        <w:rPr>
          <w:rFonts w:ascii="Arial" w:hAnsi="Arial" w:cs="Arial"/>
          <w:color w:val="222222"/>
          <w:sz w:val="22"/>
          <w:szCs w:val="22"/>
        </w:rPr>
        <w:t>1</w:t>
      </w:r>
      <w:r w:rsidR="001C6C5B" w:rsidRPr="001C6C5B">
        <w:rPr>
          <w:rFonts w:ascii="Arial" w:hAnsi="Arial" w:cs="Arial"/>
          <w:color w:val="222222"/>
          <w:sz w:val="22"/>
          <w:szCs w:val="22"/>
        </w:rPr>
        <w:t xml:space="preserve"> - https://doi.org/10.25584/3012057</w:t>
      </w:r>
      <w:r w:rsidR="00806500" w:rsidRPr="001C6C5B">
        <w:rPr>
          <w:rFonts w:ascii="Arial" w:hAnsi="Arial" w:cs="Arial"/>
          <w:color w:val="222222"/>
          <w:sz w:val="22"/>
          <w:szCs w:val="22"/>
        </w:rPr>
        <w:t>)</w:t>
      </w:r>
      <w:r w:rsidRPr="001C6C5B">
        <w:rPr>
          <w:rFonts w:ascii="Arial" w:hAnsi="Arial" w:cs="Arial"/>
          <w:color w:val="222222"/>
          <w:sz w:val="22"/>
          <w:szCs w:val="22"/>
        </w:rPr>
        <w:t>:</w:t>
      </w:r>
      <w:r>
        <w:rPr>
          <w:rFonts w:ascii="Arial" w:hAnsi="Arial" w:cs="Arial"/>
          <w:color w:val="222222"/>
          <w:sz w:val="22"/>
          <w:szCs w:val="22"/>
        </w:rPr>
        <w:t xml:space="preserve"> </w:t>
      </w:r>
      <w:r w:rsidR="001C6C5B">
        <w:rPr>
          <w:rFonts w:ascii="Arial" w:hAnsi="Arial" w:cs="Arial"/>
          <w:color w:val="222222"/>
          <w:sz w:val="22"/>
          <w:szCs w:val="22"/>
        </w:rPr>
        <w:t>Pck011</w:t>
      </w:r>
      <w:r w:rsidR="006C79B8">
        <w:rPr>
          <w:rFonts w:ascii="Arial" w:hAnsi="Arial" w:cs="Arial"/>
          <w:color w:val="222222"/>
          <w:sz w:val="22"/>
          <w:szCs w:val="22"/>
        </w:rPr>
        <w:t xml:space="preserve"> </w:t>
      </w:r>
      <w:r>
        <w:rPr>
          <w:rFonts w:ascii="Arial" w:hAnsi="Arial" w:cs="Arial"/>
          <w:color w:val="222222"/>
          <w:sz w:val="22"/>
          <w:szCs w:val="22"/>
        </w:rPr>
        <w:t xml:space="preserve">consists of human islets </w:t>
      </w:r>
      <w:r w:rsidR="0033050E">
        <w:rPr>
          <w:rFonts w:ascii="Arial" w:hAnsi="Arial" w:cs="Arial"/>
          <w:color w:val="222222"/>
          <w:sz w:val="22"/>
          <w:szCs w:val="22"/>
        </w:rPr>
        <w:t>(</w:t>
      </w:r>
      <w:r w:rsidR="009F1CBA">
        <w:rPr>
          <w:rFonts w:ascii="Arial" w:hAnsi="Arial" w:cs="Arial"/>
          <w:color w:val="222222"/>
          <w:sz w:val="22"/>
          <w:szCs w:val="22"/>
        </w:rPr>
        <w:t xml:space="preserve">n=5) </w:t>
      </w:r>
      <w:r>
        <w:rPr>
          <w:rFonts w:ascii="Arial" w:hAnsi="Arial" w:cs="Arial"/>
          <w:color w:val="222222"/>
          <w:sz w:val="22"/>
          <w:szCs w:val="22"/>
        </w:rPr>
        <w:t xml:space="preserve">treated with </w:t>
      </w:r>
      <w:r w:rsidRPr="00EA6494">
        <w:rPr>
          <w:rFonts w:ascii="Arial" w:hAnsi="Arial" w:cs="Arial"/>
          <w:color w:val="222222"/>
          <w:sz w:val="22"/>
          <w:szCs w:val="22"/>
        </w:rPr>
        <w:t>IFNγ</w:t>
      </w:r>
      <w:r>
        <w:rPr>
          <w:rFonts w:ascii="Arial" w:hAnsi="Arial" w:cs="Arial"/>
          <w:color w:val="222222"/>
          <w:sz w:val="22"/>
          <w:szCs w:val="22"/>
        </w:rPr>
        <w:t xml:space="preserve"> </w:t>
      </w:r>
      <w:r w:rsidRPr="00EA6494">
        <w:rPr>
          <w:rFonts w:ascii="Arial" w:hAnsi="Arial" w:cs="Arial"/>
          <w:color w:val="222222"/>
          <w:sz w:val="22"/>
          <w:szCs w:val="22"/>
        </w:rPr>
        <w:t xml:space="preserve">+ IL-1β </w:t>
      </w:r>
      <w:r w:rsidR="009F1CBA">
        <w:rPr>
          <w:rFonts w:ascii="Arial" w:hAnsi="Arial" w:cs="Arial"/>
          <w:color w:val="222222"/>
          <w:sz w:val="22"/>
          <w:szCs w:val="22"/>
        </w:rPr>
        <w:t xml:space="preserve">for 48 h </w:t>
      </w:r>
      <w:r>
        <w:rPr>
          <w:rFonts w:ascii="Arial" w:hAnsi="Arial" w:cs="Arial"/>
          <w:color w:val="222222"/>
          <w:sz w:val="22"/>
          <w:szCs w:val="22"/>
        </w:rPr>
        <w:t xml:space="preserve">and submitted to </w:t>
      </w:r>
      <w:r w:rsidR="008D5751">
        <w:rPr>
          <w:rFonts w:ascii="Arial" w:hAnsi="Arial" w:cs="Arial"/>
          <w:color w:val="222222"/>
          <w:sz w:val="22"/>
          <w:szCs w:val="22"/>
        </w:rPr>
        <w:t xml:space="preserve">RNA-seq analysis </w:t>
      </w:r>
      <w:r>
        <w:rPr>
          <w:rFonts w:ascii="Arial" w:hAnsi="Arial" w:cs="Arial"/>
          <w:color w:val="222222"/>
          <w:sz w:val="22"/>
          <w:szCs w:val="22"/>
        </w:rPr>
        <w:t>(</w:t>
      </w:r>
      <w:r w:rsidRPr="00180C14">
        <w:rPr>
          <w:rFonts w:ascii="Arial" w:hAnsi="Arial" w:cs="Arial"/>
          <w:b/>
          <w:bCs/>
          <w:color w:val="222222"/>
          <w:sz w:val="22"/>
          <w:szCs w:val="22"/>
        </w:rPr>
        <w:t>Table 1</w:t>
      </w:r>
      <w:r>
        <w:rPr>
          <w:rFonts w:ascii="Arial" w:hAnsi="Arial" w:cs="Arial"/>
          <w:color w:val="222222"/>
          <w:sz w:val="22"/>
          <w:szCs w:val="22"/>
        </w:rPr>
        <w:t>)</w:t>
      </w:r>
      <w:r w:rsidR="00605D78">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605D78">
        <w:rPr>
          <w:rFonts w:ascii="Arial" w:hAnsi="Arial" w:cs="Arial"/>
          <w:color w:val="222222"/>
          <w:sz w:val="22"/>
          <w:szCs w:val="22"/>
        </w:rPr>
      </w:r>
      <w:r w:rsidR="00605D78">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37</w:t>
      </w:r>
      <w:r w:rsidR="00605D78">
        <w:rPr>
          <w:rFonts w:ascii="Arial" w:hAnsi="Arial" w:cs="Arial"/>
          <w:color w:val="222222"/>
          <w:sz w:val="22"/>
          <w:szCs w:val="22"/>
        </w:rPr>
        <w:fldChar w:fldCharType="end"/>
      </w:r>
      <w:r>
        <w:rPr>
          <w:rFonts w:ascii="Arial" w:hAnsi="Arial" w:cs="Arial"/>
          <w:color w:val="222222"/>
          <w:sz w:val="22"/>
          <w:szCs w:val="22"/>
        </w:rPr>
        <w:t>.</w:t>
      </w:r>
    </w:p>
    <w:p w14:paraId="6BCA23EB" w14:textId="21C4FCF6" w:rsidR="000F2F9B" w:rsidRDefault="000F2F9B" w:rsidP="000F2F9B">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A01395">
        <w:rPr>
          <w:rFonts w:ascii="Arial" w:hAnsi="Arial" w:cs="Arial"/>
          <w:i/>
          <w:iCs/>
          <w:color w:val="222222"/>
          <w:sz w:val="22"/>
          <w:szCs w:val="22"/>
          <w:u w:val="single"/>
        </w:rPr>
        <w:t>2</w:t>
      </w:r>
      <w:r w:rsidR="003E04DD">
        <w:rPr>
          <w:rFonts w:ascii="Arial" w:hAnsi="Arial" w:cs="Arial"/>
          <w:i/>
          <w:iCs/>
          <w:color w:val="222222"/>
          <w:sz w:val="22"/>
          <w:szCs w:val="22"/>
          <w:u w:val="single"/>
        </w:rPr>
        <w:t xml:space="preserve"> </w:t>
      </w:r>
      <w:r w:rsidR="003E04DD" w:rsidRPr="00E20A6C">
        <w:rPr>
          <w:rFonts w:ascii="Arial" w:hAnsi="Arial" w:cs="Arial"/>
          <w:color w:val="222222"/>
          <w:sz w:val="22"/>
          <w:szCs w:val="22"/>
        </w:rPr>
        <w:t>(Pck01</w:t>
      </w:r>
      <w:r w:rsidR="006B1546" w:rsidRPr="00E20A6C">
        <w:rPr>
          <w:rFonts w:ascii="Arial" w:hAnsi="Arial" w:cs="Arial"/>
          <w:color w:val="222222"/>
          <w:sz w:val="22"/>
          <w:szCs w:val="22"/>
        </w:rPr>
        <w:t>2</w:t>
      </w:r>
      <w:r w:rsidR="00E20A6C" w:rsidRPr="00E20A6C">
        <w:rPr>
          <w:rFonts w:ascii="Arial" w:hAnsi="Arial" w:cs="Arial"/>
          <w:color w:val="222222"/>
          <w:sz w:val="22"/>
          <w:szCs w:val="22"/>
        </w:rPr>
        <w:t xml:space="preserve"> - https://doi.org/10.25584/3012058</w:t>
      </w:r>
      <w:r w:rsidR="003E04DD" w:rsidRPr="00E20A6C">
        <w:rPr>
          <w:rFonts w:ascii="Arial" w:hAnsi="Arial" w:cs="Arial"/>
          <w:color w:val="222222"/>
          <w:sz w:val="22"/>
          <w:szCs w:val="22"/>
        </w:rPr>
        <w:t>)</w:t>
      </w:r>
      <w:r w:rsidRPr="00E20A6C">
        <w:rPr>
          <w:rFonts w:ascii="Arial" w:hAnsi="Arial" w:cs="Arial"/>
          <w:color w:val="222222"/>
          <w:sz w:val="22"/>
          <w:szCs w:val="22"/>
        </w:rPr>
        <w:t>:</w:t>
      </w:r>
      <w:r>
        <w:rPr>
          <w:rFonts w:ascii="Arial" w:hAnsi="Arial" w:cs="Arial"/>
          <w:color w:val="222222"/>
          <w:sz w:val="22"/>
          <w:szCs w:val="22"/>
        </w:rPr>
        <w:t xml:space="preserve"> </w:t>
      </w:r>
      <w:r w:rsidR="00E20A6C">
        <w:rPr>
          <w:rFonts w:ascii="Arial" w:hAnsi="Arial" w:cs="Arial"/>
          <w:color w:val="222222"/>
          <w:sz w:val="22"/>
          <w:szCs w:val="22"/>
        </w:rPr>
        <w:t>Pck012</w:t>
      </w:r>
      <w:r w:rsidR="003E04DD">
        <w:rPr>
          <w:rFonts w:ascii="Arial" w:hAnsi="Arial" w:cs="Arial"/>
          <w:color w:val="222222"/>
          <w:sz w:val="22"/>
          <w:szCs w:val="22"/>
        </w:rPr>
        <w:t xml:space="preserve"> </w:t>
      </w:r>
      <w:r>
        <w:rPr>
          <w:rFonts w:ascii="Arial" w:hAnsi="Arial" w:cs="Arial"/>
          <w:color w:val="222222"/>
          <w:sz w:val="22"/>
          <w:szCs w:val="22"/>
        </w:rPr>
        <w:t xml:space="preserve">consists of human islets </w:t>
      </w:r>
      <w:r w:rsidR="00EF575F">
        <w:rPr>
          <w:rFonts w:ascii="Arial" w:hAnsi="Arial" w:cs="Arial"/>
          <w:color w:val="222222"/>
          <w:sz w:val="22"/>
          <w:szCs w:val="22"/>
        </w:rPr>
        <w:t xml:space="preserve">(n=10) </w:t>
      </w:r>
      <w:r>
        <w:rPr>
          <w:rFonts w:ascii="Arial" w:hAnsi="Arial" w:cs="Arial"/>
          <w:color w:val="222222"/>
          <w:sz w:val="22"/>
          <w:szCs w:val="22"/>
        </w:rPr>
        <w:t xml:space="preserve">treated with </w:t>
      </w:r>
      <w:r w:rsidRPr="00EA6494">
        <w:rPr>
          <w:rFonts w:ascii="Arial" w:hAnsi="Arial" w:cs="Arial"/>
          <w:color w:val="222222"/>
          <w:sz w:val="22"/>
          <w:szCs w:val="22"/>
        </w:rPr>
        <w:t>IFNγ</w:t>
      </w:r>
      <w:r>
        <w:rPr>
          <w:rFonts w:ascii="Arial" w:hAnsi="Arial" w:cs="Arial"/>
          <w:color w:val="222222"/>
          <w:sz w:val="22"/>
          <w:szCs w:val="22"/>
        </w:rPr>
        <w:t xml:space="preserve"> </w:t>
      </w:r>
      <w:r w:rsidRPr="00EA6494">
        <w:rPr>
          <w:rFonts w:ascii="Arial" w:hAnsi="Arial" w:cs="Arial"/>
          <w:color w:val="222222"/>
          <w:sz w:val="22"/>
          <w:szCs w:val="22"/>
        </w:rPr>
        <w:t xml:space="preserve">+ IL-1β </w:t>
      </w:r>
      <w:r w:rsidR="00EF575F">
        <w:rPr>
          <w:rFonts w:ascii="Arial" w:hAnsi="Arial" w:cs="Arial"/>
          <w:color w:val="222222"/>
          <w:sz w:val="22"/>
          <w:szCs w:val="22"/>
        </w:rPr>
        <w:t xml:space="preserve">for 24 h </w:t>
      </w:r>
      <w:r>
        <w:rPr>
          <w:rFonts w:ascii="Arial" w:hAnsi="Arial" w:cs="Arial"/>
          <w:color w:val="222222"/>
          <w:sz w:val="22"/>
          <w:szCs w:val="22"/>
        </w:rPr>
        <w:t>and submitted to RNA-seq analysis (</w:t>
      </w:r>
      <w:r w:rsidRPr="00180C14">
        <w:rPr>
          <w:rFonts w:ascii="Arial" w:hAnsi="Arial" w:cs="Arial"/>
          <w:b/>
          <w:bCs/>
          <w:color w:val="222222"/>
          <w:sz w:val="22"/>
          <w:szCs w:val="22"/>
        </w:rPr>
        <w:t>Table 1</w:t>
      </w:r>
      <w:r>
        <w:rPr>
          <w:rFonts w:ascii="Arial" w:hAnsi="Arial" w:cs="Arial"/>
          <w:color w:val="222222"/>
          <w:sz w:val="22"/>
          <w:szCs w:val="22"/>
        </w:rPr>
        <w:t>)</w:t>
      </w:r>
      <w:r>
        <w:rPr>
          <w:rFonts w:ascii="Arial" w:hAnsi="Arial" w:cs="Arial"/>
          <w:color w:val="222222"/>
          <w:sz w:val="22"/>
          <w:szCs w:val="22"/>
        </w:rPr>
        <w:fldChar w:fldCharType="begin">
          <w:fldData xml:space="preserve">PEVuZE5vdGU+PENpdGU+PEF1dGhvcj5XdTwvQXV0aG9yPjxZZWFyPjIwMjE8L1llYXI+PFJlY051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PEVuZE5vdGU+PENpdGU+PEF1dGhvcj5XdTwvQXV0aG9yPjxZZWFyPjIwMjE8L1llYXI+PFJlY051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38</w:t>
      </w:r>
      <w:r>
        <w:rPr>
          <w:rFonts w:ascii="Arial" w:hAnsi="Arial" w:cs="Arial"/>
          <w:color w:val="222222"/>
          <w:sz w:val="22"/>
          <w:szCs w:val="22"/>
        </w:rPr>
        <w:fldChar w:fldCharType="end"/>
      </w:r>
      <w:r>
        <w:rPr>
          <w:rFonts w:ascii="Arial" w:hAnsi="Arial" w:cs="Arial"/>
          <w:color w:val="222222"/>
          <w:sz w:val="22"/>
          <w:szCs w:val="22"/>
        </w:rPr>
        <w:t>.</w:t>
      </w:r>
    </w:p>
    <w:p w14:paraId="6DFF075B" w14:textId="7DD07C04" w:rsidR="000F2F9B" w:rsidRDefault="000F2F9B" w:rsidP="00D114CD">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6B1546">
        <w:rPr>
          <w:rFonts w:ascii="Arial" w:hAnsi="Arial" w:cs="Arial"/>
          <w:i/>
          <w:iCs/>
          <w:color w:val="222222"/>
          <w:sz w:val="22"/>
          <w:szCs w:val="22"/>
          <w:u w:val="single"/>
        </w:rPr>
        <w:t>3</w:t>
      </w:r>
      <w:r w:rsidR="0028410A">
        <w:rPr>
          <w:rFonts w:ascii="Arial" w:hAnsi="Arial" w:cs="Arial"/>
          <w:i/>
          <w:iCs/>
          <w:color w:val="222222"/>
          <w:sz w:val="22"/>
          <w:szCs w:val="22"/>
          <w:u w:val="single"/>
        </w:rPr>
        <w:t xml:space="preserve"> </w:t>
      </w:r>
      <w:r w:rsidR="0028410A" w:rsidRPr="00E61012">
        <w:rPr>
          <w:rFonts w:ascii="Arial" w:hAnsi="Arial" w:cs="Arial"/>
          <w:color w:val="222222"/>
          <w:sz w:val="22"/>
          <w:szCs w:val="22"/>
        </w:rPr>
        <w:t>(Pck01</w:t>
      </w:r>
      <w:r w:rsidR="006B1546" w:rsidRPr="00E61012">
        <w:rPr>
          <w:rFonts w:ascii="Arial" w:hAnsi="Arial" w:cs="Arial"/>
          <w:color w:val="222222"/>
          <w:sz w:val="22"/>
          <w:szCs w:val="22"/>
        </w:rPr>
        <w:t>3</w:t>
      </w:r>
      <w:r w:rsidR="00E61012" w:rsidRPr="00E61012">
        <w:rPr>
          <w:rFonts w:ascii="Arial" w:hAnsi="Arial" w:cs="Arial"/>
          <w:color w:val="222222"/>
          <w:sz w:val="22"/>
          <w:szCs w:val="22"/>
        </w:rPr>
        <w:t xml:space="preserve"> - https://doi.org/10.25584/3012059</w:t>
      </w:r>
      <w:r w:rsidR="0028410A" w:rsidRPr="00E61012">
        <w:rPr>
          <w:rFonts w:ascii="Arial" w:hAnsi="Arial" w:cs="Arial"/>
          <w:color w:val="222222"/>
          <w:sz w:val="22"/>
          <w:szCs w:val="22"/>
        </w:rPr>
        <w:t>)</w:t>
      </w:r>
      <w:r w:rsidRPr="00E61012">
        <w:rPr>
          <w:rFonts w:ascii="Arial" w:hAnsi="Arial" w:cs="Arial"/>
          <w:color w:val="222222"/>
          <w:sz w:val="22"/>
          <w:szCs w:val="22"/>
        </w:rPr>
        <w:t>:</w:t>
      </w:r>
      <w:r>
        <w:rPr>
          <w:rFonts w:ascii="Arial" w:hAnsi="Arial" w:cs="Arial"/>
          <w:color w:val="222222"/>
          <w:sz w:val="22"/>
          <w:szCs w:val="22"/>
        </w:rPr>
        <w:t xml:space="preserve"> </w:t>
      </w:r>
      <w:r w:rsidR="00E61012">
        <w:rPr>
          <w:rFonts w:ascii="Arial" w:hAnsi="Arial" w:cs="Arial"/>
          <w:color w:val="222222"/>
          <w:sz w:val="22"/>
          <w:szCs w:val="22"/>
        </w:rPr>
        <w:t>Pck013</w:t>
      </w:r>
      <w:r w:rsidR="00FA66AC">
        <w:rPr>
          <w:rFonts w:ascii="Arial" w:hAnsi="Arial" w:cs="Arial"/>
          <w:color w:val="222222"/>
          <w:sz w:val="22"/>
          <w:szCs w:val="22"/>
        </w:rPr>
        <w:t xml:space="preserve"> </w:t>
      </w:r>
      <w:r>
        <w:rPr>
          <w:rFonts w:ascii="Arial" w:hAnsi="Arial" w:cs="Arial"/>
          <w:color w:val="222222"/>
          <w:sz w:val="22"/>
          <w:szCs w:val="22"/>
        </w:rPr>
        <w:t xml:space="preserve">consists of </w:t>
      </w:r>
      <w:r w:rsidR="00397411">
        <w:rPr>
          <w:rFonts w:ascii="Arial" w:hAnsi="Arial" w:cs="Arial"/>
          <w:color w:val="222222"/>
          <w:sz w:val="22"/>
          <w:szCs w:val="22"/>
        </w:rPr>
        <w:t xml:space="preserve">RNA-seq data from </w:t>
      </w:r>
      <w:r w:rsidR="00397411" w:rsidRPr="00B72B8B">
        <w:rPr>
          <w:rFonts w:ascii="Arial" w:hAnsi="Arial" w:cs="Arial"/>
          <w:color w:val="222222"/>
          <w:sz w:val="22"/>
          <w:szCs w:val="22"/>
        </w:rPr>
        <w:t xml:space="preserve">islet-derived </w:t>
      </w:r>
      <w:r w:rsidR="00397411">
        <w:rPr>
          <w:rFonts w:ascii="Arial" w:hAnsi="Arial" w:cs="Arial"/>
          <w:color w:val="222222"/>
          <w:sz w:val="22"/>
          <w:szCs w:val="22"/>
        </w:rPr>
        <w:t xml:space="preserve">exosomes </w:t>
      </w:r>
      <w:r w:rsidR="005B63EF">
        <w:rPr>
          <w:rFonts w:ascii="Arial" w:hAnsi="Arial" w:cs="Arial"/>
          <w:color w:val="222222"/>
          <w:sz w:val="22"/>
          <w:szCs w:val="22"/>
        </w:rPr>
        <w:t xml:space="preserve">from </w:t>
      </w:r>
      <w:r>
        <w:rPr>
          <w:rFonts w:ascii="Arial" w:hAnsi="Arial" w:cs="Arial"/>
          <w:color w:val="222222"/>
          <w:sz w:val="22"/>
          <w:szCs w:val="22"/>
        </w:rPr>
        <w:t xml:space="preserve">human </w:t>
      </w:r>
      <w:r w:rsidRPr="00FA66AC">
        <w:rPr>
          <w:rFonts w:ascii="Arial" w:hAnsi="Arial" w:cs="Arial"/>
          <w:color w:val="222222"/>
          <w:sz w:val="22"/>
          <w:szCs w:val="22"/>
        </w:rPr>
        <w:t xml:space="preserve">islets </w:t>
      </w:r>
      <w:r w:rsidR="00FA66AC" w:rsidRPr="00FA66AC">
        <w:rPr>
          <w:rFonts w:ascii="Arial" w:hAnsi="Arial" w:cs="Arial"/>
          <w:color w:val="222222"/>
          <w:sz w:val="22"/>
          <w:szCs w:val="22"/>
        </w:rPr>
        <w:t>(n=5)</w:t>
      </w:r>
      <w:r w:rsidR="00FA66AC">
        <w:rPr>
          <w:rFonts w:ascii="Arial" w:hAnsi="Arial" w:cs="Arial"/>
          <w:color w:val="222222"/>
          <w:sz w:val="22"/>
          <w:szCs w:val="22"/>
        </w:rPr>
        <w:t xml:space="preserve"> </w:t>
      </w:r>
      <w:r>
        <w:rPr>
          <w:rFonts w:ascii="Arial" w:hAnsi="Arial" w:cs="Arial"/>
          <w:color w:val="222222"/>
          <w:sz w:val="22"/>
          <w:szCs w:val="22"/>
        </w:rPr>
        <w:t xml:space="preserve">treated with </w:t>
      </w:r>
      <w:r w:rsidRPr="00EA6494">
        <w:rPr>
          <w:rFonts w:ascii="Arial" w:hAnsi="Arial" w:cs="Arial"/>
          <w:color w:val="222222"/>
          <w:sz w:val="22"/>
          <w:szCs w:val="22"/>
        </w:rPr>
        <w:t>IFNγ</w:t>
      </w:r>
      <w:r>
        <w:rPr>
          <w:rFonts w:ascii="Arial" w:hAnsi="Arial" w:cs="Arial"/>
          <w:color w:val="222222"/>
          <w:sz w:val="22"/>
          <w:szCs w:val="22"/>
        </w:rPr>
        <w:t xml:space="preserve"> </w:t>
      </w:r>
      <w:r w:rsidRPr="00EA6494">
        <w:rPr>
          <w:rFonts w:ascii="Arial" w:hAnsi="Arial" w:cs="Arial"/>
          <w:color w:val="222222"/>
          <w:sz w:val="22"/>
          <w:szCs w:val="22"/>
        </w:rPr>
        <w:t xml:space="preserve">+ IL-1β </w:t>
      </w:r>
      <w:r w:rsidR="00CD4EFC">
        <w:rPr>
          <w:rFonts w:ascii="Arial" w:hAnsi="Arial" w:cs="Arial"/>
          <w:color w:val="222222"/>
          <w:sz w:val="22"/>
          <w:szCs w:val="22"/>
        </w:rPr>
        <w:t>for 24 h</w:t>
      </w:r>
      <w:r w:rsidR="00E61012">
        <w:rPr>
          <w:rFonts w:ascii="Arial" w:hAnsi="Arial" w:cs="Arial"/>
          <w:color w:val="222222"/>
          <w:sz w:val="22"/>
          <w:szCs w:val="22"/>
        </w:rPr>
        <w:t xml:space="preserve"> </w:t>
      </w:r>
      <w:r>
        <w:rPr>
          <w:rFonts w:ascii="Arial" w:hAnsi="Arial" w:cs="Arial"/>
          <w:color w:val="222222"/>
          <w:sz w:val="22"/>
          <w:szCs w:val="22"/>
        </w:rPr>
        <w:t>(</w:t>
      </w:r>
      <w:r w:rsidRPr="00180C14">
        <w:rPr>
          <w:rFonts w:ascii="Arial" w:hAnsi="Arial" w:cs="Arial"/>
          <w:b/>
          <w:bCs/>
          <w:color w:val="222222"/>
          <w:sz w:val="22"/>
          <w:szCs w:val="22"/>
        </w:rPr>
        <w:t>Table 1</w:t>
      </w:r>
      <w:r>
        <w:rPr>
          <w:rFonts w:ascii="Arial" w:hAnsi="Arial" w:cs="Arial"/>
          <w:color w:val="222222"/>
          <w:sz w:val="22"/>
          <w:szCs w:val="22"/>
        </w:rPr>
        <w:t>)</w:t>
      </w:r>
      <w:r>
        <w:rPr>
          <w:rFonts w:ascii="Arial" w:hAnsi="Arial" w:cs="Arial"/>
          <w:color w:val="222222"/>
          <w:sz w:val="22"/>
          <w:szCs w:val="22"/>
        </w:rPr>
        <w:fldChar w:fldCharType="begin">
          <w:fldData xml:space="preserve">PEVuZE5vdGU+PENpdGU+PEF1dGhvcj5LcmlzaG5hbjwvQXV0aG9yPjxZZWFyPjIwMTk8L1llYXI+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PEVuZE5vdGU+PENpdGU+PEF1dGhvcj5LcmlzaG5hbjwvQXV0aG9yPjxZZWFyPjIwMTk8L1llYXI+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39</w:t>
      </w:r>
      <w:r>
        <w:rPr>
          <w:rFonts w:ascii="Arial" w:hAnsi="Arial" w:cs="Arial"/>
          <w:color w:val="222222"/>
          <w:sz w:val="22"/>
          <w:szCs w:val="22"/>
        </w:rPr>
        <w:fldChar w:fldCharType="end"/>
      </w:r>
      <w:r>
        <w:rPr>
          <w:rFonts w:ascii="Arial" w:hAnsi="Arial" w:cs="Arial"/>
          <w:color w:val="222222"/>
          <w:sz w:val="22"/>
          <w:szCs w:val="22"/>
        </w:rPr>
        <w:t>.</w:t>
      </w:r>
    </w:p>
    <w:p w14:paraId="6A0DFBDB" w14:textId="25E636EF" w:rsidR="00290C27" w:rsidRDefault="00290C27" w:rsidP="00290C27">
      <w:pPr>
        <w:shd w:val="clear" w:color="auto" w:fill="FFFFFF"/>
        <w:spacing w:before="100" w:beforeAutospacing="1" w:after="100" w:afterAutospacing="1"/>
        <w:jc w:val="both"/>
        <w:rPr>
          <w:rFonts w:ascii="Arial" w:hAnsi="Arial" w:cs="Arial"/>
          <w:i/>
          <w:iCs/>
          <w:color w:val="222222"/>
          <w:sz w:val="22"/>
          <w:szCs w:val="22"/>
          <w:u w:val="single"/>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6B1546">
        <w:rPr>
          <w:rFonts w:ascii="Arial" w:hAnsi="Arial" w:cs="Arial"/>
          <w:i/>
          <w:iCs/>
          <w:color w:val="222222"/>
          <w:sz w:val="22"/>
          <w:szCs w:val="22"/>
          <w:u w:val="single"/>
        </w:rPr>
        <w:t>4</w:t>
      </w:r>
      <w:r w:rsidR="00F97A2B">
        <w:rPr>
          <w:rFonts w:ascii="Arial" w:hAnsi="Arial" w:cs="Arial"/>
          <w:i/>
          <w:iCs/>
          <w:color w:val="222222"/>
          <w:sz w:val="22"/>
          <w:szCs w:val="22"/>
          <w:u w:val="single"/>
        </w:rPr>
        <w:t xml:space="preserve"> </w:t>
      </w:r>
      <w:r w:rsidR="00F97A2B" w:rsidRPr="00E61012">
        <w:rPr>
          <w:rFonts w:ascii="Arial" w:hAnsi="Arial" w:cs="Arial"/>
          <w:color w:val="222222"/>
          <w:sz w:val="22"/>
          <w:szCs w:val="22"/>
        </w:rPr>
        <w:t>(Pck01</w:t>
      </w:r>
      <w:r w:rsidR="006B1546" w:rsidRPr="00E61012">
        <w:rPr>
          <w:rFonts w:ascii="Arial" w:hAnsi="Arial" w:cs="Arial"/>
          <w:color w:val="222222"/>
          <w:sz w:val="22"/>
          <w:szCs w:val="22"/>
        </w:rPr>
        <w:t>4</w:t>
      </w:r>
      <w:r w:rsidR="00E61012" w:rsidRPr="00E61012">
        <w:rPr>
          <w:rFonts w:ascii="Arial" w:hAnsi="Arial" w:cs="Arial"/>
          <w:color w:val="222222"/>
          <w:sz w:val="22"/>
          <w:szCs w:val="22"/>
        </w:rPr>
        <w:t xml:space="preserve"> - https://doi.org/10.25584/3012060)</w:t>
      </w:r>
      <w:r w:rsidRPr="00E61012">
        <w:rPr>
          <w:rFonts w:ascii="Arial" w:hAnsi="Arial" w:cs="Arial"/>
          <w:color w:val="222222"/>
          <w:sz w:val="22"/>
          <w:szCs w:val="22"/>
        </w:rPr>
        <w:t>:</w:t>
      </w:r>
      <w:r>
        <w:rPr>
          <w:rFonts w:ascii="Arial" w:hAnsi="Arial" w:cs="Arial"/>
          <w:color w:val="222222"/>
          <w:sz w:val="22"/>
          <w:szCs w:val="22"/>
        </w:rPr>
        <w:t xml:space="preserve"> </w:t>
      </w:r>
      <w:r w:rsidR="00E61012">
        <w:rPr>
          <w:rFonts w:ascii="Arial" w:hAnsi="Arial" w:cs="Arial"/>
          <w:color w:val="222222"/>
          <w:sz w:val="22"/>
          <w:szCs w:val="22"/>
        </w:rPr>
        <w:t>Pck014</w:t>
      </w:r>
      <w:r w:rsidR="00F97A2B" w:rsidRPr="00F97A2B">
        <w:rPr>
          <w:rFonts w:ascii="Arial" w:hAnsi="Arial" w:cs="Arial"/>
          <w:color w:val="222222"/>
          <w:sz w:val="22"/>
          <w:szCs w:val="22"/>
        </w:rPr>
        <w:t xml:space="preserve"> </w:t>
      </w:r>
      <w:r w:rsidRPr="00F97A2B">
        <w:rPr>
          <w:rFonts w:ascii="Arial" w:hAnsi="Arial" w:cs="Arial"/>
          <w:color w:val="222222"/>
          <w:sz w:val="22"/>
          <w:szCs w:val="22"/>
        </w:rPr>
        <w:t>consists of human islets (n=</w:t>
      </w:r>
      <w:r w:rsidR="006440B4" w:rsidRPr="00F97A2B">
        <w:rPr>
          <w:rFonts w:ascii="Arial" w:hAnsi="Arial" w:cs="Arial"/>
          <w:color w:val="222222"/>
          <w:sz w:val="22"/>
          <w:szCs w:val="22"/>
        </w:rPr>
        <w:t>8</w:t>
      </w:r>
      <w:r w:rsidRPr="00F97A2B">
        <w:rPr>
          <w:rFonts w:ascii="Arial" w:hAnsi="Arial" w:cs="Arial"/>
          <w:color w:val="222222"/>
          <w:sz w:val="22"/>
          <w:szCs w:val="22"/>
        </w:rPr>
        <w:t>) treated with IFNγ + IL-1β for 24 h and submitted to phosphoproteomics (</w:t>
      </w:r>
      <w:r w:rsidRPr="00F97A2B">
        <w:rPr>
          <w:rFonts w:ascii="Arial" w:hAnsi="Arial" w:cs="Arial"/>
          <w:b/>
          <w:bCs/>
          <w:color w:val="222222"/>
          <w:sz w:val="22"/>
          <w:szCs w:val="22"/>
        </w:rPr>
        <w:t>Table 1</w:t>
      </w:r>
      <w:r w:rsidRPr="00F97A2B">
        <w:rPr>
          <w:rFonts w:ascii="Arial" w:hAnsi="Arial" w:cs="Arial"/>
          <w:color w:val="222222"/>
          <w:sz w:val="22"/>
          <w:szCs w:val="22"/>
        </w:rPr>
        <w:t>)</w:t>
      </w:r>
      <w:r w:rsidR="00076C7A" w:rsidRPr="00F97A2B">
        <w:rPr>
          <w:rFonts w:ascii="Arial" w:hAnsi="Arial" w:cs="Arial"/>
          <w:color w:val="222222"/>
          <w:sz w:val="22"/>
          <w:szCs w:val="22"/>
        </w:rPr>
        <w:fldChar w:fldCharType="begin">
          <w:fldData xml:space="preserve">PEVuZE5vdGU+PENpdGU+PEF1dGhvcj5ZaTwvQXV0aG9yPjxZZWFyPjIwMTk8L1llYXI+PFJlY051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PEVuZE5vdGU+PENpdGU+PEF1dGhvcj5ZaTwvQXV0aG9yPjxZZWFyPjIwMTk8L1llYXI+PFJlY051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076C7A" w:rsidRPr="00F97A2B">
        <w:rPr>
          <w:rFonts w:ascii="Arial" w:hAnsi="Arial" w:cs="Arial"/>
          <w:color w:val="222222"/>
          <w:sz w:val="22"/>
          <w:szCs w:val="22"/>
        </w:rPr>
      </w:r>
      <w:r w:rsidR="00076C7A" w:rsidRPr="00F97A2B">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40</w:t>
      </w:r>
      <w:r w:rsidR="00076C7A" w:rsidRPr="00F97A2B">
        <w:rPr>
          <w:rFonts w:ascii="Arial" w:hAnsi="Arial" w:cs="Arial"/>
          <w:color w:val="222222"/>
          <w:sz w:val="22"/>
          <w:szCs w:val="22"/>
        </w:rPr>
        <w:fldChar w:fldCharType="end"/>
      </w:r>
      <w:r w:rsidRPr="00F97A2B">
        <w:rPr>
          <w:rFonts w:ascii="Arial" w:hAnsi="Arial" w:cs="Arial"/>
          <w:color w:val="222222"/>
          <w:sz w:val="22"/>
          <w:szCs w:val="22"/>
        </w:rPr>
        <w:t>.</w:t>
      </w:r>
    </w:p>
    <w:p w14:paraId="5393FC74" w14:textId="19C17F4A" w:rsidR="000F4B1C" w:rsidRDefault="000F4B1C" w:rsidP="000F4B1C">
      <w:pPr>
        <w:shd w:val="clear" w:color="auto" w:fill="FFFFFF"/>
        <w:spacing w:before="100" w:beforeAutospacing="1" w:after="100" w:afterAutospacing="1"/>
        <w:jc w:val="both"/>
        <w:rPr>
          <w:rFonts w:ascii="Arial" w:hAnsi="Arial" w:cs="Arial"/>
          <w:i/>
          <w:iCs/>
          <w:color w:val="222222"/>
          <w:sz w:val="22"/>
          <w:szCs w:val="22"/>
          <w:u w:val="single"/>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6B1546">
        <w:rPr>
          <w:rFonts w:ascii="Arial" w:hAnsi="Arial" w:cs="Arial"/>
          <w:i/>
          <w:iCs/>
          <w:color w:val="222222"/>
          <w:sz w:val="22"/>
          <w:szCs w:val="22"/>
          <w:u w:val="single"/>
        </w:rPr>
        <w:t>5</w:t>
      </w:r>
      <w:r w:rsidR="00F97A2B">
        <w:rPr>
          <w:rFonts w:ascii="Arial" w:hAnsi="Arial" w:cs="Arial"/>
          <w:i/>
          <w:iCs/>
          <w:color w:val="222222"/>
          <w:sz w:val="22"/>
          <w:szCs w:val="22"/>
          <w:u w:val="single"/>
        </w:rPr>
        <w:t xml:space="preserve"> </w:t>
      </w:r>
      <w:r w:rsidR="00F97A2B" w:rsidRPr="002464D4">
        <w:rPr>
          <w:rFonts w:ascii="Arial" w:hAnsi="Arial" w:cs="Arial"/>
          <w:color w:val="222222"/>
          <w:sz w:val="22"/>
          <w:szCs w:val="22"/>
        </w:rPr>
        <w:t>(Pck01</w:t>
      </w:r>
      <w:r w:rsidR="006B1546" w:rsidRPr="002464D4">
        <w:rPr>
          <w:rFonts w:ascii="Arial" w:hAnsi="Arial" w:cs="Arial"/>
          <w:color w:val="222222"/>
          <w:sz w:val="22"/>
          <w:szCs w:val="22"/>
        </w:rPr>
        <w:t>5</w:t>
      </w:r>
      <w:r w:rsidR="002464D4" w:rsidRPr="002464D4">
        <w:rPr>
          <w:rFonts w:ascii="Arial" w:hAnsi="Arial" w:cs="Arial"/>
          <w:color w:val="222222"/>
          <w:sz w:val="22"/>
          <w:szCs w:val="22"/>
        </w:rPr>
        <w:t xml:space="preserve"> - https://doi.org/10.25584/3012061</w:t>
      </w:r>
      <w:r w:rsidR="00F97A2B" w:rsidRPr="002464D4">
        <w:rPr>
          <w:rFonts w:ascii="Arial" w:hAnsi="Arial" w:cs="Arial"/>
          <w:color w:val="222222"/>
          <w:sz w:val="22"/>
          <w:szCs w:val="22"/>
        </w:rPr>
        <w:t>)</w:t>
      </w:r>
      <w:r w:rsidRPr="002464D4">
        <w:rPr>
          <w:rFonts w:ascii="Arial" w:hAnsi="Arial" w:cs="Arial"/>
          <w:color w:val="222222"/>
          <w:sz w:val="22"/>
          <w:szCs w:val="22"/>
        </w:rPr>
        <w:t>:</w:t>
      </w:r>
      <w:r>
        <w:rPr>
          <w:rFonts w:ascii="Arial" w:hAnsi="Arial" w:cs="Arial"/>
          <w:color w:val="222222"/>
          <w:sz w:val="22"/>
          <w:szCs w:val="22"/>
        </w:rPr>
        <w:t xml:space="preserve"> </w:t>
      </w:r>
      <w:r w:rsidR="002464D4">
        <w:rPr>
          <w:rFonts w:ascii="Arial" w:hAnsi="Arial" w:cs="Arial"/>
          <w:color w:val="222222"/>
          <w:sz w:val="22"/>
          <w:szCs w:val="22"/>
        </w:rPr>
        <w:t>Pck015</w:t>
      </w:r>
      <w:r w:rsidR="00F97A2B" w:rsidRPr="00F97A2B">
        <w:rPr>
          <w:rFonts w:ascii="Arial" w:hAnsi="Arial" w:cs="Arial"/>
          <w:color w:val="222222"/>
          <w:sz w:val="22"/>
          <w:szCs w:val="22"/>
        </w:rPr>
        <w:t xml:space="preserve"> </w:t>
      </w:r>
      <w:r w:rsidRPr="00F97A2B">
        <w:rPr>
          <w:rFonts w:ascii="Arial" w:hAnsi="Arial" w:cs="Arial"/>
          <w:color w:val="222222"/>
          <w:sz w:val="22"/>
          <w:szCs w:val="22"/>
        </w:rPr>
        <w:t>consists of human islets (n=</w:t>
      </w:r>
      <w:r w:rsidR="0079009D" w:rsidRPr="00F97A2B">
        <w:rPr>
          <w:rFonts w:ascii="Arial" w:hAnsi="Arial" w:cs="Arial"/>
          <w:color w:val="222222"/>
          <w:sz w:val="22"/>
          <w:szCs w:val="22"/>
        </w:rPr>
        <w:t>6</w:t>
      </w:r>
      <w:r w:rsidRPr="00F97A2B">
        <w:rPr>
          <w:rFonts w:ascii="Arial" w:hAnsi="Arial" w:cs="Arial"/>
          <w:color w:val="222222"/>
          <w:sz w:val="22"/>
          <w:szCs w:val="22"/>
        </w:rPr>
        <w:t xml:space="preserve">) treated with IFNγ + IL-1β for 24 h and submitted to </w:t>
      </w:r>
      <w:r w:rsidR="00126339">
        <w:rPr>
          <w:rFonts w:ascii="Arial" w:hAnsi="Arial" w:cs="Arial"/>
          <w:color w:val="222222"/>
          <w:sz w:val="22"/>
          <w:szCs w:val="22"/>
        </w:rPr>
        <w:t xml:space="preserve">top-down </w:t>
      </w:r>
      <w:r w:rsidRPr="00F97A2B">
        <w:rPr>
          <w:rFonts w:ascii="Arial" w:hAnsi="Arial" w:cs="Arial"/>
          <w:color w:val="222222"/>
          <w:sz w:val="22"/>
          <w:szCs w:val="22"/>
        </w:rPr>
        <w:t>proteomics (</w:t>
      </w:r>
      <w:r w:rsidRPr="00F97A2B">
        <w:rPr>
          <w:rFonts w:ascii="Arial" w:hAnsi="Arial" w:cs="Arial"/>
          <w:b/>
          <w:bCs/>
          <w:color w:val="222222"/>
          <w:sz w:val="22"/>
          <w:szCs w:val="22"/>
        </w:rPr>
        <w:t>Table 1</w:t>
      </w:r>
      <w:r w:rsidRPr="00F97A2B">
        <w:rPr>
          <w:rFonts w:ascii="Arial" w:hAnsi="Arial" w:cs="Arial"/>
          <w:color w:val="222222"/>
          <w:sz w:val="22"/>
          <w:szCs w:val="22"/>
        </w:rPr>
        <w:t>)</w:t>
      </w:r>
      <w:r w:rsidR="008616CE" w:rsidRPr="00F97A2B">
        <w:rPr>
          <w:rFonts w:ascii="Arial" w:hAnsi="Arial" w:cs="Arial"/>
          <w:color w:val="222222"/>
          <w:sz w:val="22"/>
          <w:szCs w:val="22"/>
        </w:rPr>
        <w:fldChar w:fldCharType="begin">
          <w:fldData xml:space="preserve">PEVuZE5vdGU+PENpdGU+PEF1dGhvcj5JdmVzPC9BdXRob3I+PFllYXI+MjAyNTwvWWVhcj48UmVj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=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PEVuZE5vdGU+PENpdGU+PEF1dGhvcj5JdmVzPC9BdXRob3I+PFllYXI+MjAyNTwvWWVhcj48UmVj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=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8616CE" w:rsidRPr="00F97A2B">
        <w:rPr>
          <w:rFonts w:ascii="Arial" w:hAnsi="Arial" w:cs="Arial"/>
          <w:color w:val="222222"/>
          <w:sz w:val="22"/>
          <w:szCs w:val="22"/>
        </w:rPr>
      </w:r>
      <w:r w:rsidR="008616CE" w:rsidRPr="00F97A2B">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41</w:t>
      </w:r>
      <w:r w:rsidR="008616CE" w:rsidRPr="00F97A2B">
        <w:rPr>
          <w:rFonts w:ascii="Arial" w:hAnsi="Arial" w:cs="Arial"/>
          <w:color w:val="222222"/>
          <w:sz w:val="22"/>
          <w:szCs w:val="22"/>
        </w:rPr>
        <w:fldChar w:fldCharType="end"/>
      </w:r>
      <w:r w:rsidRPr="00F97A2B">
        <w:rPr>
          <w:rFonts w:ascii="Arial" w:hAnsi="Arial" w:cs="Arial"/>
          <w:color w:val="222222"/>
          <w:sz w:val="22"/>
          <w:szCs w:val="22"/>
        </w:rPr>
        <w:t>.</w:t>
      </w:r>
    </w:p>
    <w:p w14:paraId="747D8047" w14:textId="16FBD22E" w:rsidR="00EC3165" w:rsidRDefault="00EC3165" w:rsidP="00EC3165">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6B1546">
        <w:rPr>
          <w:rFonts w:ascii="Arial" w:hAnsi="Arial" w:cs="Arial"/>
          <w:i/>
          <w:iCs/>
          <w:color w:val="222222"/>
          <w:sz w:val="22"/>
          <w:szCs w:val="22"/>
          <w:u w:val="single"/>
        </w:rPr>
        <w:t>6</w:t>
      </w:r>
      <w:r w:rsidR="00F97A2B">
        <w:rPr>
          <w:rFonts w:ascii="Arial" w:hAnsi="Arial" w:cs="Arial"/>
          <w:i/>
          <w:iCs/>
          <w:color w:val="222222"/>
          <w:sz w:val="22"/>
          <w:szCs w:val="22"/>
          <w:u w:val="single"/>
        </w:rPr>
        <w:t xml:space="preserve"> </w:t>
      </w:r>
      <w:r w:rsidR="00F97A2B" w:rsidRPr="00223419">
        <w:rPr>
          <w:rFonts w:ascii="Arial" w:hAnsi="Arial" w:cs="Arial"/>
          <w:color w:val="222222"/>
          <w:sz w:val="22"/>
          <w:szCs w:val="22"/>
        </w:rPr>
        <w:t>(Pck01</w:t>
      </w:r>
      <w:r w:rsidR="006B1546" w:rsidRPr="00223419">
        <w:rPr>
          <w:rFonts w:ascii="Arial" w:hAnsi="Arial" w:cs="Arial"/>
          <w:color w:val="222222"/>
          <w:sz w:val="22"/>
          <w:szCs w:val="22"/>
        </w:rPr>
        <w:t>6</w:t>
      </w:r>
      <w:r w:rsidR="00223419" w:rsidRPr="00223419">
        <w:rPr>
          <w:rFonts w:ascii="Arial" w:hAnsi="Arial" w:cs="Arial"/>
          <w:color w:val="222222"/>
          <w:sz w:val="22"/>
          <w:szCs w:val="22"/>
        </w:rPr>
        <w:t xml:space="preserve"> - https://doi.org/10.25584/3012062</w:t>
      </w:r>
      <w:r w:rsidR="00F97A2B" w:rsidRPr="00223419">
        <w:rPr>
          <w:rFonts w:ascii="Arial" w:hAnsi="Arial" w:cs="Arial"/>
          <w:color w:val="222222"/>
          <w:sz w:val="22"/>
          <w:szCs w:val="22"/>
        </w:rPr>
        <w:t>)</w:t>
      </w:r>
      <w:r w:rsidRPr="00223419">
        <w:rPr>
          <w:rFonts w:ascii="Arial" w:hAnsi="Arial" w:cs="Arial"/>
          <w:color w:val="222222"/>
          <w:sz w:val="22"/>
          <w:szCs w:val="22"/>
        </w:rPr>
        <w:t>:</w:t>
      </w:r>
      <w:r w:rsidR="00C15951">
        <w:rPr>
          <w:rFonts w:ascii="Arial" w:hAnsi="Arial" w:cs="Arial"/>
          <w:color w:val="222222"/>
          <w:sz w:val="22"/>
          <w:szCs w:val="22"/>
        </w:rPr>
        <w:t xml:space="preserve"> </w:t>
      </w:r>
      <w:r w:rsidR="008028A5">
        <w:rPr>
          <w:rFonts w:ascii="Arial" w:hAnsi="Arial" w:cs="Arial"/>
          <w:color w:val="222222"/>
          <w:sz w:val="22"/>
          <w:szCs w:val="22"/>
        </w:rPr>
        <w:t>Pck016</w:t>
      </w:r>
      <w:r w:rsidR="00C15951">
        <w:rPr>
          <w:rFonts w:ascii="Arial" w:hAnsi="Arial" w:cs="Arial"/>
          <w:color w:val="222222"/>
          <w:sz w:val="22"/>
          <w:szCs w:val="22"/>
        </w:rPr>
        <w:t xml:space="preserve"> </w:t>
      </w:r>
      <w:r w:rsidR="00BA6651">
        <w:rPr>
          <w:rFonts w:ascii="Arial" w:hAnsi="Arial" w:cs="Arial"/>
          <w:color w:val="222222"/>
          <w:sz w:val="22"/>
          <w:szCs w:val="22"/>
        </w:rPr>
        <w:t xml:space="preserve">consists of sets of </w:t>
      </w:r>
      <w:r w:rsidR="002A6066">
        <w:rPr>
          <w:rFonts w:ascii="Arial" w:hAnsi="Arial" w:cs="Arial"/>
          <w:color w:val="222222"/>
          <w:sz w:val="22"/>
          <w:szCs w:val="22"/>
        </w:rPr>
        <w:t xml:space="preserve">mouse </w:t>
      </w:r>
      <w:r w:rsidR="00BA6651">
        <w:rPr>
          <w:rFonts w:ascii="Arial" w:hAnsi="Arial" w:cs="Arial"/>
          <w:color w:val="222222"/>
          <w:sz w:val="22"/>
          <w:szCs w:val="22"/>
        </w:rPr>
        <w:t>β</w:t>
      </w:r>
      <w:r w:rsidR="00C15951">
        <w:rPr>
          <w:rFonts w:ascii="Arial" w:hAnsi="Arial" w:cs="Arial"/>
          <w:color w:val="222222"/>
          <w:sz w:val="22"/>
          <w:szCs w:val="22"/>
        </w:rPr>
        <w:t>-</w:t>
      </w:r>
      <w:r w:rsidR="00BA6651">
        <w:rPr>
          <w:rFonts w:ascii="Arial" w:hAnsi="Arial" w:cs="Arial"/>
          <w:color w:val="222222"/>
          <w:sz w:val="22"/>
          <w:szCs w:val="22"/>
        </w:rPr>
        <w:t>TC</w:t>
      </w:r>
      <w:r w:rsidR="00C15951">
        <w:rPr>
          <w:rFonts w:ascii="Arial" w:hAnsi="Arial" w:cs="Arial"/>
          <w:color w:val="222222"/>
          <w:sz w:val="22"/>
          <w:szCs w:val="22"/>
        </w:rPr>
        <w:t>-</w:t>
      </w:r>
      <w:r w:rsidR="00BA6651">
        <w:rPr>
          <w:rFonts w:ascii="Arial" w:hAnsi="Arial" w:cs="Arial"/>
          <w:color w:val="222222"/>
          <w:sz w:val="22"/>
          <w:szCs w:val="22"/>
        </w:rPr>
        <w:t xml:space="preserve">3 cells </w:t>
      </w:r>
      <w:r w:rsidR="00BA6651" w:rsidRPr="00C26B51">
        <w:rPr>
          <w:rFonts w:ascii="Arial" w:hAnsi="Arial" w:cs="Arial"/>
          <w:color w:val="222222"/>
          <w:sz w:val="22"/>
          <w:szCs w:val="22"/>
        </w:rPr>
        <w:t>(n=3)</w:t>
      </w:r>
      <w:r w:rsidR="00BA6651">
        <w:rPr>
          <w:rFonts w:ascii="Arial" w:hAnsi="Arial" w:cs="Arial"/>
          <w:color w:val="222222"/>
          <w:sz w:val="22"/>
          <w:szCs w:val="22"/>
        </w:rPr>
        <w:t xml:space="preserve"> treated with </w:t>
      </w:r>
      <w:r w:rsidR="00BA6651" w:rsidRPr="00D55C92">
        <w:rPr>
          <w:rFonts w:ascii="Arial" w:hAnsi="Arial" w:cs="Arial"/>
          <w:color w:val="222222"/>
          <w:sz w:val="22"/>
          <w:szCs w:val="22"/>
        </w:rPr>
        <w:t>IL-1β + IFNγ + TNFα</w:t>
      </w:r>
      <w:r w:rsidR="00BA6651">
        <w:rPr>
          <w:rFonts w:ascii="Arial" w:hAnsi="Arial" w:cs="Arial"/>
          <w:color w:val="222222"/>
          <w:sz w:val="22"/>
          <w:szCs w:val="22"/>
        </w:rPr>
        <w:t xml:space="preserve"> for 24 h with or without ML351 and submitted to RNA-seq </w:t>
      </w:r>
      <w:r>
        <w:rPr>
          <w:rFonts w:ascii="Arial" w:hAnsi="Arial" w:cs="Arial"/>
          <w:color w:val="222222"/>
          <w:sz w:val="22"/>
          <w:szCs w:val="22"/>
        </w:rPr>
        <w:t>(</w:t>
      </w:r>
      <w:r w:rsidRPr="00180C14">
        <w:rPr>
          <w:rFonts w:ascii="Arial" w:hAnsi="Arial" w:cs="Arial"/>
          <w:b/>
          <w:bCs/>
          <w:color w:val="222222"/>
          <w:sz w:val="22"/>
          <w:szCs w:val="22"/>
        </w:rPr>
        <w:t>Table 1</w:t>
      </w:r>
      <w:r>
        <w:rPr>
          <w:rFonts w:ascii="Arial" w:hAnsi="Arial" w:cs="Arial"/>
          <w:color w:val="222222"/>
          <w:sz w:val="22"/>
          <w:szCs w:val="22"/>
        </w:rPr>
        <w:t>)</w:t>
      </w:r>
      <w:r w:rsidR="00B919B1">
        <w:rPr>
          <w:rFonts w:ascii="Arial" w:hAnsi="Arial" w:cs="Arial"/>
          <w:color w:val="222222"/>
          <w:sz w:val="22"/>
          <w:szCs w:val="22"/>
        </w:rPr>
        <w:fldChar w:fldCharType="begin">
          <w:fldData xml:space="preserve">PEVuZE5vdGU+PENpdGU+PEF1dGhvcj5IZXJuYW5kZXotUGVyZXo8L0F1dGhvcj48WWVhcj4yMDE3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PEVuZE5vdGU+PENpdGU+PEF1dGhvcj5IZXJuYW5kZXotUGVyZXo8L0F1dGhvcj48WWVhcj4yMDE3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B919B1">
        <w:rPr>
          <w:rFonts w:ascii="Arial" w:hAnsi="Arial" w:cs="Arial"/>
          <w:color w:val="222222"/>
          <w:sz w:val="22"/>
          <w:szCs w:val="22"/>
        </w:rPr>
      </w:r>
      <w:r w:rsidR="00B919B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42</w:t>
      </w:r>
      <w:r w:rsidR="00B919B1">
        <w:rPr>
          <w:rFonts w:ascii="Arial" w:hAnsi="Arial" w:cs="Arial"/>
          <w:color w:val="222222"/>
          <w:sz w:val="22"/>
          <w:szCs w:val="22"/>
        </w:rPr>
        <w:fldChar w:fldCharType="end"/>
      </w:r>
      <w:r>
        <w:rPr>
          <w:rFonts w:ascii="Arial" w:hAnsi="Arial" w:cs="Arial"/>
          <w:color w:val="222222"/>
          <w:sz w:val="22"/>
          <w:szCs w:val="22"/>
        </w:rPr>
        <w:t>.</w:t>
      </w:r>
      <w:r w:rsidR="00134597">
        <w:rPr>
          <w:rFonts w:ascii="Arial" w:hAnsi="Arial" w:cs="Arial"/>
          <w:color w:val="222222"/>
          <w:sz w:val="22"/>
          <w:szCs w:val="22"/>
        </w:rPr>
        <w:t xml:space="preserve"> ML351 is an inhibitor of 12-lipoxygnease, an enzyme that produces 12-HETE. Therefore, this treatment was done to study </w:t>
      </w:r>
      <w:r w:rsidR="00C26B51">
        <w:rPr>
          <w:rFonts w:ascii="Arial" w:hAnsi="Arial" w:cs="Arial"/>
          <w:color w:val="222222"/>
          <w:sz w:val="22"/>
          <w:szCs w:val="22"/>
        </w:rPr>
        <w:t>whether</w:t>
      </w:r>
      <w:r w:rsidR="00134597">
        <w:rPr>
          <w:rFonts w:ascii="Arial" w:hAnsi="Arial" w:cs="Arial"/>
          <w:color w:val="222222"/>
          <w:sz w:val="22"/>
          <w:szCs w:val="22"/>
        </w:rPr>
        <w:t xml:space="preserve"> inhibiting 12-HETE synthesis improves β-cell dysfunction.</w:t>
      </w:r>
    </w:p>
    <w:p w14:paraId="2A03F98F" w14:textId="20D7F796" w:rsidR="008A360A" w:rsidRDefault="008A360A" w:rsidP="008A360A">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1</w:t>
      </w:r>
      <w:r w:rsidR="006B1546">
        <w:rPr>
          <w:rFonts w:ascii="Arial" w:hAnsi="Arial" w:cs="Arial"/>
          <w:i/>
          <w:iCs/>
          <w:color w:val="222222"/>
          <w:sz w:val="22"/>
          <w:szCs w:val="22"/>
          <w:u w:val="single"/>
        </w:rPr>
        <w:t>7</w:t>
      </w:r>
      <w:r w:rsidR="00F97A2B">
        <w:rPr>
          <w:rFonts w:ascii="Arial" w:hAnsi="Arial" w:cs="Arial"/>
          <w:i/>
          <w:iCs/>
          <w:color w:val="222222"/>
          <w:sz w:val="22"/>
          <w:szCs w:val="22"/>
          <w:u w:val="single"/>
        </w:rPr>
        <w:t xml:space="preserve"> </w:t>
      </w:r>
      <w:r w:rsidR="00F97A2B" w:rsidRPr="00223419">
        <w:rPr>
          <w:rFonts w:ascii="Arial" w:hAnsi="Arial" w:cs="Arial"/>
          <w:color w:val="222222"/>
          <w:sz w:val="22"/>
          <w:szCs w:val="22"/>
        </w:rPr>
        <w:t>(Pck01</w:t>
      </w:r>
      <w:r w:rsidR="006B1546" w:rsidRPr="00223419">
        <w:rPr>
          <w:rFonts w:ascii="Arial" w:hAnsi="Arial" w:cs="Arial"/>
          <w:color w:val="222222"/>
          <w:sz w:val="22"/>
          <w:szCs w:val="22"/>
        </w:rPr>
        <w:t>7</w:t>
      </w:r>
      <w:r w:rsidR="00223419" w:rsidRPr="00223419">
        <w:rPr>
          <w:rFonts w:ascii="Arial" w:hAnsi="Arial" w:cs="Arial"/>
          <w:color w:val="222222"/>
          <w:sz w:val="22"/>
          <w:szCs w:val="22"/>
        </w:rPr>
        <w:t xml:space="preserve"> - https://doi.org/10.25584/3012063</w:t>
      </w:r>
      <w:r w:rsidR="00F97A2B" w:rsidRPr="00223419">
        <w:rPr>
          <w:rFonts w:ascii="Arial" w:hAnsi="Arial" w:cs="Arial"/>
          <w:color w:val="222222"/>
          <w:sz w:val="22"/>
          <w:szCs w:val="22"/>
        </w:rPr>
        <w:t>)</w:t>
      </w:r>
      <w:r w:rsidRPr="00223419">
        <w:rPr>
          <w:rFonts w:ascii="Arial" w:hAnsi="Arial" w:cs="Arial"/>
          <w:color w:val="222222"/>
          <w:sz w:val="22"/>
          <w:szCs w:val="22"/>
        </w:rPr>
        <w:t>:</w:t>
      </w:r>
      <w:r>
        <w:rPr>
          <w:rFonts w:ascii="Arial" w:hAnsi="Arial" w:cs="Arial"/>
          <w:color w:val="222222"/>
          <w:sz w:val="22"/>
          <w:szCs w:val="22"/>
        </w:rPr>
        <w:t xml:space="preserve"> </w:t>
      </w:r>
      <w:r w:rsidR="008028A5">
        <w:rPr>
          <w:rFonts w:ascii="Arial" w:hAnsi="Arial" w:cs="Arial"/>
          <w:color w:val="222222"/>
          <w:sz w:val="22"/>
          <w:szCs w:val="22"/>
        </w:rPr>
        <w:t>Pck017</w:t>
      </w:r>
      <w:r w:rsidR="00EA4A1A">
        <w:rPr>
          <w:rFonts w:ascii="Arial" w:hAnsi="Arial" w:cs="Arial"/>
          <w:color w:val="222222"/>
          <w:sz w:val="22"/>
          <w:szCs w:val="22"/>
        </w:rPr>
        <w:t xml:space="preserve"> </w:t>
      </w:r>
      <w:r>
        <w:rPr>
          <w:rFonts w:ascii="Arial" w:hAnsi="Arial" w:cs="Arial"/>
          <w:color w:val="222222"/>
          <w:sz w:val="22"/>
          <w:szCs w:val="22"/>
        </w:rPr>
        <w:t xml:space="preserve">consists of </w:t>
      </w:r>
      <w:r w:rsidR="002A6066">
        <w:rPr>
          <w:rFonts w:ascii="Arial" w:hAnsi="Arial" w:cs="Arial"/>
          <w:color w:val="222222"/>
          <w:sz w:val="22"/>
          <w:szCs w:val="22"/>
        </w:rPr>
        <w:t xml:space="preserve">mouse </w:t>
      </w:r>
      <w:r>
        <w:rPr>
          <w:rFonts w:ascii="Arial" w:hAnsi="Arial" w:cs="Arial"/>
          <w:color w:val="222222"/>
          <w:sz w:val="22"/>
          <w:szCs w:val="22"/>
        </w:rPr>
        <w:t xml:space="preserve">MIN6 </w:t>
      </w:r>
      <w:r w:rsidRPr="00C26B51">
        <w:rPr>
          <w:rFonts w:ascii="Arial" w:hAnsi="Arial" w:cs="Arial"/>
          <w:color w:val="222222"/>
          <w:sz w:val="22"/>
          <w:szCs w:val="22"/>
        </w:rPr>
        <w:t>cells (n=</w:t>
      </w:r>
      <w:r w:rsidR="00EA4A1A" w:rsidRPr="00C26B51">
        <w:rPr>
          <w:rFonts w:ascii="Arial" w:hAnsi="Arial" w:cs="Arial"/>
          <w:color w:val="222222"/>
          <w:sz w:val="22"/>
          <w:szCs w:val="22"/>
        </w:rPr>
        <w:t>3</w:t>
      </w:r>
      <w:r w:rsidRPr="00C26B51">
        <w:rPr>
          <w:rFonts w:ascii="Arial" w:hAnsi="Arial" w:cs="Arial"/>
          <w:color w:val="222222"/>
          <w:sz w:val="22"/>
          <w:szCs w:val="22"/>
        </w:rPr>
        <w:t>) treated</w:t>
      </w:r>
      <w:r>
        <w:rPr>
          <w:rFonts w:ascii="Arial" w:hAnsi="Arial" w:cs="Arial"/>
          <w:color w:val="222222"/>
          <w:sz w:val="22"/>
          <w:szCs w:val="22"/>
        </w:rPr>
        <w:t xml:space="preserve"> with </w:t>
      </w:r>
      <w:r w:rsidRPr="00EA6494">
        <w:rPr>
          <w:rFonts w:ascii="Arial" w:hAnsi="Arial" w:cs="Arial"/>
          <w:color w:val="222222"/>
          <w:sz w:val="22"/>
          <w:szCs w:val="22"/>
        </w:rPr>
        <w:t>IFNγ</w:t>
      </w:r>
      <w:r>
        <w:rPr>
          <w:rFonts w:ascii="Arial" w:hAnsi="Arial" w:cs="Arial"/>
          <w:color w:val="222222"/>
          <w:sz w:val="22"/>
          <w:szCs w:val="22"/>
        </w:rPr>
        <w:t xml:space="preserve"> </w:t>
      </w:r>
      <w:r w:rsidRPr="00EA6494">
        <w:rPr>
          <w:rFonts w:ascii="Arial" w:hAnsi="Arial" w:cs="Arial"/>
          <w:color w:val="222222"/>
          <w:sz w:val="22"/>
          <w:szCs w:val="22"/>
        </w:rPr>
        <w:t>+ IL-1β</w:t>
      </w:r>
      <w:r>
        <w:rPr>
          <w:rFonts w:ascii="Arial" w:hAnsi="Arial" w:cs="Arial"/>
          <w:color w:val="222222"/>
          <w:sz w:val="22"/>
          <w:szCs w:val="22"/>
        </w:rPr>
        <w:t xml:space="preserve"> </w:t>
      </w:r>
      <w:r w:rsidRPr="00D55C92">
        <w:rPr>
          <w:rFonts w:ascii="Arial" w:hAnsi="Arial" w:cs="Arial"/>
          <w:color w:val="222222"/>
          <w:sz w:val="22"/>
          <w:szCs w:val="22"/>
        </w:rPr>
        <w:t>+ TNFα</w:t>
      </w:r>
      <w:r w:rsidRPr="00EA6494">
        <w:rPr>
          <w:rFonts w:ascii="Arial" w:hAnsi="Arial" w:cs="Arial"/>
          <w:color w:val="222222"/>
          <w:sz w:val="22"/>
          <w:szCs w:val="22"/>
        </w:rPr>
        <w:t xml:space="preserve"> </w:t>
      </w:r>
      <w:r>
        <w:rPr>
          <w:rFonts w:ascii="Arial" w:hAnsi="Arial" w:cs="Arial"/>
          <w:color w:val="222222"/>
          <w:sz w:val="22"/>
          <w:szCs w:val="22"/>
        </w:rPr>
        <w:t xml:space="preserve">with or without DFMO or </w:t>
      </w:r>
      <w:r w:rsidRPr="00844B77">
        <w:rPr>
          <w:rFonts w:ascii="Arial" w:hAnsi="Arial" w:cs="Arial"/>
          <w:color w:val="222222"/>
          <w:sz w:val="22"/>
          <w:szCs w:val="22"/>
        </w:rPr>
        <w:t>N1,N11-</w:t>
      </w:r>
      <w:r>
        <w:rPr>
          <w:rFonts w:ascii="Arial" w:hAnsi="Arial" w:cs="Arial"/>
          <w:color w:val="222222"/>
          <w:sz w:val="22"/>
          <w:szCs w:val="22"/>
        </w:rPr>
        <w:t>d</w:t>
      </w:r>
      <w:r w:rsidRPr="00844B77">
        <w:rPr>
          <w:rFonts w:ascii="Arial" w:hAnsi="Arial" w:cs="Arial"/>
          <w:color w:val="222222"/>
          <w:sz w:val="22"/>
          <w:szCs w:val="22"/>
        </w:rPr>
        <w:t xml:space="preserve">iethylnorspermine </w:t>
      </w:r>
      <w:r>
        <w:rPr>
          <w:rFonts w:ascii="Arial" w:hAnsi="Arial" w:cs="Arial"/>
          <w:color w:val="222222"/>
          <w:sz w:val="22"/>
          <w:szCs w:val="22"/>
        </w:rPr>
        <w:t>(DENS</w:t>
      </w:r>
      <w:r w:rsidR="0079009D">
        <w:rPr>
          <w:rFonts w:ascii="Arial" w:hAnsi="Arial" w:cs="Arial"/>
          <w:color w:val="222222"/>
          <w:sz w:val="22"/>
          <w:szCs w:val="22"/>
        </w:rPr>
        <w:t>pm</w:t>
      </w:r>
      <w:r>
        <w:rPr>
          <w:rFonts w:ascii="Arial" w:hAnsi="Arial" w:cs="Arial"/>
          <w:color w:val="222222"/>
          <w:sz w:val="22"/>
          <w:szCs w:val="22"/>
        </w:rPr>
        <w:t>) and submitted to RNA-seq (</w:t>
      </w:r>
      <w:r w:rsidRPr="00180C14">
        <w:rPr>
          <w:rFonts w:ascii="Arial" w:hAnsi="Arial" w:cs="Arial"/>
          <w:b/>
          <w:bCs/>
          <w:color w:val="222222"/>
          <w:sz w:val="22"/>
          <w:szCs w:val="22"/>
        </w:rPr>
        <w:t>Table 1</w:t>
      </w:r>
      <w:r>
        <w:rPr>
          <w:rFonts w:ascii="Arial" w:hAnsi="Arial" w:cs="Arial"/>
          <w:color w:val="222222"/>
          <w:sz w:val="22"/>
          <w:szCs w:val="22"/>
        </w:rPr>
        <w:t>)</w:t>
      </w:r>
      <w:r w:rsidR="004A0589">
        <w:rPr>
          <w:rFonts w:ascii="Arial" w:hAnsi="Arial" w:cs="Arial"/>
          <w:color w:val="222222"/>
          <w:sz w:val="22"/>
          <w:szCs w:val="22"/>
        </w:rPr>
        <w:fldChar w:fldCharType="begin">
          <w:fldData xml:space="preserve">PEVuZE5vdGU+PENpdGU+PEF1dGhvcj5IYW1tb3VkPC9BdXRob3I+PFllYXI+MjAyNDwvWWVhcj48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PEVuZE5vdGU+PENpdGU+PEF1dGhvcj5IYW1tb3VkPC9BdXRob3I+PFllYXI+MjAyNDwvWWVhcj48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4A0589">
        <w:rPr>
          <w:rFonts w:ascii="Arial" w:hAnsi="Arial" w:cs="Arial"/>
          <w:color w:val="222222"/>
          <w:sz w:val="22"/>
          <w:szCs w:val="22"/>
        </w:rPr>
      </w:r>
      <w:r w:rsidR="004A058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43</w:t>
      </w:r>
      <w:r w:rsidR="004A0589">
        <w:rPr>
          <w:rFonts w:ascii="Arial" w:hAnsi="Arial" w:cs="Arial"/>
          <w:color w:val="222222"/>
          <w:sz w:val="22"/>
          <w:szCs w:val="22"/>
        </w:rPr>
        <w:fldChar w:fldCharType="end"/>
      </w:r>
      <w:r>
        <w:rPr>
          <w:rFonts w:ascii="Arial" w:hAnsi="Arial" w:cs="Arial"/>
          <w:color w:val="222222"/>
          <w:sz w:val="22"/>
          <w:szCs w:val="22"/>
        </w:rPr>
        <w:t xml:space="preserve">. </w:t>
      </w:r>
      <w:r w:rsidR="00C4639B">
        <w:rPr>
          <w:rFonts w:ascii="Arial" w:hAnsi="Arial" w:cs="Arial"/>
          <w:color w:val="222222"/>
          <w:sz w:val="22"/>
          <w:szCs w:val="22"/>
        </w:rPr>
        <w:t xml:space="preserve">DENSpm is an inhibitor of </w:t>
      </w:r>
      <w:r w:rsidR="00C35589" w:rsidRPr="00C35589">
        <w:rPr>
          <w:rFonts w:ascii="Arial" w:hAnsi="Arial" w:cs="Arial"/>
          <w:color w:val="222222"/>
          <w:sz w:val="22"/>
          <w:szCs w:val="22"/>
        </w:rPr>
        <w:t>ornithine decarboxylase</w:t>
      </w:r>
      <w:r w:rsidR="00C35589">
        <w:rPr>
          <w:rFonts w:ascii="Arial" w:hAnsi="Arial" w:cs="Arial"/>
          <w:color w:val="222222"/>
          <w:sz w:val="22"/>
          <w:szCs w:val="22"/>
        </w:rPr>
        <w:t xml:space="preserve"> (</w:t>
      </w:r>
      <w:r w:rsidR="00C4639B" w:rsidRPr="00B91B42">
        <w:rPr>
          <w:rFonts w:ascii="Arial" w:hAnsi="Arial" w:cs="Arial"/>
          <w:color w:val="222222"/>
          <w:sz w:val="22"/>
          <w:szCs w:val="22"/>
        </w:rPr>
        <w:t>ODC</w:t>
      </w:r>
      <w:r w:rsidR="00C35589">
        <w:rPr>
          <w:rFonts w:ascii="Arial" w:hAnsi="Arial" w:cs="Arial"/>
          <w:color w:val="222222"/>
          <w:sz w:val="22"/>
          <w:szCs w:val="22"/>
        </w:rPr>
        <w:t>)</w:t>
      </w:r>
      <w:r w:rsidR="00C4639B">
        <w:rPr>
          <w:rFonts w:ascii="Arial" w:hAnsi="Arial" w:cs="Arial"/>
          <w:color w:val="222222"/>
          <w:sz w:val="22"/>
          <w:szCs w:val="22"/>
        </w:rPr>
        <w:t xml:space="preserve"> and polyamine oxidase (PAOX), both enzymes </w:t>
      </w:r>
      <w:r w:rsidR="002A6066">
        <w:rPr>
          <w:rFonts w:ascii="Arial" w:hAnsi="Arial" w:cs="Arial"/>
          <w:color w:val="222222"/>
          <w:sz w:val="22"/>
          <w:szCs w:val="22"/>
        </w:rPr>
        <w:t xml:space="preserve">are involved </w:t>
      </w:r>
      <w:r w:rsidR="00C4639B">
        <w:rPr>
          <w:rFonts w:ascii="Arial" w:hAnsi="Arial" w:cs="Arial"/>
          <w:color w:val="222222"/>
          <w:sz w:val="22"/>
          <w:szCs w:val="22"/>
        </w:rPr>
        <w:t xml:space="preserve">in the polyamine pathway. Therefore, this treatment was </w:t>
      </w:r>
      <w:r w:rsidR="00AC173D">
        <w:rPr>
          <w:rFonts w:ascii="Arial" w:hAnsi="Arial" w:cs="Arial"/>
          <w:color w:val="222222"/>
          <w:sz w:val="22"/>
          <w:szCs w:val="22"/>
        </w:rPr>
        <w:t>performed</w:t>
      </w:r>
      <w:r w:rsidR="00C4639B">
        <w:rPr>
          <w:rFonts w:ascii="Arial" w:hAnsi="Arial" w:cs="Arial"/>
          <w:color w:val="222222"/>
          <w:sz w:val="22"/>
          <w:szCs w:val="22"/>
        </w:rPr>
        <w:t xml:space="preserve"> to </w:t>
      </w:r>
      <w:r w:rsidR="00AC173D">
        <w:rPr>
          <w:rFonts w:ascii="Arial" w:hAnsi="Arial" w:cs="Arial"/>
          <w:color w:val="222222"/>
          <w:sz w:val="22"/>
          <w:szCs w:val="22"/>
        </w:rPr>
        <w:t>determine</w:t>
      </w:r>
      <w:r w:rsidR="00C4639B">
        <w:rPr>
          <w:rFonts w:ascii="Arial" w:hAnsi="Arial" w:cs="Arial"/>
          <w:color w:val="222222"/>
          <w:sz w:val="22"/>
          <w:szCs w:val="22"/>
        </w:rPr>
        <w:t xml:space="preserve"> </w:t>
      </w:r>
      <w:r w:rsidR="00C35589">
        <w:rPr>
          <w:rFonts w:ascii="Arial" w:hAnsi="Arial" w:cs="Arial"/>
          <w:color w:val="222222"/>
          <w:sz w:val="22"/>
          <w:szCs w:val="22"/>
        </w:rPr>
        <w:t>whether</w:t>
      </w:r>
      <w:r w:rsidR="00C4639B">
        <w:rPr>
          <w:rFonts w:ascii="Arial" w:hAnsi="Arial" w:cs="Arial"/>
          <w:color w:val="222222"/>
          <w:sz w:val="22"/>
          <w:szCs w:val="22"/>
        </w:rPr>
        <w:t xml:space="preserve"> inhibiting polyamine synthesis </w:t>
      </w:r>
      <w:r w:rsidR="00AC173D">
        <w:rPr>
          <w:rFonts w:ascii="Arial" w:hAnsi="Arial" w:cs="Arial"/>
          <w:color w:val="222222"/>
          <w:sz w:val="22"/>
          <w:szCs w:val="22"/>
        </w:rPr>
        <w:t>via</w:t>
      </w:r>
      <w:r w:rsidR="00C4639B">
        <w:rPr>
          <w:rFonts w:ascii="Arial" w:hAnsi="Arial" w:cs="Arial"/>
          <w:color w:val="222222"/>
          <w:sz w:val="22"/>
          <w:szCs w:val="22"/>
        </w:rPr>
        <w:t xml:space="preserve"> di</w:t>
      </w:r>
      <w:r w:rsidR="00AC173D">
        <w:rPr>
          <w:rFonts w:ascii="Arial" w:hAnsi="Arial" w:cs="Arial"/>
          <w:color w:val="222222"/>
          <w:sz w:val="22"/>
          <w:szCs w:val="22"/>
        </w:rPr>
        <w:t>stinct</w:t>
      </w:r>
      <w:r w:rsidR="00C4639B">
        <w:rPr>
          <w:rFonts w:ascii="Arial" w:hAnsi="Arial" w:cs="Arial"/>
          <w:color w:val="222222"/>
          <w:sz w:val="22"/>
          <w:szCs w:val="22"/>
        </w:rPr>
        <w:t xml:space="preserve"> </w:t>
      </w:r>
      <w:r w:rsidR="002A6066">
        <w:rPr>
          <w:rFonts w:ascii="Arial" w:hAnsi="Arial" w:cs="Arial"/>
          <w:color w:val="222222"/>
          <w:sz w:val="22"/>
          <w:szCs w:val="22"/>
        </w:rPr>
        <w:t xml:space="preserve">rate limiting </w:t>
      </w:r>
      <w:r w:rsidR="00C4639B">
        <w:rPr>
          <w:rFonts w:ascii="Arial" w:hAnsi="Arial" w:cs="Arial"/>
          <w:color w:val="222222"/>
          <w:sz w:val="22"/>
          <w:szCs w:val="22"/>
        </w:rPr>
        <w:t>enzymes improves β-cell dysfunction</w:t>
      </w:r>
      <w:r>
        <w:rPr>
          <w:rFonts w:ascii="Arial" w:hAnsi="Arial" w:cs="Arial"/>
          <w:color w:val="222222"/>
          <w:sz w:val="22"/>
          <w:szCs w:val="22"/>
        </w:rPr>
        <w:t>.</w:t>
      </w:r>
      <w:r w:rsidR="005B63EF">
        <w:rPr>
          <w:rFonts w:ascii="Arial" w:hAnsi="Arial" w:cs="Arial"/>
          <w:color w:val="222222"/>
          <w:sz w:val="22"/>
          <w:szCs w:val="22"/>
        </w:rPr>
        <w:t xml:space="preserve"> </w:t>
      </w:r>
    </w:p>
    <w:p w14:paraId="555C39DE" w14:textId="62B83DC0" w:rsidR="001947C5" w:rsidRDefault="000E1EDA" w:rsidP="00DA5E08">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package </w:t>
      </w:r>
      <w:r w:rsidR="00105920">
        <w:rPr>
          <w:rFonts w:ascii="Arial" w:hAnsi="Arial" w:cs="Arial"/>
          <w:i/>
          <w:iCs/>
          <w:color w:val="222222"/>
          <w:sz w:val="22"/>
          <w:szCs w:val="22"/>
          <w:u w:val="single"/>
        </w:rPr>
        <w:t>1</w:t>
      </w:r>
      <w:r w:rsidR="006B1546">
        <w:rPr>
          <w:rFonts w:ascii="Arial" w:hAnsi="Arial" w:cs="Arial"/>
          <w:i/>
          <w:iCs/>
          <w:color w:val="222222"/>
          <w:sz w:val="22"/>
          <w:szCs w:val="22"/>
          <w:u w:val="single"/>
        </w:rPr>
        <w:t>8</w:t>
      </w:r>
      <w:r w:rsidR="00F97A2B">
        <w:rPr>
          <w:rFonts w:ascii="Arial" w:hAnsi="Arial" w:cs="Arial"/>
          <w:i/>
          <w:iCs/>
          <w:color w:val="222222"/>
          <w:sz w:val="22"/>
          <w:szCs w:val="22"/>
          <w:u w:val="single"/>
        </w:rPr>
        <w:t xml:space="preserve"> </w:t>
      </w:r>
      <w:r w:rsidR="00F97A2B" w:rsidRPr="008028A5">
        <w:rPr>
          <w:rFonts w:ascii="Arial" w:hAnsi="Arial" w:cs="Arial"/>
          <w:color w:val="222222"/>
          <w:sz w:val="22"/>
          <w:szCs w:val="22"/>
        </w:rPr>
        <w:t>(Pck01</w:t>
      </w:r>
      <w:r w:rsidR="006B1546" w:rsidRPr="008028A5">
        <w:rPr>
          <w:rFonts w:ascii="Arial" w:hAnsi="Arial" w:cs="Arial"/>
          <w:color w:val="222222"/>
          <w:sz w:val="22"/>
          <w:szCs w:val="22"/>
        </w:rPr>
        <w:t>8</w:t>
      </w:r>
      <w:r w:rsidR="008028A5" w:rsidRPr="008028A5">
        <w:rPr>
          <w:rFonts w:ascii="Arial" w:hAnsi="Arial" w:cs="Arial"/>
          <w:color w:val="222222"/>
          <w:sz w:val="22"/>
          <w:szCs w:val="22"/>
        </w:rPr>
        <w:t xml:space="preserve"> - https://doi.org/10.25584/3012064</w:t>
      </w:r>
      <w:r w:rsidR="00F97A2B" w:rsidRPr="008028A5">
        <w:rPr>
          <w:rFonts w:ascii="Arial" w:hAnsi="Arial" w:cs="Arial"/>
          <w:color w:val="222222"/>
          <w:sz w:val="22"/>
          <w:szCs w:val="22"/>
        </w:rPr>
        <w:t>)</w:t>
      </w:r>
      <w:r w:rsidRPr="008028A5">
        <w:rPr>
          <w:rFonts w:ascii="Arial" w:hAnsi="Arial" w:cs="Arial"/>
          <w:color w:val="222222"/>
          <w:sz w:val="22"/>
          <w:szCs w:val="22"/>
        </w:rPr>
        <w:t>:</w:t>
      </w:r>
      <w:r w:rsidR="00105920">
        <w:rPr>
          <w:rFonts w:ascii="Arial" w:hAnsi="Arial" w:cs="Arial"/>
          <w:color w:val="222222"/>
          <w:sz w:val="22"/>
          <w:szCs w:val="22"/>
        </w:rPr>
        <w:t xml:space="preserve"> </w:t>
      </w:r>
      <w:r w:rsidR="001B6C64">
        <w:rPr>
          <w:rFonts w:ascii="Arial" w:hAnsi="Arial" w:cs="Arial"/>
          <w:color w:val="222222"/>
          <w:sz w:val="22"/>
          <w:szCs w:val="22"/>
        </w:rPr>
        <w:t>Pck018</w:t>
      </w:r>
      <w:r w:rsidR="00EB3DF9">
        <w:rPr>
          <w:rFonts w:ascii="Arial" w:hAnsi="Arial" w:cs="Arial"/>
          <w:color w:val="222222"/>
          <w:sz w:val="22"/>
          <w:szCs w:val="22"/>
        </w:rPr>
        <w:t xml:space="preserve"> </w:t>
      </w:r>
      <w:r w:rsidR="00105920">
        <w:rPr>
          <w:rFonts w:ascii="Arial" w:hAnsi="Arial" w:cs="Arial"/>
          <w:color w:val="222222"/>
          <w:sz w:val="22"/>
          <w:szCs w:val="22"/>
        </w:rPr>
        <w:t>consist</w:t>
      </w:r>
      <w:r w:rsidR="002A3911">
        <w:rPr>
          <w:rFonts w:ascii="Arial" w:hAnsi="Arial" w:cs="Arial"/>
          <w:color w:val="222222"/>
          <w:sz w:val="22"/>
          <w:szCs w:val="22"/>
        </w:rPr>
        <w:t>s</w:t>
      </w:r>
      <w:r w:rsidR="00105920">
        <w:rPr>
          <w:rFonts w:ascii="Arial" w:hAnsi="Arial" w:cs="Arial"/>
          <w:color w:val="222222"/>
          <w:sz w:val="22"/>
          <w:szCs w:val="22"/>
        </w:rPr>
        <w:t xml:space="preserve"> of </w:t>
      </w:r>
      <w:r w:rsidR="002A6066">
        <w:rPr>
          <w:rFonts w:ascii="Arial" w:hAnsi="Arial" w:cs="Arial"/>
          <w:color w:val="222222"/>
          <w:sz w:val="22"/>
          <w:szCs w:val="22"/>
        </w:rPr>
        <w:t xml:space="preserve">mouse </w:t>
      </w:r>
      <w:r w:rsidR="00105920">
        <w:rPr>
          <w:rFonts w:ascii="Arial" w:hAnsi="Arial" w:cs="Arial"/>
          <w:color w:val="222222"/>
          <w:sz w:val="22"/>
          <w:szCs w:val="22"/>
        </w:rPr>
        <w:t xml:space="preserve">MIN6 cells </w:t>
      </w:r>
      <w:r w:rsidR="00535422">
        <w:rPr>
          <w:rFonts w:ascii="Arial" w:hAnsi="Arial" w:cs="Arial"/>
          <w:color w:val="222222"/>
          <w:sz w:val="22"/>
          <w:szCs w:val="22"/>
        </w:rPr>
        <w:t xml:space="preserve">(n=4) </w:t>
      </w:r>
      <w:r w:rsidR="00FD753A">
        <w:rPr>
          <w:rFonts w:ascii="Arial" w:hAnsi="Arial" w:cs="Arial"/>
          <w:color w:val="222222"/>
          <w:sz w:val="22"/>
          <w:szCs w:val="22"/>
        </w:rPr>
        <w:t xml:space="preserve">treated with </w:t>
      </w:r>
      <w:r w:rsidR="00FD753A" w:rsidRPr="00D55C92">
        <w:rPr>
          <w:rFonts w:ascii="Arial" w:hAnsi="Arial" w:cs="Arial"/>
          <w:color w:val="222222"/>
          <w:sz w:val="22"/>
          <w:szCs w:val="22"/>
        </w:rPr>
        <w:t>IL-1β + IFNγ + TNFα</w:t>
      </w:r>
      <w:r w:rsidR="00FD753A">
        <w:rPr>
          <w:rFonts w:ascii="Arial" w:hAnsi="Arial" w:cs="Arial"/>
          <w:color w:val="222222"/>
          <w:sz w:val="22"/>
          <w:szCs w:val="22"/>
        </w:rPr>
        <w:t xml:space="preserve"> for 24 h post</w:t>
      </w:r>
      <w:r w:rsidR="00AB05B5">
        <w:rPr>
          <w:rFonts w:ascii="Arial" w:hAnsi="Arial" w:cs="Arial"/>
          <w:color w:val="222222"/>
          <w:sz w:val="22"/>
          <w:szCs w:val="22"/>
        </w:rPr>
        <w:t>-</w:t>
      </w:r>
      <w:r w:rsidR="003A6D97">
        <w:rPr>
          <w:rFonts w:ascii="Arial" w:hAnsi="Arial" w:cs="Arial"/>
          <w:color w:val="222222"/>
          <w:sz w:val="22"/>
          <w:szCs w:val="22"/>
        </w:rPr>
        <w:t>RNAi</w:t>
      </w:r>
      <w:r w:rsidR="00FD753A">
        <w:rPr>
          <w:rFonts w:ascii="Arial" w:hAnsi="Arial" w:cs="Arial"/>
          <w:color w:val="222222"/>
          <w:sz w:val="22"/>
          <w:szCs w:val="22"/>
        </w:rPr>
        <w:t xml:space="preserve"> treatment targeting</w:t>
      </w:r>
      <w:r w:rsidR="003A6D97">
        <w:rPr>
          <w:rFonts w:ascii="Arial" w:hAnsi="Arial" w:cs="Arial"/>
          <w:color w:val="222222"/>
          <w:sz w:val="22"/>
          <w:szCs w:val="22"/>
        </w:rPr>
        <w:t xml:space="preserve"> </w:t>
      </w:r>
      <w:r w:rsidR="006F0139" w:rsidRPr="006F0139">
        <w:rPr>
          <w:rFonts w:ascii="Arial" w:hAnsi="Arial" w:cs="Arial"/>
          <w:color w:val="222222"/>
          <w:sz w:val="22"/>
          <w:szCs w:val="22"/>
        </w:rPr>
        <w:t>ADP-ribosylhydrolase ARH3</w:t>
      </w:r>
      <w:r w:rsidR="005456F6">
        <w:rPr>
          <w:rFonts w:ascii="Arial" w:hAnsi="Arial" w:cs="Arial"/>
          <w:color w:val="222222"/>
          <w:sz w:val="22"/>
          <w:szCs w:val="22"/>
        </w:rPr>
        <w:t xml:space="preserve"> (</w:t>
      </w:r>
      <w:r w:rsidR="005456F6" w:rsidRPr="005456F6">
        <w:rPr>
          <w:rFonts w:ascii="Arial" w:hAnsi="Arial" w:cs="Arial"/>
          <w:i/>
          <w:iCs/>
          <w:color w:val="222222"/>
          <w:sz w:val="22"/>
          <w:szCs w:val="22"/>
        </w:rPr>
        <w:t>Adprhl2</w:t>
      </w:r>
      <w:r w:rsidR="006F0139">
        <w:rPr>
          <w:rFonts w:ascii="Arial" w:hAnsi="Arial" w:cs="Arial"/>
          <w:color w:val="222222"/>
          <w:sz w:val="22"/>
          <w:szCs w:val="22"/>
        </w:rPr>
        <w:t>)</w:t>
      </w:r>
      <w:r w:rsidR="00B6525A">
        <w:rPr>
          <w:rFonts w:ascii="Arial" w:hAnsi="Arial" w:cs="Arial"/>
          <w:color w:val="222222"/>
          <w:sz w:val="22"/>
          <w:szCs w:val="22"/>
        </w:rPr>
        <w:t xml:space="preserve"> </w:t>
      </w:r>
      <w:r w:rsidR="00B6525A" w:rsidRPr="00B6525A">
        <w:rPr>
          <w:rFonts w:ascii="Arial" w:hAnsi="Arial" w:cs="Arial"/>
          <w:color w:val="222222"/>
          <w:sz w:val="22"/>
          <w:szCs w:val="22"/>
        </w:rPr>
        <w:t>and submitted to proteomics analysis</w:t>
      </w:r>
      <w:r w:rsidR="002442F0" w:rsidRPr="002442F0">
        <w:rPr>
          <w:rFonts w:ascii="Arial" w:hAnsi="Arial" w:cs="Arial"/>
          <w:b/>
          <w:bCs/>
          <w:color w:val="222222"/>
          <w:sz w:val="22"/>
          <w:szCs w:val="22"/>
        </w:rPr>
        <w:t xml:space="preserve"> </w:t>
      </w:r>
      <w:r w:rsidR="002442F0" w:rsidRPr="002442F0">
        <w:rPr>
          <w:rFonts w:ascii="Arial" w:hAnsi="Arial" w:cs="Arial"/>
          <w:color w:val="222222"/>
          <w:sz w:val="22"/>
          <w:szCs w:val="22"/>
        </w:rPr>
        <w:t>(</w:t>
      </w:r>
      <w:r w:rsidR="002442F0" w:rsidRPr="0027627E">
        <w:rPr>
          <w:rFonts w:ascii="Arial" w:hAnsi="Arial" w:cs="Arial"/>
          <w:b/>
          <w:bCs/>
          <w:color w:val="222222"/>
          <w:sz w:val="22"/>
          <w:szCs w:val="22"/>
        </w:rPr>
        <w:t>Table 1</w:t>
      </w:r>
      <w:r w:rsidR="002442F0" w:rsidRPr="002442F0">
        <w:rPr>
          <w:rFonts w:ascii="Arial" w:hAnsi="Arial" w:cs="Arial"/>
          <w:color w:val="222222"/>
          <w:sz w:val="22"/>
          <w:szCs w:val="22"/>
        </w:rPr>
        <w:t>)</w:t>
      </w:r>
      <w:r w:rsidR="00141101">
        <w:rPr>
          <w:rFonts w:ascii="Arial" w:hAnsi="Arial" w:cs="Arial"/>
          <w:color w:val="222222"/>
          <w:sz w:val="22"/>
          <w:szCs w:val="22"/>
        </w:rPr>
        <w:fldChar w:fldCharType="begin">
          <w:fldData xml:space="preserve">PEVuZE5vdGU+PENpdGU+PEF1dGhvcj5Zb3U8L0F1dGhvcj48WWVhcj4yMDI1PC9ZZWFyPjxSZWNO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PEVuZE5vdGU+PENpdGU+PEF1dGhvcj5Zb3U8L0F1dGhvcj48WWVhcj4yMDI1PC9ZZWFyPjxSZWNO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141101">
        <w:rPr>
          <w:rFonts w:ascii="Arial" w:hAnsi="Arial" w:cs="Arial"/>
          <w:color w:val="222222"/>
          <w:sz w:val="22"/>
          <w:szCs w:val="22"/>
        </w:rPr>
      </w:r>
      <w:r w:rsidR="0014110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44</w:t>
      </w:r>
      <w:r w:rsidR="00141101">
        <w:rPr>
          <w:rFonts w:ascii="Arial" w:hAnsi="Arial" w:cs="Arial"/>
          <w:color w:val="222222"/>
          <w:sz w:val="22"/>
          <w:szCs w:val="22"/>
        </w:rPr>
        <w:fldChar w:fldCharType="end"/>
      </w:r>
      <w:r w:rsidR="00ED7CC9">
        <w:rPr>
          <w:rFonts w:ascii="Arial" w:hAnsi="Arial" w:cs="Arial"/>
          <w:color w:val="222222"/>
          <w:sz w:val="22"/>
          <w:szCs w:val="22"/>
        </w:rPr>
        <w:t>.</w:t>
      </w:r>
      <w:r w:rsidR="00320E7C">
        <w:rPr>
          <w:rFonts w:ascii="Arial" w:hAnsi="Arial" w:cs="Arial"/>
          <w:color w:val="222222"/>
          <w:sz w:val="22"/>
          <w:szCs w:val="22"/>
        </w:rPr>
        <w:t xml:space="preserve"> ARH3 is a</w:t>
      </w:r>
      <w:r w:rsidR="00DE547A">
        <w:rPr>
          <w:rFonts w:ascii="Arial" w:hAnsi="Arial" w:cs="Arial"/>
          <w:color w:val="222222"/>
          <w:sz w:val="22"/>
          <w:szCs w:val="22"/>
        </w:rPr>
        <w:t xml:space="preserve"> hydrolase that</w:t>
      </w:r>
      <w:r w:rsidR="00320E7C">
        <w:rPr>
          <w:rFonts w:ascii="Arial" w:hAnsi="Arial" w:cs="Arial"/>
          <w:color w:val="222222"/>
          <w:sz w:val="22"/>
          <w:szCs w:val="22"/>
        </w:rPr>
        <w:t xml:space="preserve"> </w:t>
      </w:r>
      <w:r w:rsidR="00DE547A">
        <w:rPr>
          <w:rFonts w:ascii="Arial" w:hAnsi="Arial" w:cs="Arial"/>
          <w:color w:val="222222"/>
          <w:sz w:val="22"/>
          <w:szCs w:val="22"/>
        </w:rPr>
        <w:t xml:space="preserve">keeps </w:t>
      </w:r>
      <w:r w:rsidR="00812BB1">
        <w:rPr>
          <w:rFonts w:ascii="Arial" w:hAnsi="Arial" w:cs="Arial"/>
          <w:color w:val="222222"/>
          <w:sz w:val="22"/>
          <w:szCs w:val="22"/>
        </w:rPr>
        <w:t xml:space="preserve">cellular </w:t>
      </w:r>
      <w:r w:rsidR="00320E7C">
        <w:rPr>
          <w:rFonts w:ascii="Arial" w:hAnsi="Arial" w:cs="Arial"/>
          <w:color w:val="222222"/>
          <w:sz w:val="22"/>
          <w:szCs w:val="22"/>
        </w:rPr>
        <w:t>ADP</w:t>
      </w:r>
      <w:r w:rsidR="00DE547A">
        <w:rPr>
          <w:rFonts w:ascii="Arial" w:hAnsi="Arial" w:cs="Arial"/>
          <w:color w:val="222222"/>
          <w:sz w:val="22"/>
          <w:szCs w:val="22"/>
        </w:rPr>
        <w:t>-</w:t>
      </w:r>
      <w:r w:rsidR="00320E7C">
        <w:rPr>
          <w:rFonts w:ascii="Arial" w:hAnsi="Arial" w:cs="Arial"/>
          <w:color w:val="222222"/>
          <w:sz w:val="22"/>
          <w:szCs w:val="22"/>
        </w:rPr>
        <w:t>ribosylation</w:t>
      </w:r>
      <w:r w:rsidR="00DE547A">
        <w:rPr>
          <w:rFonts w:ascii="Arial" w:hAnsi="Arial" w:cs="Arial"/>
          <w:color w:val="222222"/>
          <w:sz w:val="22"/>
          <w:szCs w:val="22"/>
        </w:rPr>
        <w:t xml:space="preserve"> </w:t>
      </w:r>
      <w:r w:rsidR="00463A3D">
        <w:rPr>
          <w:rFonts w:ascii="Arial" w:hAnsi="Arial" w:cs="Arial"/>
          <w:color w:val="222222"/>
          <w:sz w:val="22"/>
          <w:szCs w:val="22"/>
        </w:rPr>
        <w:t xml:space="preserve">levels </w:t>
      </w:r>
      <w:r w:rsidR="00C36C7D">
        <w:rPr>
          <w:rFonts w:ascii="Arial" w:hAnsi="Arial" w:cs="Arial"/>
          <w:color w:val="222222"/>
          <w:sz w:val="22"/>
          <w:szCs w:val="22"/>
        </w:rPr>
        <w:t>in check</w:t>
      </w:r>
      <w:r w:rsidR="00545F8A">
        <w:rPr>
          <w:rFonts w:ascii="Arial" w:hAnsi="Arial" w:cs="Arial"/>
          <w:color w:val="222222"/>
          <w:sz w:val="22"/>
          <w:szCs w:val="22"/>
        </w:rPr>
        <w:t xml:space="preserve"> and is regulated by </w:t>
      </w:r>
      <w:r w:rsidR="00812BB1">
        <w:rPr>
          <w:rFonts w:ascii="Arial" w:hAnsi="Arial" w:cs="Arial"/>
          <w:color w:val="222222"/>
          <w:sz w:val="22"/>
          <w:szCs w:val="22"/>
        </w:rPr>
        <w:t xml:space="preserve">omega-3 </w:t>
      </w:r>
      <w:r w:rsidR="00E21321">
        <w:rPr>
          <w:rFonts w:ascii="Arial" w:hAnsi="Arial" w:cs="Arial"/>
          <w:color w:val="222222"/>
          <w:sz w:val="22"/>
          <w:szCs w:val="22"/>
        </w:rPr>
        <w:t xml:space="preserve">fatty acids </w:t>
      </w:r>
      <w:r w:rsidR="00411AD9">
        <w:rPr>
          <w:rFonts w:ascii="Arial" w:hAnsi="Arial" w:cs="Arial"/>
          <w:color w:val="222222"/>
          <w:sz w:val="22"/>
          <w:szCs w:val="22"/>
        </w:rPr>
        <w:t xml:space="preserve">to </w:t>
      </w:r>
      <w:r w:rsidR="0027238F">
        <w:rPr>
          <w:rFonts w:ascii="Arial" w:hAnsi="Arial" w:cs="Arial"/>
          <w:color w:val="222222"/>
          <w:sz w:val="22"/>
          <w:szCs w:val="22"/>
        </w:rPr>
        <w:t>protect β cells from cytokine-induced apoptosis</w:t>
      </w:r>
      <w:r w:rsidR="00812BB1">
        <w:rPr>
          <w:rFonts w:ascii="Arial" w:hAnsi="Arial" w:cs="Arial"/>
          <w:color w:val="222222"/>
          <w:sz w:val="22"/>
          <w:szCs w:val="22"/>
        </w:rPr>
        <w:t>. Therefore,</w:t>
      </w:r>
      <w:r w:rsidR="001E1859">
        <w:rPr>
          <w:rFonts w:ascii="Arial" w:hAnsi="Arial" w:cs="Arial"/>
          <w:color w:val="222222"/>
          <w:sz w:val="22"/>
          <w:szCs w:val="22"/>
        </w:rPr>
        <w:t xml:space="preserve"> this RNAi treatment </w:t>
      </w:r>
      <w:r w:rsidR="006E0911">
        <w:rPr>
          <w:rFonts w:ascii="Arial" w:hAnsi="Arial" w:cs="Arial"/>
          <w:color w:val="222222"/>
          <w:sz w:val="22"/>
          <w:szCs w:val="22"/>
        </w:rPr>
        <w:t xml:space="preserve">was performed to </w:t>
      </w:r>
      <w:r w:rsidR="00335F5E" w:rsidRPr="00335F5E">
        <w:rPr>
          <w:rFonts w:ascii="Arial" w:hAnsi="Arial" w:cs="Arial"/>
          <w:color w:val="222222"/>
          <w:sz w:val="22"/>
          <w:szCs w:val="22"/>
        </w:rPr>
        <w:t xml:space="preserve">further investigate the </w:t>
      </w:r>
      <w:r w:rsidR="000E3E59">
        <w:rPr>
          <w:rFonts w:ascii="Arial" w:hAnsi="Arial" w:cs="Arial"/>
          <w:color w:val="222222"/>
          <w:sz w:val="22"/>
          <w:szCs w:val="22"/>
        </w:rPr>
        <w:t xml:space="preserve">mechanism of </w:t>
      </w:r>
      <w:r w:rsidR="00AF170C">
        <w:rPr>
          <w:rFonts w:ascii="Arial" w:hAnsi="Arial" w:cs="Arial"/>
          <w:color w:val="222222"/>
          <w:sz w:val="22"/>
          <w:szCs w:val="22"/>
        </w:rPr>
        <w:t xml:space="preserve">ARH3-mediated </w:t>
      </w:r>
      <w:r w:rsidR="00335F5E" w:rsidRPr="00335F5E">
        <w:rPr>
          <w:rFonts w:ascii="Arial" w:hAnsi="Arial" w:cs="Arial"/>
          <w:color w:val="222222"/>
          <w:sz w:val="22"/>
          <w:szCs w:val="22"/>
        </w:rPr>
        <w:t>β-cell protection</w:t>
      </w:r>
      <w:r w:rsidR="00335F5E">
        <w:rPr>
          <w:rFonts w:ascii="Arial" w:hAnsi="Arial" w:cs="Arial"/>
          <w:color w:val="222222"/>
          <w:sz w:val="22"/>
          <w:szCs w:val="22"/>
        </w:rPr>
        <w:t>.</w:t>
      </w:r>
    </w:p>
    <w:p w14:paraId="7B557178" w14:textId="1DB98905" w:rsidR="00EB3DF9" w:rsidRDefault="00EB3DF9" w:rsidP="00DA5E08">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Data package</w:t>
      </w:r>
      <w:r w:rsidR="008D7F3F">
        <w:rPr>
          <w:rFonts w:ascii="Arial" w:hAnsi="Arial" w:cs="Arial"/>
          <w:i/>
          <w:iCs/>
          <w:color w:val="222222"/>
          <w:sz w:val="22"/>
          <w:szCs w:val="22"/>
          <w:u w:val="single"/>
        </w:rPr>
        <w:t xml:space="preserve"> </w:t>
      </w:r>
      <w:r>
        <w:rPr>
          <w:rFonts w:ascii="Arial" w:hAnsi="Arial" w:cs="Arial"/>
          <w:i/>
          <w:iCs/>
          <w:color w:val="222222"/>
          <w:sz w:val="22"/>
          <w:szCs w:val="22"/>
          <w:u w:val="single"/>
        </w:rPr>
        <w:t>1</w:t>
      </w:r>
      <w:r w:rsidR="006B1546">
        <w:rPr>
          <w:rFonts w:ascii="Arial" w:hAnsi="Arial" w:cs="Arial"/>
          <w:i/>
          <w:iCs/>
          <w:color w:val="222222"/>
          <w:sz w:val="22"/>
          <w:szCs w:val="22"/>
          <w:u w:val="single"/>
        </w:rPr>
        <w:t>9</w:t>
      </w:r>
      <w:r>
        <w:rPr>
          <w:rFonts w:ascii="Arial" w:hAnsi="Arial" w:cs="Arial"/>
          <w:i/>
          <w:iCs/>
          <w:color w:val="222222"/>
          <w:sz w:val="22"/>
          <w:szCs w:val="22"/>
          <w:u w:val="single"/>
        </w:rPr>
        <w:t xml:space="preserve"> </w:t>
      </w:r>
      <w:r w:rsidRPr="001B6C64">
        <w:rPr>
          <w:rFonts w:ascii="Arial" w:hAnsi="Arial" w:cs="Arial"/>
          <w:color w:val="222222"/>
          <w:sz w:val="22"/>
          <w:szCs w:val="22"/>
        </w:rPr>
        <w:t>(Pck01</w:t>
      </w:r>
      <w:r w:rsidR="006B1546" w:rsidRPr="001B6C64">
        <w:rPr>
          <w:rFonts w:ascii="Arial" w:hAnsi="Arial" w:cs="Arial"/>
          <w:color w:val="222222"/>
          <w:sz w:val="22"/>
          <w:szCs w:val="22"/>
        </w:rPr>
        <w:t>9</w:t>
      </w:r>
      <w:r w:rsidR="001B6C64" w:rsidRPr="001B6C64">
        <w:rPr>
          <w:rFonts w:ascii="Arial" w:hAnsi="Arial" w:cs="Arial"/>
          <w:color w:val="222222"/>
          <w:sz w:val="22"/>
          <w:szCs w:val="22"/>
        </w:rPr>
        <w:t xml:space="preserve"> - https://doi.org/10.25584/3012065</w:t>
      </w:r>
      <w:r w:rsidRPr="001B6C64">
        <w:rPr>
          <w:rFonts w:ascii="Arial" w:hAnsi="Arial" w:cs="Arial"/>
          <w:color w:val="222222"/>
          <w:sz w:val="22"/>
          <w:szCs w:val="22"/>
        </w:rPr>
        <w:t>):</w:t>
      </w:r>
      <w:r>
        <w:rPr>
          <w:rFonts w:ascii="Arial" w:hAnsi="Arial" w:cs="Arial"/>
          <w:color w:val="222222"/>
          <w:sz w:val="22"/>
          <w:szCs w:val="22"/>
        </w:rPr>
        <w:t xml:space="preserve"> </w:t>
      </w:r>
      <w:r w:rsidR="001B6C64">
        <w:rPr>
          <w:rFonts w:ascii="Arial" w:hAnsi="Arial" w:cs="Arial"/>
          <w:color w:val="222222"/>
          <w:sz w:val="22"/>
          <w:szCs w:val="22"/>
        </w:rPr>
        <w:t>Pck019</w:t>
      </w:r>
      <w:r w:rsidR="00470559">
        <w:rPr>
          <w:rFonts w:ascii="Arial" w:hAnsi="Arial" w:cs="Arial"/>
          <w:color w:val="222222"/>
          <w:sz w:val="22"/>
          <w:szCs w:val="22"/>
        </w:rPr>
        <w:t xml:space="preserve"> </w:t>
      </w:r>
      <w:r>
        <w:rPr>
          <w:rFonts w:ascii="Arial" w:hAnsi="Arial" w:cs="Arial"/>
          <w:color w:val="222222"/>
          <w:sz w:val="22"/>
          <w:szCs w:val="22"/>
        </w:rPr>
        <w:t>consist</w:t>
      </w:r>
      <w:r w:rsidR="00470559">
        <w:rPr>
          <w:rFonts w:ascii="Arial" w:hAnsi="Arial" w:cs="Arial"/>
          <w:color w:val="222222"/>
          <w:sz w:val="22"/>
          <w:szCs w:val="22"/>
        </w:rPr>
        <w:t>s</w:t>
      </w:r>
      <w:r>
        <w:rPr>
          <w:rFonts w:ascii="Arial" w:hAnsi="Arial" w:cs="Arial"/>
          <w:color w:val="222222"/>
          <w:sz w:val="22"/>
          <w:szCs w:val="22"/>
        </w:rPr>
        <w:t xml:space="preserve"> of </w:t>
      </w:r>
      <w:r w:rsidR="002A6066">
        <w:rPr>
          <w:rFonts w:ascii="Arial" w:hAnsi="Arial" w:cs="Arial"/>
          <w:color w:val="222222"/>
          <w:sz w:val="22"/>
          <w:szCs w:val="22"/>
        </w:rPr>
        <w:t xml:space="preserve">mouse </w:t>
      </w:r>
      <w:r>
        <w:rPr>
          <w:rFonts w:ascii="Arial" w:hAnsi="Arial" w:cs="Arial"/>
          <w:color w:val="222222"/>
          <w:sz w:val="22"/>
          <w:szCs w:val="22"/>
        </w:rPr>
        <w:t xml:space="preserve">MIN6 cells </w:t>
      </w:r>
      <w:r w:rsidR="00470559">
        <w:rPr>
          <w:rFonts w:ascii="Arial" w:hAnsi="Arial" w:cs="Arial"/>
          <w:color w:val="222222"/>
          <w:sz w:val="22"/>
          <w:szCs w:val="22"/>
        </w:rPr>
        <w:t xml:space="preserve">(n=4) treated with </w:t>
      </w:r>
      <w:r w:rsidR="00470559" w:rsidRPr="00D55C92">
        <w:rPr>
          <w:rFonts w:ascii="Arial" w:hAnsi="Arial" w:cs="Arial"/>
          <w:color w:val="222222"/>
          <w:sz w:val="22"/>
          <w:szCs w:val="22"/>
        </w:rPr>
        <w:t>IL-1β + IFNγ + TNFα</w:t>
      </w:r>
      <w:r w:rsidR="00470559">
        <w:rPr>
          <w:rFonts w:ascii="Arial" w:hAnsi="Arial" w:cs="Arial"/>
          <w:color w:val="222222"/>
          <w:sz w:val="22"/>
          <w:szCs w:val="22"/>
        </w:rPr>
        <w:t xml:space="preserve"> </w:t>
      </w:r>
      <w:r w:rsidR="00953D48">
        <w:rPr>
          <w:rFonts w:ascii="Arial" w:hAnsi="Arial" w:cs="Arial"/>
          <w:color w:val="222222"/>
          <w:sz w:val="22"/>
          <w:szCs w:val="22"/>
        </w:rPr>
        <w:t xml:space="preserve">and </w:t>
      </w:r>
      <w:r w:rsidR="00470559">
        <w:rPr>
          <w:rFonts w:ascii="Arial" w:hAnsi="Arial" w:cs="Arial"/>
          <w:color w:val="222222"/>
          <w:sz w:val="22"/>
          <w:szCs w:val="22"/>
        </w:rPr>
        <w:t xml:space="preserve"> RNAi targeting </w:t>
      </w:r>
      <w:r>
        <w:rPr>
          <w:rFonts w:ascii="Arial" w:hAnsi="Arial" w:cs="Arial"/>
          <w:color w:val="222222"/>
          <w:sz w:val="22"/>
          <w:szCs w:val="22"/>
        </w:rPr>
        <w:t>Poly(ADP)ribosyl polymerase 12</w:t>
      </w:r>
      <w:r w:rsidR="00953D48">
        <w:rPr>
          <w:rFonts w:ascii="Arial" w:hAnsi="Arial" w:cs="Arial"/>
          <w:color w:val="222222"/>
          <w:sz w:val="22"/>
          <w:szCs w:val="22"/>
        </w:rPr>
        <w:t xml:space="preserve"> (</w:t>
      </w:r>
      <w:r w:rsidR="00953D48">
        <w:rPr>
          <w:rFonts w:ascii="Arial" w:hAnsi="Arial" w:cs="Arial"/>
          <w:i/>
          <w:iCs/>
          <w:color w:val="222222"/>
          <w:sz w:val="22"/>
          <w:szCs w:val="22"/>
        </w:rPr>
        <w:t>Parp12</w:t>
      </w:r>
      <w:r>
        <w:rPr>
          <w:rFonts w:ascii="Arial" w:hAnsi="Arial" w:cs="Arial"/>
          <w:color w:val="222222"/>
          <w:sz w:val="22"/>
          <w:szCs w:val="22"/>
        </w:rPr>
        <w:t xml:space="preserve">) </w:t>
      </w:r>
      <w:r w:rsidR="00953D48">
        <w:rPr>
          <w:rFonts w:ascii="Arial" w:hAnsi="Arial" w:cs="Arial"/>
          <w:color w:val="222222"/>
          <w:sz w:val="22"/>
          <w:szCs w:val="22"/>
        </w:rPr>
        <w:t>for 24 h</w:t>
      </w:r>
      <w:r w:rsidR="00B6525A">
        <w:rPr>
          <w:rFonts w:ascii="Arial" w:hAnsi="Arial" w:cs="Arial"/>
          <w:color w:val="222222"/>
          <w:sz w:val="22"/>
          <w:szCs w:val="22"/>
        </w:rPr>
        <w:t xml:space="preserve"> </w:t>
      </w:r>
      <w:r>
        <w:rPr>
          <w:rFonts w:ascii="Arial" w:hAnsi="Arial" w:cs="Arial"/>
          <w:color w:val="222222"/>
          <w:sz w:val="22"/>
          <w:szCs w:val="22"/>
        </w:rPr>
        <w:t>and submitted to proteomic analyses</w:t>
      </w:r>
      <w:r w:rsidR="002442F0">
        <w:rPr>
          <w:rFonts w:ascii="Arial" w:hAnsi="Arial" w:cs="Arial"/>
          <w:color w:val="222222"/>
          <w:sz w:val="22"/>
          <w:szCs w:val="22"/>
        </w:rPr>
        <w:t xml:space="preserve"> </w:t>
      </w:r>
      <w:r w:rsidR="002442F0" w:rsidRPr="002442F0">
        <w:rPr>
          <w:rFonts w:ascii="Arial" w:hAnsi="Arial" w:cs="Arial"/>
          <w:color w:val="222222"/>
          <w:sz w:val="22"/>
          <w:szCs w:val="22"/>
        </w:rPr>
        <w:t>(</w:t>
      </w:r>
      <w:r w:rsidR="002442F0" w:rsidRPr="0027627E">
        <w:rPr>
          <w:rFonts w:ascii="Arial" w:hAnsi="Arial" w:cs="Arial"/>
          <w:b/>
          <w:bCs/>
          <w:color w:val="222222"/>
          <w:sz w:val="22"/>
          <w:szCs w:val="22"/>
        </w:rPr>
        <w:t>Table 1</w:t>
      </w:r>
      <w:r w:rsidR="002442F0" w:rsidRPr="002442F0">
        <w:rPr>
          <w:rFonts w:ascii="Arial" w:hAnsi="Arial" w:cs="Arial"/>
          <w:color w:val="222222"/>
          <w:sz w:val="22"/>
          <w:szCs w:val="22"/>
        </w:rPr>
        <w:t>)</w:t>
      </w:r>
      <w:r>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Pr>
          <w:rFonts w:ascii="Arial" w:hAnsi="Arial" w:cs="Arial"/>
          <w:color w:val="222222"/>
          <w:sz w:val="22"/>
          <w:szCs w:val="22"/>
        </w:rPr>
        <w:fldChar w:fldCharType="end"/>
      </w:r>
      <w:r>
        <w:rPr>
          <w:rFonts w:ascii="Arial" w:hAnsi="Arial" w:cs="Arial"/>
          <w:color w:val="222222"/>
          <w:sz w:val="22"/>
          <w:szCs w:val="22"/>
        </w:rPr>
        <w:t>.</w:t>
      </w:r>
      <w:r w:rsidR="004138F5">
        <w:rPr>
          <w:rFonts w:ascii="Arial" w:hAnsi="Arial" w:cs="Arial"/>
          <w:color w:val="222222"/>
          <w:sz w:val="22"/>
          <w:szCs w:val="22"/>
        </w:rPr>
        <w:t xml:space="preserve"> </w:t>
      </w:r>
      <w:r w:rsidR="00156FC6">
        <w:rPr>
          <w:rFonts w:ascii="Arial" w:hAnsi="Arial" w:cs="Arial"/>
          <w:color w:val="222222"/>
          <w:sz w:val="22"/>
          <w:szCs w:val="22"/>
        </w:rPr>
        <w:t>PARP12 is</w:t>
      </w:r>
      <w:r w:rsidR="00BF22D9">
        <w:rPr>
          <w:rFonts w:ascii="Arial" w:hAnsi="Arial" w:cs="Arial"/>
          <w:color w:val="222222"/>
          <w:sz w:val="22"/>
          <w:szCs w:val="22"/>
        </w:rPr>
        <w:t xml:space="preserve"> an interferon</w:t>
      </w:r>
      <w:r w:rsidR="00CD7E90">
        <w:rPr>
          <w:rFonts w:ascii="Arial" w:hAnsi="Arial" w:cs="Arial"/>
          <w:color w:val="222222"/>
          <w:sz w:val="22"/>
          <w:szCs w:val="22"/>
        </w:rPr>
        <w:t>-</w:t>
      </w:r>
      <w:r w:rsidR="008877FB">
        <w:rPr>
          <w:rFonts w:ascii="Arial" w:hAnsi="Arial" w:cs="Arial"/>
          <w:color w:val="222222"/>
          <w:sz w:val="22"/>
          <w:szCs w:val="22"/>
        </w:rPr>
        <w:t xml:space="preserve">induced </w:t>
      </w:r>
      <w:r w:rsidR="0014760E">
        <w:rPr>
          <w:rFonts w:ascii="Arial" w:hAnsi="Arial" w:cs="Arial"/>
          <w:color w:val="222222"/>
          <w:sz w:val="22"/>
          <w:szCs w:val="22"/>
        </w:rPr>
        <w:t>protein known to target viral RNA to stress granules. I</w:t>
      </w:r>
      <w:r w:rsidR="00CF4A12">
        <w:rPr>
          <w:rFonts w:ascii="Arial" w:hAnsi="Arial" w:cs="Arial"/>
          <w:color w:val="222222"/>
          <w:sz w:val="22"/>
          <w:szCs w:val="22"/>
        </w:rPr>
        <w:t xml:space="preserve">t has been reported to </w:t>
      </w:r>
      <w:r w:rsidR="00D1655A">
        <w:rPr>
          <w:rFonts w:ascii="Arial" w:hAnsi="Arial" w:cs="Arial"/>
          <w:color w:val="222222"/>
          <w:sz w:val="22"/>
          <w:szCs w:val="22"/>
        </w:rPr>
        <w:t>hav</w:t>
      </w:r>
      <w:r w:rsidR="00CF4A12">
        <w:rPr>
          <w:rFonts w:ascii="Arial" w:hAnsi="Arial" w:cs="Arial"/>
          <w:color w:val="222222"/>
          <w:sz w:val="22"/>
          <w:szCs w:val="22"/>
        </w:rPr>
        <w:t>e</w:t>
      </w:r>
      <w:r w:rsidR="00875A40">
        <w:rPr>
          <w:rFonts w:ascii="Arial" w:hAnsi="Arial" w:cs="Arial"/>
          <w:color w:val="222222"/>
          <w:sz w:val="22"/>
          <w:szCs w:val="22"/>
        </w:rPr>
        <w:t xml:space="preserve"> elevated levels in </w:t>
      </w:r>
      <w:r w:rsidR="0079770D" w:rsidRPr="0079770D">
        <w:rPr>
          <w:rFonts w:ascii="Arial" w:hAnsi="Arial" w:cs="Arial"/>
          <w:color w:val="222222"/>
          <w:sz w:val="22"/>
          <w:szCs w:val="22"/>
        </w:rPr>
        <w:t>β cells during T1D development.</w:t>
      </w:r>
      <w:r w:rsidR="00DC48D1">
        <w:rPr>
          <w:rFonts w:ascii="Arial" w:hAnsi="Arial" w:cs="Arial"/>
          <w:color w:val="222222"/>
          <w:sz w:val="22"/>
          <w:szCs w:val="22"/>
        </w:rPr>
        <w:t xml:space="preserve"> </w:t>
      </w:r>
      <w:r w:rsidR="00CE1E34">
        <w:rPr>
          <w:rFonts w:ascii="Arial" w:hAnsi="Arial" w:cs="Arial"/>
          <w:color w:val="222222"/>
          <w:sz w:val="22"/>
          <w:szCs w:val="22"/>
        </w:rPr>
        <w:t>Therefore, the RNAi study design w</w:t>
      </w:r>
      <w:r w:rsidR="00EB4A5B">
        <w:rPr>
          <w:rFonts w:ascii="Arial" w:hAnsi="Arial" w:cs="Arial"/>
          <w:color w:val="222222"/>
          <w:sz w:val="22"/>
          <w:szCs w:val="22"/>
        </w:rPr>
        <w:t xml:space="preserve">as performed to </w:t>
      </w:r>
      <w:r w:rsidR="0072705E">
        <w:rPr>
          <w:rFonts w:ascii="Arial" w:hAnsi="Arial" w:cs="Arial"/>
          <w:color w:val="222222"/>
          <w:sz w:val="22"/>
          <w:szCs w:val="22"/>
        </w:rPr>
        <w:t xml:space="preserve">investigate the role of PARP12 in </w:t>
      </w:r>
      <w:r w:rsidR="004C3078">
        <w:rPr>
          <w:rFonts w:ascii="Arial" w:hAnsi="Arial" w:cs="Arial"/>
          <w:color w:val="222222"/>
          <w:sz w:val="22"/>
          <w:szCs w:val="22"/>
        </w:rPr>
        <w:t xml:space="preserve">inflamed </w:t>
      </w:r>
      <w:r w:rsidR="0072705E" w:rsidRPr="0079770D">
        <w:rPr>
          <w:rFonts w:ascii="Arial" w:hAnsi="Arial" w:cs="Arial"/>
          <w:color w:val="222222"/>
          <w:sz w:val="22"/>
          <w:szCs w:val="22"/>
        </w:rPr>
        <w:t>β cells</w:t>
      </w:r>
      <w:r w:rsidR="000F0E28">
        <w:rPr>
          <w:rFonts w:ascii="Arial" w:hAnsi="Arial" w:cs="Arial"/>
          <w:color w:val="222222"/>
          <w:sz w:val="22"/>
          <w:szCs w:val="22"/>
        </w:rPr>
        <w:t>.</w:t>
      </w:r>
    </w:p>
    <w:p w14:paraId="73748237" w14:textId="536A524C" w:rsidR="00105D1F" w:rsidRPr="00085487" w:rsidRDefault="00105D1F" w:rsidP="00105D1F">
      <w:pPr>
        <w:shd w:val="clear" w:color="auto" w:fill="FFFFFF"/>
        <w:spacing w:before="100" w:beforeAutospacing="1" w:after="100" w:afterAutospacing="1"/>
        <w:jc w:val="both"/>
        <w:rPr>
          <w:rFonts w:ascii="Arial" w:hAnsi="Arial" w:cs="Arial"/>
          <w:color w:val="222222"/>
          <w:sz w:val="22"/>
          <w:szCs w:val="22"/>
        </w:rPr>
      </w:pPr>
      <w:r w:rsidRPr="00AB1C5D">
        <w:rPr>
          <w:rFonts w:ascii="Arial" w:hAnsi="Arial" w:cs="Arial"/>
          <w:i/>
          <w:iCs/>
          <w:color w:val="222222"/>
          <w:sz w:val="22"/>
          <w:szCs w:val="22"/>
          <w:u w:val="single"/>
        </w:rPr>
        <w:t xml:space="preserve">Data </w:t>
      </w:r>
      <w:r>
        <w:rPr>
          <w:rFonts w:ascii="Arial" w:hAnsi="Arial" w:cs="Arial"/>
          <w:i/>
          <w:iCs/>
          <w:color w:val="222222"/>
          <w:sz w:val="22"/>
          <w:szCs w:val="22"/>
          <w:u w:val="single"/>
        </w:rPr>
        <w:t xml:space="preserve">package </w:t>
      </w:r>
      <w:r w:rsidR="006B1546">
        <w:rPr>
          <w:rFonts w:ascii="Arial" w:hAnsi="Arial" w:cs="Arial"/>
          <w:i/>
          <w:iCs/>
          <w:color w:val="222222"/>
          <w:sz w:val="22"/>
          <w:szCs w:val="22"/>
          <w:u w:val="single"/>
        </w:rPr>
        <w:t>20</w:t>
      </w:r>
      <w:r>
        <w:rPr>
          <w:rFonts w:ascii="Arial" w:hAnsi="Arial" w:cs="Arial"/>
          <w:i/>
          <w:iCs/>
          <w:color w:val="222222"/>
          <w:sz w:val="22"/>
          <w:szCs w:val="22"/>
          <w:u w:val="single"/>
        </w:rPr>
        <w:t xml:space="preserve"> </w:t>
      </w:r>
      <w:r w:rsidRPr="001B6C64">
        <w:rPr>
          <w:rFonts w:ascii="Arial" w:hAnsi="Arial" w:cs="Arial"/>
          <w:color w:val="222222"/>
          <w:sz w:val="22"/>
          <w:szCs w:val="22"/>
        </w:rPr>
        <w:t>(Pck0</w:t>
      </w:r>
      <w:r w:rsidR="006B1546" w:rsidRPr="001B6C64">
        <w:rPr>
          <w:rFonts w:ascii="Arial" w:hAnsi="Arial" w:cs="Arial"/>
          <w:color w:val="222222"/>
          <w:sz w:val="22"/>
          <w:szCs w:val="22"/>
        </w:rPr>
        <w:t>20</w:t>
      </w:r>
      <w:r w:rsidR="001B6C64" w:rsidRPr="001B6C64">
        <w:rPr>
          <w:rFonts w:ascii="Arial" w:hAnsi="Arial" w:cs="Arial"/>
          <w:color w:val="222222"/>
          <w:sz w:val="22"/>
          <w:szCs w:val="22"/>
        </w:rPr>
        <w:t xml:space="preserve"> - https://doi.org/10.25584/3012067</w:t>
      </w:r>
      <w:r w:rsidRPr="001B6C64">
        <w:rPr>
          <w:rFonts w:ascii="Arial" w:hAnsi="Arial" w:cs="Arial"/>
          <w:color w:val="222222"/>
          <w:sz w:val="22"/>
          <w:szCs w:val="22"/>
        </w:rPr>
        <w:t>):</w:t>
      </w:r>
      <w:r>
        <w:rPr>
          <w:rFonts w:ascii="Arial" w:hAnsi="Arial" w:cs="Arial"/>
          <w:color w:val="222222"/>
          <w:sz w:val="22"/>
          <w:szCs w:val="22"/>
        </w:rPr>
        <w:t xml:space="preserve"> </w:t>
      </w:r>
      <w:r w:rsidR="001B6C64">
        <w:rPr>
          <w:rFonts w:ascii="Arial" w:hAnsi="Arial" w:cs="Arial"/>
          <w:color w:val="222222"/>
          <w:sz w:val="22"/>
          <w:szCs w:val="22"/>
        </w:rPr>
        <w:t>Pck020</w:t>
      </w:r>
      <w:r>
        <w:rPr>
          <w:rFonts w:ascii="Arial" w:hAnsi="Arial" w:cs="Arial"/>
          <w:color w:val="222222"/>
          <w:sz w:val="22"/>
          <w:szCs w:val="22"/>
        </w:rPr>
        <w:t xml:space="preserve"> consists of </w:t>
      </w:r>
      <w:r w:rsidR="002A6066">
        <w:rPr>
          <w:rFonts w:ascii="Arial" w:hAnsi="Arial" w:cs="Arial"/>
          <w:color w:val="222222"/>
          <w:sz w:val="22"/>
          <w:szCs w:val="22"/>
        </w:rPr>
        <w:t xml:space="preserve">mouse </w:t>
      </w:r>
      <w:r>
        <w:rPr>
          <w:rFonts w:ascii="Arial" w:hAnsi="Arial" w:cs="Arial"/>
          <w:color w:val="222222"/>
          <w:sz w:val="22"/>
          <w:szCs w:val="22"/>
        </w:rPr>
        <w:t>MIN6 cells (n=4) treated with IL-1β + IFNγ + TNFα for 24 h post RNAi targeting 85/88 kDa calcium-independent phospholipase A2 (</w:t>
      </w:r>
      <w:r>
        <w:rPr>
          <w:rFonts w:ascii="Arial" w:hAnsi="Arial" w:cs="Arial"/>
          <w:i/>
          <w:iCs/>
          <w:color w:val="222222"/>
          <w:sz w:val="22"/>
          <w:szCs w:val="22"/>
        </w:rPr>
        <w:t>Pla2g6</w:t>
      </w:r>
      <w:r w:rsidRPr="00B6525A">
        <w:rPr>
          <w:rFonts w:ascii="Arial" w:hAnsi="Arial" w:cs="Arial"/>
          <w:color w:val="222222"/>
          <w:sz w:val="22"/>
          <w:szCs w:val="22"/>
        </w:rPr>
        <w:t>) and submitted to proteomics analysis</w:t>
      </w:r>
      <w:r w:rsidR="002442F0">
        <w:rPr>
          <w:rFonts w:ascii="Arial" w:hAnsi="Arial" w:cs="Arial"/>
          <w:color w:val="222222"/>
          <w:sz w:val="22"/>
          <w:szCs w:val="22"/>
        </w:rPr>
        <w:t xml:space="preserve"> </w:t>
      </w:r>
      <w:r w:rsidR="002442F0" w:rsidRPr="002442F0">
        <w:rPr>
          <w:rFonts w:ascii="Arial" w:hAnsi="Arial" w:cs="Arial"/>
          <w:color w:val="222222"/>
          <w:sz w:val="22"/>
          <w:szCs w:val="22"/>
        </w:rPr>
        <w:t>(</w:t>
      </w:r>
      <w:r w:rsidR="002442F0" w:rsidRPr="0027627E">
        <w:rPr>
          <w:rFonts w:ascii="Arial" w:hAnsi="Arial" w:cs="Arial"/>
          <w:b/>
          <w:bCs/>
          <w:color w:val="222222"/>
          <w:sz w:val="22"/>
          <w:szCs w:val="22"/>
        </w:rPr>
        <w:t>Table 1</w:t>
      </w:r>
      <w:r w:rsidR="002442F0" w:rsidRPr="002442F0">
        <w:rPr>
          <w:rFonts w:ascii="Arial" w:hAnsi="Arial" w:cs="Arial"/>
          <w:color w:val="222222"/>
          <w:sz w:val="22"/>
          <w:szCs w:val="22"/>
        </w:rPr>
        <w:t>)</w:t>
      </w:r>
      <w:r>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w:t>
      </w:r>
      <w:r>
        <w:rPr>
          <w:rFonts w:ascii="Arial" w:hAnsi="Arial" w:cs="Arial"/>
          <w:color w:val="222222"/>
          <w:sz w:val="22"/>
          <w:szCs w:val="22"/>
        </w:rPr>
        <w:fldChar w:fldCharType="end"/>
      </w:r>
      <w:r>
        <w:rPr>
          <w:rFonts w:ascii="Arial" w:hAnsi="Arial" w:cs="Arial"/>
          <w:color w:val="222222"/>
          <w:sz w:val="22"/>
          <w:szCs w:val="22"/>
        </w:rPr>
        <w:t xml:space="preserve">. Pla2g6 </w:t>
      </w:r>
      <w:r>
        <w:rPr>
          <w:rFonts w:ascii="Arial" w:hAnsi="Arial" w:cs="Arial"/>
          <w:color w:val="222222"/>
          <w:sz w:val="22"/>
          <w:szCs w:val="22"/>
        </w:rPr>
        <w:lastRenderedPageBreak/>
        <w:t>is an enzyme that metabolizes phosphatidylcholine</w:t>
      </w:r>
      <w:r w:rsidR="00862405">
        <w:rPr>
          <w:rFonts w:ascii="Arial" w:hAnsi="Arial" w:cs="Arial"/>
          <w:color w:val="222222"/>
          <w:sz w:val="22"/>
          <w:szCs w:val="22"/>
        </w:rPr>
        <w:t xml:space="preserve">, releasing fatty acids such as the </w:t>
      </w:r>
      <w:r>
        <w:rPr>
          <w:rFonts w:ascii="Arial" w:hAnsi="Arial" w:cs="Arial"/>
          <w:color w:val="222222"/>
          <w:sz w:val="22"/>
          <w:szCs w:val="22"/>
        </w:rPr>
        <w:t xml:space="preserve">polyunsaturated fatty acids omega-3 </w:t>
      </w:r>
      <w:r w:rsidR="00862405">
        <w:rPr>
          <w:rFonts w:ascii="Arial" w:hAnsi="Arial" w:cs="Arial"/>
          <w:color w:val="222222"/>
          <w:sz w:val="22"/>
          <w:szCs w:val="22"/>
        </w:rPr>
        <w:t xml:space="preserve">and omega-6 </w:t>
      </w:r>
      <w:r>
        <w:rPr>
          <w:rFonts w:ascii="Arial" w:hAnsi="Arial" w:cs="Arial"/>
          <w:color w:val="222222"/>
          <w:sz w:val="22"/>
          <w:szCs w:val="22"/>
        </w:rPr>
        <w:t xml:space="preserve">fatty. Therefore, this RNAi treatment was performed to determine the mechanism by which omega-3 </w:t>
      </w:r>
      <w:r w:rsidR="000B2B93">
        <w:rPr>
          <w:rFonts w:ascii="Arial" w:hAnsi="Arial" w:cs="Arial"/>
          <w:color w:val="222222"/>
          <w:sz w:val="22"/>
          <w:szCs w:val="22"/>
        </w:rPr>
        <w:t>fatty acids</w:t>
      </w:r>
      <w:r>
        <w:rPr>
          <w:rFonts w:ascii="Arial" w:hAnsi="Arial" w:cs="Arial"/>
          <w:color w:val="222222"/>
          <w:sz w:val="22"/>
          <w:szCs w:val="22"/>
        </w:rPr>
        <w:t xml:space="preserve"> protect cytokine-induced β-cell death.</w:t>
      </w:r>
    </w:p>
    <w:p w14:paraId="7920553F" w14:textId="005582E9" w:rsidR="002265AD" w:rsidRDefault="00780CBD" w:rsidP="00CE5867">
      <w:pPr>
        <w:shd w:val="clear" w:color="auto" w:fill="FFFFFF"/>
        <w:spacing w:before="100" w:beforeAutospacing="1" w:after="100" w:afterAutospacing="1"/>
        <w:jc w:val="both"/>
        <w:rPr>
          <w:ins w:id="72" w:author="Sarkar, Soumyadeep" w:date="2026-05-09T00:27:00Z" w16du:dateUtc="2026-05-09T07:27:00Z"/>
          <w:rFonts w:ascii="Arial" w:hAnsi="Arial" w:cs="Arial"/>
          <w:color w:val="222222"/>
          <w:sz w:val="22"/>
          <w:szCs w:val="22"/>
        </w:rPr>
      </w:pPr>
      <w:r w:rsidRPr="00AB1C5D">
        <w:rPr>
          <w:rFonts w:ascii="Arial" w:hAnsi="Arial" w:cs="Arial"/>
          <w:i/>
          <w:iCs/>
          <w:color w:val="222222"/>
          <w:sz w:val="22"/>
          <w:szCs w:val="22"/>
          <w:u w:val="single"/>
        </w:rPr>
        <w:t xml:space="preserve">Data package </w:t>
      </w:r>
      <w:r>
        <w:rPr>
          <w:rFonts w:ascii="Arial" w:hAnsi="Arial" w:cs="Arial"/>
          <w:i/>
          <w:iCs/>
          <w:color w:val="222222"/>
          <w:sz w:val="22"/>
          <w:szCs w:val="22"/>
          <w:u w:val="single"/>
        </w:rPr>
        <w:t>2</w:t>
      </w:r>
      <w:r w:rsidR="006B1546">
        <w:rPr>
          <w:rFonts w:ascii="Arial" w:hAnsi="Arial" w:cs="Arial"/>
          <w:i/>
          <w:iCs/>
          <w:color w:val="222222"/>
          <w:sz w:val="22"/>
          <w:szCs w:val="22"/>
          <w:u w:val="single"/>
        </w:rPr>
        <w:t>1</w:t>
      </w:r>
      <w:r w:rsidR="00F97A2B">
        <w:rPr>
          <w:rFonts w:ascii="Arial" w:hAnsi="Arial" w:cs="Arial"/>
          <w:i/>
          <w:iCs/>
          <w:color w:val="222222"/>
          <w:sz w:val="22"/>
          <w:szCs w:val="22"/>
          <w:u w:val="single"/>
        </w:rPr>
        <w:t xml:space="preserve"> </w:t>
      </w:r>
      <w:r w:rsidR="00F97A2B" w:rsidRPr="001B6C64">
        <w:rPr>
          <w:rFonts w:ascii="Arial" w:hAnsi="Arial" w:cs="Arial"/>
          <w:color w:val="222222"/>
          <w:sz w:val="22"/>
          <w:szCs w:val="22"/>
        </w:rPr>
        <w:t>(Pck0</w:t>
      </w:r>
      <w:r w:rsidR="001F0D54" w:rsidRPr="001B6C64">
        <w:rPr>
          <w:rFonts w:ascii="Arial" w:hAnsi="Arial" w:cs="Arial"/>
          <w:color w:val="222222"/>
          <w:sz w:val="22"/>
          <w:szCs w:val="22"/>
        </w:rPr>
        <w:t>2</w:t>
      </w:r>
      <w:r w:rsidR="006B1546" w:rsidRPr="001B6C64">
        <w:rPr>
          <w:rFonts w:ascii="Arial" w:hAnsi="Arial" w:cs="Arial"/>
          <w:color w:val="222222"/>
          <w:sz w:val="22"/>
          <w:szCs w:val="22"/>
        </w:rPr>
        <w:t>1</w:t>
      </w:r>
      <w:r w:rsidR="001B6C64" w:rsidRPr="001B6C64">
        <w:rPr>
          <w:rFonts w:ascii="Arial" w:hAnsi="Arial" w:cs="Arial"/>
          <w:color w:val="222222"/>
          <w:sz w:val="22"/>
          <w:szCs w:val="22"/>
        </w:rPr>
        <w:t xml:space="preserve"> - https://doi.org/10.25584/3012068</w:t>
      </w:r>
      <w:r w:rsidR="00F97A2B" w:rsidRPr="001B6C64">
        <w:rPr>
          <w:rFonts w:ascii="Arial" w:hAnsi="Arial" w:cs="Arial"/>
          <w:color w:val="222222"/>
          <w:sz w:val="22"/>
          <w:szCs w:val="22"/>
        </w:rPr>
        <w:t>)</w:t>
      </w:r>
      <w:r w:rsidRPr="001B6C64">
        <w:rPr>
          <w:rFonts w:ascii="Arial" w:hAnsi="Arial" w:cs="Arial"/>
          <w:color w:val="222222"/>
          <w:sz w:val="22"/>
          <w:szCs w:val="22"/>
        </w:rPr>
        <w:t>:</w:t>
      </w:r>
      <w:r w:rsidR="00722923">
        <w:rPr>
          <w:rFonts w:ascii="Arial" w:hAnsi="Arial" w:cs="Arial"/>
          <w:color w:val="222222"/>
          <w:sz w:val="22"/>
          <w:szCs w:val="22"/>
        </w:rPr>
        <w:t xml:space="preserve"> </w:t>
      </w:r>
      <w:r w:rsidR="001B6C64">
        <w:rPr>
          <w:rFonts w:ascii="Arial" w:hAnsi="Arial" w:cs="Arial"/>
          <w:color w:val="222222"/>
          <w:sz w:val="22"/>
          <w:szCs w:val="22"/>
        </w:rPr>
        <w:t>Pck021</w:t>
      </w:r>
      <w:r w:rsidR="00722923">
        <w:rPr>
          <w:rFonts w:ascii="Arial" w:hAnsi="Arial" w:cs="Arial"/>
          <w:color w:val="222222"/>
          <w:sz w:val="22"/>
          <w:szCs w:val="22"/>
        </w:rPr>
        <w:t xml:space="preserve"> </w:t>
      </w:r>
      <w:r>
        <w:rPr>
          <w:rFonts w:ascii="Arial" w:hAnsi="Arial" w:cs="Arial"/>
          <w:color w:val="222222"/>
          <w:sz w:val="22"/>
          <w:szCs w:val="22"/>
        </w:rPr>
        <w:t xml:space="preserve">consists of </w:t>
      </w:r>
      <w:r w:rsidR="002A6066">
        <w:rPr>
          <w:rFonts w:ascii="Arial" w:hAnsi="Arial" w:cs="Arial"/>
          <w:color w:val="222222"/>
          <w:sz w:val="22"/>
          <w:szCs w:val="22"/>
        </w:rPr>
        <w:t xml:space="preserve">mouse </w:t>
      </w:r>
      <w:r>
        <w:rPr>
          <w:rFonts w:ascii="Arial" w:hAnsi="Arial" w:cs="Arial"/>
          <w:color w:val="222222"/>
          <w:sz w:val="22"/>
          <w:szCs w:val="22"/>
        </w:rPr>
        <w:t xml:space="preserve">MIN6 cells treated with </w:t>
      </w:r>
      <w:r w:rsidRPr="00D55C92">
        <w:rPr>
          <w:rFonts w:ascii="Arial" w:hAnsi="Arial" w:cs="Arial"/>
          <w:color w:val="222222"/>
          <w:sz w:val="22"/>
          <w:szCs w:val="22"/>
        </w:rPr>
        <w:t>IL-1β + IFNγ + TNFα</w:t>
      </w:r>
      <w:r w:rsidR="0087724F">
        <w:rPr>
          <w:rFonts w:ascii="Arial" w:hAnsi="Arial" w:cs="Arial"/>
          <w:color w:val="222222"/>
          <w:sz w:val="22"/>
          <w:szCs w:val="22"/>
        </w:rPr>
        <w:t xml:space="preserve"> + palmitate</w:t>
      </w:r>
      <w:r>
        <w:rPr>
          <w:rFonts w:ascii="Arial" w:hAnsi="Arial" w:cs="Arial"/>
          <w:color w:val="222222"/>
          <w:sz w:val="22"/>
          <w:szCs w:val="22"/>
        </w:rPr>
        <w:t xml:space="preserve"> for 24 h and submitted to </w:t>
      </w:r>
      <w:r w:rsidR="0087724F">
        <w:rPr>
          <w:rFonts w:ascii="Arial" w:hAnsi="Arial" w:cs="Arial"/>
          <w:color w:val="222222"/>
          <w:sz w:val="22"/>
          <w:szCs w:val="22"/>
        </w:rPr>
        <w:t>proteomics analysis</w:t>
      </w:r>
      <w:r w:rsidR="005867A3">
        <w:rPr>
          <w:rFonts w:ascii="Arial" w:hAnsi="Arial" w:cs="Arial"/>
          <w:color w:val="222222"/>
          <w:sz w:val="22"/>
          <w:szCs w:val="22"/>
        </w:rPr>
        <w:t>, and the same treatment for 8 h for metabolomics analysis</w:t>
      </w:r>
      <w:r>
        <w:rPr>
          <w:rFonts w:ascii="Arial" w:hAnsi="Arial" w:cs="Arial"/>
          <w:color w:val="222222"/>
          <w:sz w:val="22"/>
          <w:szCs w:val="22"/>
        </w:rPr>
        <w:t xml:space="preserve"> </w:t>
      </w:r>
      <w:r w:rsidRPr="00D244AD">
        <w:rPr>
          <w:rFonts w:ascii="Arial" w:hAnsi="Arial" w:cs="Arial"/>
          <w:color w:val="222222"/>
          <w:sz w:val="22"/>
          <w:szCs w:val="22"/>
        </w:rPr>
        <w:t>(n=</w:t>
      </w:r>
      <w:r w:rsidR="007660BB" w:rsidRPr="00D244AD">
        <w:rPr>
          <w:rFonts w:ascii="Arial" w:hAnsi="Arial" w:cs="Arial"/>
          <w:color w:val="222222"/>
          <w:sz w:val="22"/>
          <w:szCs w:val="22"/>
        </w:rPr>
        <w:t>4</w:t>
      </w:r>
      <w:r w:rsidRPr="00D244AD">
        <w:rPr>
          <w:rFonts w:ascii="Arial" w:hAnsi="Arial" w:cs="Arial"/>
          <w:color w:val="222222"/>
          <w:sz w:val="22"/>
          <w:szCs w:val="22"/>
        </w:rPr>
        <w:t>)</w:t>
      </w:r>
      <w:r>
        <w:rPr>
          <w:rFonts w:ascii="Arial" w:hAnsi="Arial" w:cs="Arial"/>
          <w:color w:val="222222"/>
          <w:sz w:val="22"/>
          <w:szCs w:val="22"/>
        </w:rPr>
        <w:t xml:space="preserve"> (</w:t>
      </w:r>
      <w:r w:rsidRPr="00180C14">
        <w:rPr>
          <w:rFonts w:ascii="Arial" w:hAnsi="Arial" w:cs="Arial"/>
          <w:b/>
          <w:bCs/>
          <w:color w:val="222222"/>
          <w:sz w:val="22"/>
          <w:szCs w:val="22"/>
        </w:rPr>
        <w:t>Table 1</w:t>
      </w:r>
      <w:r>
        <w:rPr>
          <w:rFonts w:ascii="Arial" w:hAnsi="Arial" w:cs="Arial"/>
          <w:color w:val="222222"/>
          <w:sz w:val="22"/>
          <w:szCs w:val="22"/>
        </w:rPr>
        <w:t>)</w:t>
      </w:r>
      <w:ins w:id="73" w:author="Sarkar, Soumyadeep" w:date="2026-05-18T14:23:00Z" w16du:dateUtc="2026-05-18T21:23:00Z">
        <w:r w:rsidR="00FC6158">
          <w:rPr>
            <w:rFonts w:ascii="Arial" w:hAnsi="Arial" w:cs="Arial"/>
            <w:color w:val="222222"/>
            <w:sz w:val="22"/>
            <w:szCs w:val="22"/>
          </w:rPr>
          <w:fldChar w:fldCharType="begin"/>
        </w:r>
        <w:r w:rsidR="00FC6158">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FC6158">
          <w:rPr>
            <w:rFonts w:ascii="Arial" w:hAnsi="Arial" w:cs="Arial"/>
            <w:color w:val="222222"/>
            <w:sz w:val="22"/>
            <w:szCs w:val="22"/>
          </w:rPr>
          <w:fldChar w:fldCharType="separate"/>
        </w:r>
        <w:r w:rsidR="00FC6158" w:rsidRPr="005A4E51">
          <w:rPr>
            <w:rFonts w:ascii="Arial" w:hAnsi="Arial" w:cs="Arial"/>
            <w:noProof/>
            <w:color w:val="222222"/>
            <w:sz w:val="22"/>
            <w:szCs w:val="22"/>
            <w:vertAlign w:val="superscript"/>
          </w:rPr>
          <w:t>33</w:t>
        </w:r>
        <w:r w:rsidR="00FC6158">
          <w:rPr>
            <w:rFonts w:ascii="Arial" w:hAnsi="Arial" w:cs="Arial"/>
            <w:color w:val="222222"/>
            <w:sz w:val="22"/>
            <w:szCs w:val="22"/>
          </w:rPr>
          <w:fldChar w:fldCharType="end"/>
        </w:r>
      </w:ins>
      <w:r>
        <w:rPr>
          <w:rFonts w:ascii="Arial" w:hAnsi="Arial" w:cs="Arial"/>
          <w:color w:val="222222"/>
          <w:sz w:val="22"/>
          <w:szCs w:val="22"/>
        </w:rPr>
        <w:t>.</w:t>
      </w:r>
      <w:r w:rsidR="0087724F">
        <w:rPr>
          <w:rFonts w:ascii="Arial" w:hAnsi="Arial" w:cs="Arial"/>
          <w:color w:val="222222"/>
          <w:sz w:val="22"/>
          <w:szCs w:val="22"/>
        </w:rPr>
        <w:t xml:space="preserve"> This experimental design was </w:t>
      </w:r>
      <w:r w:rsidR="00391618">
        <w:rPr>
          <w:rFonts w:ascii="Arial" w:hAnsi="Arial" w:cs="Arial"/>
          <w:color w:val="222222"/>
          <w:sz w:val="22"/>
          <w:szCs w:val="22"/>
        </w:rPr>
        <w:t xml:space="preserve">set to study </w:t>
      </w:r>
      <w:r w:rsidR="00D244AD">
        <w:rPr>
          <w:rFonts w:ascii="Arial" w:hAnsi="Arial" w:cs="Arial"/>
          <w:color w:val="222222"/>
          <w:sz w:val="22"/>
          <w:szCs w:val="22"/>
        </w:rPr>
        <w:t xml:space="preserve">the </w:t>
      </w:r>
      <w:r w:rsidR="00391618">
        <w:rPr>
          <w:rFonts w:ascii="Arial" w:hAnsi="Arial" w:cs="Arial"/>
          <w:color w:val="222222"/>
          <w:sz w:val="22"/>
          <w:szCs w:val="22"/>
        </w:rPr>
        <w:t>possible roles of free fatty acids</w:t>
      </w:r>
      <w:r w:rsidR="00D244AD">
        <w:rPr>
          <w:rFonts w:ascii="Arial" w:hAnsi="Arial" w:cs="Arial"/>
          <w:color w:val="222222"/>
          <w:sz w:val="22"/>
          <w:szCs w:val="22"/>
        </w:rPr>
        <w:t>,</w:t>
      </w:r>
      <w:r w:rsidR="00391618">
        <w:rPr>
          <w:rFonts w:ascii="Arial" w:hAnsi="Arial" w:cs="Arial"/>
          <w:color w:val="222222"/>
          <w:sz w:val="22"/>
          <w:szCs w:val="22"/>
        </w:rPr>
        <w:t xml:space="preserve"> </w:t>
      </w:r>
      <w:r w:rsidR="00D244AD">
        <w:rPr>
          <w:rFonts w:ascii="Arial" w:hAnsi="Arial" w:cs="Arial"/>
          <w:color w:val="222222"/>
          <w:sz w:val="22"/>
          <w:szCs w:val="22"/>
        </w:rPr>
        <w:t>which</w:t>
      </w:r>
      <w:r w:rsidR="0028006A">
        <w:rPr>
          <w:rFonts w:ascii="Arial" w:hAnsi="Arial" w:cs="Arial"/>
          <w:color w:val="222222"/>
          <w:sz w:val="22"/>
          <w:szCs w:val="22"/>
        </w:rPr>
        <w:t xml:space="preserve"> are increased in circulation</w:t>
      </w:r>
      <w:r w:rsidR="006B7443">
        <w:rPr>
          <w:rFonts w:ascii="Arial" w:hAnsi="Arial" w:cs="Arial"/>
          <w:color w:val="222222"/>
          <w:sz w:val="22"/>
          <w:szCs w:val="22"/>
        </w:rPr>
        <w:t xml:space="preserve"> after seroconversio</w:t>
      </w:r>
      <w:r w:rsidR="00D244AD">
        <w:rPr>
          <w:rFonts w:ascii="Arial" w:hAnsi="Arial" w:cs="Arial"/>
          <w:color w:val="222222"/>
          <w:sz w:val="22"/>
          <w:szCs w:val="22"/>
        </w:rPr>
        <w:t>n</w:t>
      </w:r>
      <w:del w:id="74" w:author="Sarkar, Soumyadeep" w:date="2026-05-18T14:23:00Z" w16du:dateUtc="2026-05-18T21:23:00Z">
        <w:r w:rsidR="009E49C4" w:rsidDel="00FC6158">
          <w:rPr>
            <w:rFonts w:ascii="Arial" w:hAnsi="Arial" w:cs="Arial"/>
            <w:color w:val="222222"/>
            <w:sz w:val="22"/>
            <w:szCs w:val="22"/>
          </w:rPr>
          <w:fldChar w:fldCharType="begin"/>
        </w:r>
        <w:r w:rsidR="00C73936" w:rsidDel="00FC6158">
          <w:rPr>
            <w:rFonts w:ascii="Arial" w:hAnsi="Arial" w:cs="Arial"/>
            <w:color w:val="222222"/>
            <w:sz w:val="22"/>
            <w:szCs w:val="22"/>
          </w:rPr>
          <w:del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delInstrText>
        </w:r>
        <w:r w:rsidR="009E49C4" w:rsidDel="00FC6158">
          <w:rPr>
            <w:rFonts w:ascii="Arial" w:hAnsi="Arial" w:cs="Arial"/>
            <w:color w:val="222222"/>
            <w:sz w:val="22"/>
            <w:szCs w:val="22"/>
          </w:rPr>
          <w:fldChar w:fldCharType="separate"/>
        </w:r>
        <w:r w:rsidR="005A4E51" w:rsidRPr="005A4E51" w:rsidDel="00FC6158">
          <w:rPr>
            <w:rFonts w:ascii="Arial" w:hAnsi="Arial" w:cs="Arial"/>
            <w:noProof/>
            <w:color w:val="222222"/>
            <w:sz w:val="22"/>
            <w:szCs w:val="22"/>
            <w:vertAlign w:val="superscript"/>
          </w:rPr>
          <w:delText>33</w:delText>
        </w:r>
        <w:r w:rsidR="009E49C4" w:rsidDel="00FC6158">
          <w:rPr>
            <w:rFonts w:ascii="Arial" w:hAnsi="Arial" w:cs="Arial"/>
            <w:color w:val="222222"/>
            <w:sz w:val="22"/>
            <w:szCs w:val="22"/>
          </w:rPr>
          <w:fldChar w:fldCharType="end"/>
        </w:r>
      </w:del>
      <w:r w:rsidR="00705CF5">
        <w:rPr>
          <w:rFonts w:ascii="Arial" w:hAnsi="Arial" w:cs="Arial"/>
          <w:color w:val="222222"/>
          <w:sz w:val="22"/>
          <w:szCs w:val="22"/>
        </w:rPr>
        <w:t>.</w:t>
      </w:r>
    </w:p>
    <w:p w14:paraId="1749C1C0" w14:textId="69AD0A89" w:rsidR="006C0DBA" w:rsidRDefault="005F210B" w:rsidP="00CE5867">
      <w:pPr>
        <w:shd w:val="clear" w:color="auto" w:fill="FFFFFF"/>
        <w:spacing w:before="100" w:beforeAutospacing="1" w:after="100" w:afterAutospacing="1"/>
        <w:jc w:val="both"/>
        <w:rPr>
          <w:ins w:id="75" w:author="Sarkar, Soumyadeep" w:date="2026-05-09T00:29:00Z" w16du:dateUtc="2026-05-09T07:29:00Z"/>
          <w:rFonts w:ascii="Arial" w:hAnsi="Arial" w:cs="Arial"/>
          <w:color w:val="222222"/>
          <w:sz w:val="22"/>
          <w:szCs w:val="22"/>
        </w:rPr>
      </w:pPr>
      <w:ins w:id="76" w:author="Sarkar, Soumyadeep" w:date="2026-05-09T00:27:00Z" w16du:dateUtc="2026-05-09T07:27:00Z">
        <w:r w:rsidRPr="00FA59F1">
          <w:rPr>
            <w:rFonts w:ascii="Arial" w:hAnsi="Arial" w:cs="Arial"/>
            <w:i/>
            <w:iCs/>
            <w:color w:val="222222"/>
            <w:sz w:val="22"/>
            <w:szCs w:val="22"/>
            <w:rPrChange w:id="77" w:author="Sarkar, Soumyadeep" w:date="2026-05-09T00:27:00Z" w16du:dateUtc="2026-05-09T07:27:00Z">
              <w:rPr>
                <w:rFonts w:ascii="Arial" w:hAnsi="Arial" w:cs="Arial"/>
                <w:color w:val="222222"/>
                <w:sz w:val="22"/>
                <w:szCs w:val="22"/>
              </w:rPr>
            </w:rPrChange>
          </w:rPr>
          <w:t>Data package 22</w:t>
        </w:r>
        <w:r w:rsidR="00E23308">
          <w:rPr>
            <w:rFonts w:ascii="Arial" w:hAnsi="Arial" w:cs="Arial"/>
            <w:color w:val="222222"/>
            <w:sz w:val="22"/>
            <w:szCs w:val="22"/>
          </w:rPr>
          <w:t xml:space="preserve"> (Pck022</w:t>
        </w:r>
        <w:r w:rsidR="00FA59F1">
          <w:rPr>
            <w:rFonts w:ascii="Arial" w:hAnsi="Arial" w:cs="Arial"/>
            <w:color w:val="222222"/>
            <w:sz w:val="22"/>
            <w:szCs w:val="22"/>
          </w:rPr>
          <w:t xml:space="preserve"> -): Pck022 consists of </w:t>
        </w:r>
      </w:ins>
      <w:ins w:id="78" w:author="Sarkar, Soumyadeep" w:date="2026-05-12T15:12:00Z" w16du:dateUtc="2026-05-12T22:12:00Z">
        <w:r w:rsidR="00312828">
          <w:rPr>
            <w:rFonts w:ascii="Arial" w:hAnsi="Arial" w:cs="Arial"/>
            <w:color w:val="222222"/>
            <w:sz w:val="22"/>
            <w:szCs w:val="22"/>
          </w:rPr>
          <w:t>single-cell</w:t>
        </w:r>
      </w:ins>
      <w:ins w:id="79" w:author="Sarkar, Soumyadeep" w:date="2026-05-12T15:11:00Z" w16du:dateUtc="2026-05-12T22:11:00Z">
        <w:r w:rsidR="00312828">
          <w:rPr>
            <w:rFonts w:ascii="Arial" w:hAnsi="Arial" w:cs="Arial"/>
            <w:color w:val="222222"/>
            <w:sz w:val="22"/>
            <w:szCs w:val="22"/>
          </w:rPr>
          <w:t xml:space="preserve"> d</w:t>
        </w:r>
      </w:ins>
      <w:ins w:id="80" w:author="Sarkar, Soumyadeep" w:date="2026-05-12T15:12:00Z" w16du:dateUtc="2026-05-12T22:12:00Z">
        <w:r w:rsidR="00312828">
          <w:rPr>
            <w:rFonts w:ascii="Arial" w:hAnsi="Arial" w:cs="Arial"/>
            <w:color w:val="222222"/>
            <w:sz w:val="22"/>
            <w:szCs w:val="22"/>
          </w:rPr>
          <w:t>atasets</w:t>
        </w:r>
        <w:r w:rsidR="001311CB">
          <w:rPr>
            <w:rFonts w:ascii="Arial" w:hAnsi="Arial" w:cs="Arial"/>
            <w:color w:val="222222"/>
            <w:sz w:val="22"/>
            <w:szCs w:val="22"/>
          </w:rPr>
          <w:t xml:space="preserve"> from</w:t>
        </w:r>
        <w:r w:rsidR="00312828">
          <w:rPr>
            <w:rFonts w:ascii="Arial" w:hAnsi="Arial" w:cs="Arial"/>
            <w:color w:val="222222"/>
            <w:sz w:val="22"/>
            <w:szCs w:val="22"/>
          </w:rPr>
          <w:t xml:space="preserve"> </w:t>
        </w:r>
      </w:ins>
      <w:ins w:id="81" w:author="Sarkar, Soumyadeep" w:date="2026-05-09T00:28:00Z" w16du:dateUtc="2026-05-09T07:28:00Z">
        <w:r w:rsidR="00182157">
          <w:rPr>
            <w:rFonts w:ascii="Arial" w:hAnsi="Arial" w:cs="Arial"/>
            <w:color w:val="222222"/>
            <w:sz w:val="22"/>
            <w:szCs w:val="22"/>
          </w:rPr>
          <w:t>isolated</w:t>
        </w:r>
      </w:ins>
      <w:ins w:id="82" w:author="Sarkar, Soumyadeep" w:date="2026-05-09T00:27:00Z" w16du:dateUtc="2026-05-09T07:27:00Z">
        <w:r w:rsidR="00FA59F1">
          <w:rPr>
            <w:rFonts w:ascii="Arial" w:hAnsi="Arial" w:cs="Arial"/>
            <w:color w:val="222222"/>
            <w:sz w:val="22"/>
            <w:szCs w:val="22"/>
          </w:rPr>
          <w:t xml:space="preserve"> </w:t>
        </w:r>
      </w:ins>
      <w:ins w:id="83" w:author="Sarkar, Soumyadeep" w:date="2026-05-09T00:31:00Z" w16du:dateUtc="2026-05-09T07:31:00Z">
        <w:r w:rsidR="005E0719">
          <w:rPr>
            <w:rFonts w:ascii="Arial" w:hAnsi="Arial" w:cs="Arial"/>
            <w:color w:val="222222"/>
            <w:sz w:val="22"/>
            <w:szCs w:val="22"/>
          </w:rPr>
          <w:t xml:space="preserve">pancreatic </w:t>
        </w:r>
      </w:ins>
      <w:ins w:id="84" w:author="Sarkar, Soumyadeep" w:date="2026-05-09T00:27:00Z" w16du:dateUtc="2026-05-09T07:27:00Z">
        <w:r w:rsidR="006A541C">
          <w:rPr>
            <w:rFonts w:ascii="Arial" w:hAnsi="Arial" w:cs="Arial"/>
            <w:color w:val="222222"/>
            <w:sz w:val="22"/>
            <w:szCs w:val="22"/>
          </w:rPr>
          <w:t>islet</w:t>
        </w:r>
      </w:ins>
      <w:ins w:id="85" w:author="Sarkar, Soumyadeep" w:date="2026-05-09T00:28:00Z" w16du:dateUtc="2026-05-09T07:28:00Z">
        <w:r w:rsidR="00182157">
          <w:rPr>
            <w:rFonts w:ascii="Arial" w:hAnsi="Arial" w:cs="Arial"/>
            <w:color w:val="222222"/>
            <w:sz w:val="22"/>
            <w:szCs w:val="22"/>
          </w:rPr>
          <w:t xml:space="preserve">s </w:t>
        </w:r>
      </w:ins>
      <w:ins w:id="86" w:author="Sarkar, Soumyadeep" w:date="2026-05-11T13:54:00Z" w16du:dateUtc="2026-05-11T20:54:00Z">
        <w:r w:rsidR="00F66E36">
          <w:rPr>
            <w:rFonts w:ascii="Arial" w:hAnsi="Arial" w:cs="Arial"/>
            <w:color w:val="222222"/>
            <w:sz w:val="22"/>
            <w:szCs w:val="22"/>
          </w:rPr>
          <w:t xml:space="preserve">from </w:t>
        </w:r>
        <w:r w:rsidR="001A5AA6">
          <w:rPr>
            <w:rFonts w:ascii="Arial" w:hAnsi="Arial" w:cs="Arial"/>
            <w:color w:val="222222"/>
            <w:sz w:val="22"/>
            <w:szCs w:val="22"/>
          </w:rPr>
          <w:t xml:space="preserve">adult </w:t>
        </w:r>
        <w:r w:rsidR="001A5AA6" w:rsidRPr="00966ECD">
          <w:rPr>
            <w:rFonts w:ascii="Arial" w:hAnsi="Arial" w:cs="Arial"/>
            <w:color w:val="222222"/>
            <w:sz w:val="22"/>
            <w:szCs w:val="22"/>
          </w:rPr>
          <w:t xml:space="preserve">male </w:t>
        </w:r>
        <w:r w:rsidR="0055166A" w:rsidRPr="00966ECD">
          <w:rPr>
            <w:rFonts w:ascii="Arial" w:hAnsi="Arial" w:cs="Arial"/>
            <w:sz w:val="22"/>
            <w:szCs w:val="22"/>
            <w:rPrChange w:id="87" w:author="Sarkar, Soumyadeep" w:date="2026-05-18T14:24:00Z" w16du:dateUtc="2026-05-18T21:24:00Z">
              <w:rPr/>
            </w:rPrChange>
          </w:rPr>
          <w:t>C57BL6/J mice</w:t>
        </w:r>
        <w:r w:rsidR="0055166A">
          <w:t xml:space="preserve"> </w:t>
        </w:r>
      </w:ins>
      <w:ins w:id="88" w:author="Sarkar, Soumyadeep" w:date="2026-05-09T00:28:00Z" w16du:dateUtc="2026-05-09T07:28:00Z">
        <w:r w:rsidR="00182157">
          <w:rPr>
            <w:rFonts w:ascii="Arial" w:hAnsi="Arial" w:cs="Arial"/>
            <w:color w:val="222222"/>
            <w:sz w:val="22"/>
            <w:szCs w:val="22"/>
          </w:rPr>
          <w:t xml:space="preserve">treated with </w:t>
        </w:r>
        <w:r w:rsidR="00311B19" w:rsidRPr="00D55C92">
          <w:rPr>
            <w:rFonts w:ascii="Arial" w:hAnsi="Arial" w:cs="Arial"/>
            <w:color w:val="222222"/>
            <w:sz w:val="22"/>
            <w:szCs w:val="22"/>
          </w:rPr>
          <w:t>IL-1β</w:t>
        </w:r>
        <w:r w:rsidR="00311B19">
          <w:rPr>
            <w:rFonts w:ascii="Arial" w:hAnsi="Arial" w:cs="Arial"/>
            <w:color w:val="222222"/>
            <w:sz w:val="22"/>
            <w:szCs w:val="22"/>
          </w:rPr>
          <w:t>,</w:t>
        </w:r>
        <w:r w:rsidR="00311B19" w:rsidRPr="00D55C92">
          <w:rPr>
            <w:rFonts w:ascii="Arial" w:hAnsi="Arial" w:cs="Arial"/>
            <w:color w:val="222222"/>
            <w:sz w:val="22"/>
            <w:szCs w:val="22"/>
          </w:rPr>
          <w:t> IFNγ</w:t>
        </w:r>
        <w:r w:rsidR="00311B19">
          <w:rPr>
            <w:rFonts w:ascii="Arial" w:hAnsi="Arial" w:cs="Arial"/>
            <w:color w:val="222222"/>
            <w:sz w:val="22"/>
            <w:szCs w:val="22"/>
          </w:rPr>
          <w:t xml:space="preserve"> or </w:t>
        </w:r>
      </w:ins>
      <w:ins w:id="89" w:author="Sarkar, Soumyadeep" w:date="2026-05-09T00:29:00Z" w16du:dateUtc="2026-05-09T07:29:00Z">
        <w:r w:rsidR="00D819A9" w:rsidRPr="00D55C92">
          <w:rPr>
            <w:rFonts w:ascii="Arial" w:hAnsi="Arial" w:cs="Arial"/>
            <w:color w:val="222222"/>
            <w:sz w:val="22"/>
            <w:szCs w:val="22"/>
          </w:rPr>
          <w:t>IL-1β + IFNγ </w:t>
        </w:r>
        <w:r w:rsidR="00D819A9">
          <w:rPr>
            <w:rFonts w:ascii="Arial" w:hAnsi="Arial" w:cs="Arial"/>
            <w:color w:val="222222"/>
            <w:sz w:val="22"/>
            <w:szCs w:val="22"/>
          </w:rPr>
          <w:t xml:space="preserve">for 6 h and </w:t>
        </w:r>
        <w:r w:rsidR="00580552">
          <w:rPr>
            <w:rFonts w:ascii="Arial" w:hAnsi="Arial" w:cs="Arial"/>
            <w:color w:val="222222"/>
            <w:sz w:val="22"/>
            <w:szCs w:val="22"/>
          </w:rPr>
          <w:t xml:space="preserve">submitted for </w:t>
        </w:r>
        <w:r w:rsidR="00BB1E86">
          <w:rPr>
            <w:rFonts w:ascii="Arial" w:hAnsi="Arial" w:cs="Arial"/>
            <w:color w:val="222222"/>
            <w:sz w:val="22"/>
            <w:szCs w:val="22"/>
          </w:rPr>
          <w:t>scRNA-seq</w:t>
        </w:r>
      </w:ins>
      <w:ins w:id="90" w:author="Sarkar, Soumyadeep" w:date="2026-05-18T14:23:00Z" w16du:dateUtc="2026-05-18T21:23:00Z">
        <w:r w:rsidR="00966ECD">
          <w:rPr>
            <w:rFonts w:ascii="Arial" w:hAnsi="Arial" w:cs="Arial"/>
            <w:color w:val="222222"/>
            <w:sz w:val="22"/>
            <w:szCs w:val="22"/>
          </w:rPr>
          <w:t xml:space="preserve"> (</w:t>
        </w:r>
        <w:r w:rsidR="00966ECD" w:rsidRPr="00180C14">
          <w:rPr>
            <w:rFonts w:ascii="Arial" w:hAnsi="Arial" w:cs="Arial"/>
            <w:b/>
            <w:bCs/>
            <w:color w:val="222222"/>
            <w:sz w:val="22"/>
            <w:szCs w:val="22"/>
          </w:rPr>
          <w:t>Table 1</w:t>
        </w:r>
        <w:r w:rsidR="00966ECD">
          <w:rPr>
            <w:rFonts w:ascii="Arial" w:hAnsi="Arial" w:cs="Arial"/>
            <w:color w:val="222222"/>
            <w:sz w:val="22"/>
            <w:szCs w:val="22"/>
          </w:rPr>
          <w:t>)</w:t>
        </w:r>
      </w:ins>
      <w:r w:rsidR="00C73936">
        <w:rPr>
          <w:rFonts w:ascii="Arial" w:hAnsi="Arial" w:cs="Arial"/>
          <w:color w:val="222222"/>
          <w:sz w:val="22"/>
          <w:szCs w:val="22"/>
        </w:rPr>
        <w:fldChar w:fldCharType="begin">
          <w:fldData xml:space="preserve">PEVuZE5vdGU+PENpdGU+PEF1dGhvcj5TdGFuY2lsbDwvQXV0aG9yPjxZZWFyPjIwMjE8L1llYXI+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PEVuZE5vdGU+PENpdGU+PEF1dGhvcj5TdGFuY2lsbDwvQXV0aG9yPjxZZWFyPjIwMjE8L1llYXI+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C73936">
        <w:rPr>
          <w:rFonts w:ascii="Arial" w:hAnsi="Arial" w:cs="Arial"/>
          <w:color w:val="222222"/>
          <w:sz w:val="22"/>
          <w:szCs w:val="22"/>
        </w:rPr>
      </w:r>
      <w:r w:rsidR="00C73936">
        <w:rPr>
          <w:rFonts w:ascii="Arial" w:hAnsi="Arial" w:cs="Arial"/>
          <w:color w:val="222222"/>
          <w:sz w:val="22"/>
          <w:szCs w:val="22"/>
        </w:rPr>
        <w:fldChar w:fldCharType="separate"/>
      </w:r>
      <w:r w:rsidR="00C73936" w:rsidRPr="00C73936">
        <w:rPr>
          <w:rFonts w:ascii="Arial" w:hAnsi="Arial" w:cs="Arial"/>
          <w:noProof/>
          <w:color w:val="222222"/>
          <w:sz w:val="22"/>
          <w:szCs w:val="22"/>
          <w:vertAlign w:val="superscript"/>
        </w:rPr>
        <w:t>46</w:t>
      </w:r>
      <w:r w:rsidR="00C73936">
        <w:rPr>
          <w:rFonts w:ascii="Arial" w:hAnsi="Arial" w:cs="Arial"/>
          <w:color w:val="222222"/>
          <w:sz w:val="22"/>
          <w:szCs w:val="22"/>
        </w:rPr>
        <w:fldChar w:fldCharType="end"/>
      </w:r>
      <w:ins w:id="91" w:author="Sarkar, Soumyadeep" w:date="2026-05-09T00:30:00Z" w16du:dateUtc="2026-05-09T07:30:00Z">
        <w:r w:rsidR="00BB1E86">
          <w:rPr>
            <w:rFonts w:ascii="Arial" w:hAnsi="Arial" w:cs="Arial"/>
            <w:color w:val="222222"/>
            <w:sz w:val="22"/>
            <w:szCs w:val="22"/>
          </w:rPr>
          <w:t>.</w:t>
        </w:r>
      </w:ins>
    </w:p>
    <w:p w14:paraId="5AC94C29" w14:textId="2EE41630" w:rsidR="00BB1E86" w:rsidRDefault="00BB1E86" w:rsidP="3701BABE">
      <w:pPr>
        <w:shd w:val="clear" w:color="auto" w:fill="FFFFFF" w:themeFill="background1"/>
        <w:spacing w:before="100" w:beforeAutospacing="1" w:after="100" w:afterAutospacing="1"/>
        <w:jc w:val="both"/>
        <w:rPr>
          <w:ins w:id="92" w:author="Sarkar, Soumyadeep" w:date="2026-05-09T00:29:00Z" w16du:dateUtc="2026-05-09T07:29:00Z"/>
          <w:rFonts w:ascii="Arial" w:hAnsi="Arial" w:cs="Arial"/>
          <w:color w:val="222222"/>
          <w:sz w:val="22"/>
          <w:szCs w:val="22"/>
        </w:rPr>
      </w:pPr>
      <w:ins w:id="93" w:author="Sarkar, Soumyadeep" w:date="2026-05-09T00:29:00Z" w16du:dateUtc="2026-05-09T07:29:00Z">
        <w:r w:rsidRPr="3701BABE">
          <w:rPr>
            <w:rFonts w:ascii="Arial" w:hAnsi="Arial" w:cs="Arial"/>
            <w:i/>
            <w:color w:val="222222"/>
            <w:sz w:val="22"/>
            <w:szCs w:val="22"/>
          </w:rPr>
          <w:t>Data package 23</w:t>
        </w:r>
        <w:r w:rsidRPr="3701BABE">
          <w:rPr>
            <w:rFonts w:ascii="Arial" w:hAnsi="Arial" w:cs="Arial"/>
            <w:color w:val="222222"/>
            <w:sz w:val="22"/>
            <w:szCs w:val="22"/>
          </w:rPr>
          <w:t xml:space="preserve"> (Pck023 -): Pck02</w:t>
        </w:r>
      </w:ins>
      <w:ins w:id="94" w:author="Sarkar, Soumyadeep" w:date="2026-05-09T00:30:00Z" w16du:dateUtc="2026-05-09T07:30:00Z">
        <w:r w:rsidRPr="3701BABE">
          <w:rPr>
            <w:rFonts w:ascii="Arial" w:hAnsi="Arial" w:cs="Arial"/>
            <w:color w:val="222222"/>
            <w:sz w:val="22"/>
            <w:szCs w:val="22"/>
          </w:rPr>
          <w:t>3</w:t>
        </w:r>
      </w:ins>
      <w:ins w:id="95" w:author="Sarkar, Soumyadeep" w:date="2026-05-09T00:29:00Z" w16du:dateUtc="2026-05-09T07:29:00Z">
        <w:r w:rsidRPr="3701BABE">
          <w:rPr>
            <w:rFonts w:ascii="Arial" w:hAnsi="Arial" w:cs="Arial"/>
            <w:color w:val="222222"/>
            <w:sz w:val="22"/>
            <w:szCs w:val="22"/>
          </w:rPr>
          <w:t xml:space="preserve"> consists of </w:t>
        </w:r>
      </w:ins>
      <w:ins w:id="96" w:author="Sarkar, Soumyadeep" w:date="2026-05-12T15:12:00Z" w16du:dateUtc="2026-05-12T22:12:00Z">
        <w:r w:rsidR="00312828">
          <w:rPr>
            <w:rFonts w:ascii="Arial" w:hAnsi="Arial" w:cs="Arial"/>
            <w:color w:val="222222"/>
            <w:sz w:val="22"/>
            <w:szCs w:val="22"/>
          </w:rPr>
          <w:t xml:space="preserve">single-cell datasets </w:t>
        </w:r>
        <w:r w:rsidR="001311CB">
          <w:rPr>
            <w:rFonts w:ascii="Arial" w:hAnsi="Arial" w:cs="Arial"/>
            <w:color w:val="222222"/>
            <w:sz w:val="22"/>
            <w:szCs w:val="22"/>
          </w:rPr>
          <w:t xml:space="preserve">from </w:t>
        </w:r>
      </w:ins>
      <w:ins w:id="97" w:author="Sarkar, Soumyadeep" w:date="2026-05-09T00:29:00Z" w16du:dateUtc="2026-05-09T07:29:00Z">
        <w:r w:rsidRPr="3701BABE">
          <w:rPr>
            <w:rFonts w:ascii="Arial" w:hAnsi="Arial" w:cs="Arial"/>
            <w:color w:val="222222"/>
            <w:sz w:val="22"/>
            <w:szCs w:val="22"/>
          </w:rPr>
          <w:t xml:space="preserve">isolated </w:t>
        </w:r>
      </w:ins>
      <w:ins w:id="98" w:author="Sarkar, Soumyadeep" w:date="2026-05-09T00:31:00Z" w16du:dateUtc="2026-05-09T07:31:00Z">
        <w:r w:rsidR="005E0719" w:rsidRPr="3701BABE">
          <w:rPr>
            <w:rFonts w:ascii="Arial" w:hAnsi="Arial" w:cs="Arial"/>
            <w:color w:val="222222"/>
            <w:sz w:val="22"/>
            <w:szCs w:val="22"/>
          </w:rPr>
          <w:t xml:space="preserve">pancreatic </w:t>
        </w:r>
      </w:ins>
      <w:ins w:id="99" w:author="Sarkar, Soumyadeep" w:date="2026-05-09T00:29:00Z" w16du:dateUtc="2026-05-09T07:29:00Z">
        <w:r w:rsidRPr="3701BABE">
          <w:rPr>
            <w:rFonts w:ascii="Arial" w:hAnsi="Arial" w:cs="Arial"/>
            <w:color w:val="222222"/>
            <w:sz w:val="22"/>
            <w:szCs w:val="22"/>
          </w:rPr>
          <w:t xml:space="preserve">islets </w:t>
        </w:r>
      </w:ins>
      <w:ins w:id="100" w:author="Sarkar, Soumyadeep" w:date="2026-05-11T13:54:00Z" w16du:dateUtc="2026-05-11T20:54:00Z">
        <w:r w:rsidR="0055166A" w:rsidRPr="3701BABE">
          <w:rPr>
            <w:rFonts w:ascii="Arial" w:hAnsi="Arial" w:cs="Arial"/>
            <w:color w:val="222222"/>
            <w:sz w:val="22"/>
            <w:szCs w:val="22"/>
          </w:rPr>
          <w:t xml:space="preserve">from adult </w:t>
        </w:r>
        <w:r w:rsidR="0055166A" w:rsidRPr="00C73936">
          <w:rPr>
            <w:rFonts w:ascii="Arial" w:hAnsi="Arial" w:cs="Arial"/>
            <w:color w:val="222222"/>
            <w:sz w:val="22"/>
            <w:szCs w:val="22"/>
          </w:rPr>
          <w:t xml:space="preserve">male </w:t>
        </w:r>
        <w:r w:rsidR="0055166A" w:rsidRPr="00C73936">
          <w:rPr>
            <w:rFonts w:ascii="Arial" w:hAnsi="Arial" w:cs="Arial"/>
            <w:sz w:val="22"/>
            <w:szCs w:val="22"/>
            <w:rPrChange w:id="101" w:author="Sarkar, Soumyadeep" w:date="2026-05-18T14:19:00Z" w16du:dateUtc="2026-05-18T21:19:00Z">
              <w:rPr/>
            </w:rPrChange>
          </w:rPr>
          <w:t>C57BL6/J</w:t>
        </w:r>
        <w:r w:rsidR="0055166A">
          <w:t xml:space="preserve"> </w:t>
        </w:r>
        <w:r w:rsidR="0055166A" w:rsidRPr="00C73936">
          <w:rPr>
            <w:rFonts w:ascii="Arial" w:hAnsi="Arial" w:cs="Arial"/>
            <w:sz w:val="22"/>
            <w:szCs w:val="22"/>
            <w:rPrChange w:id="102" w:author="Sarkar, Soumyadeep" w:date="2026-05-18T14:19:00Z" w16du:dateUtc="2026-05-18T21:19:00Z">
              <w:rPr/>
            </w:rPrChange>
          </w:rPr>
          <w:t>mice</w:t>
        </w:r>
        <w:r w:rsidR="0055166A" w:rsidRPr="3701BABE">
          <w:rPr>
            <w:rFonts w:ascii="Arial" w:hAnsi="Arial" w:cs="Arial"/>
            <w:color w:val="222222"/>
            <w:sz w:val="22"/>
            <w:szCs w:val="22"/>
          </w:rPr>
          <w:t xml:space="preserve"> </w:t>
        </w:r>
      </w:ins>
      <w:ins w:id="103" w:author="Sarkar, Soumyadeep" w:date="2026-05-09T00:29:00Z" w16du:dateUtc="2026-05-09T07:29:00Z">
        <w:r w:rsidRPr="3701BABE">
          <w:rPr>
            <w:rFonts w:ascii="Arial" w:hAnsi="Arial" w:cs="Arial"/>
            <w:color w:val="222222"/>
            <w:sz w:val="22"/>
            <w:szCs w:val="22"/>
          </w:rPr>
          <w:t>treated with IL-1β + IFNγ</w:t>
        </w:r>
      </w:ins>
      <w:ins w:id="104" w:author="Sarkar, Soumyadeep" w:date="2026-05-09T00:30:00Z" w16du:dateUtc="2026-05-09T07:30:00Z">
        <w:r w:rsidRPr="3701BABE">
          <w:rPr>
            <w:rFonts w:ascii="Arial" w:hAnsi="Arial" w:cs="Arial"/>
            <w:color w:val="222222"/>
            <w:sz w:val="22"/>
            <w:szCs w:val="22"/>
          </w:rPr>
          <w:t>, IL-1β + IFNγ + NMMA</w:t>
        </w:r>
      </w:ins>
      <w:ins w:id="105" w:author="Sarkar, Soumyadeep" w:date="2026-05-18T14:21:00Z" w16du:dateUtc="2026-05-18T21:21:00Z">
        <w:r w:rsidR="00F557C5">
          <w:rPr>
            <w:rFonts w:ascii="Arial" w:hAnsi="Arial" w:cs="Arial"/>
            <w:color w:val="222222"/>
            <w:sz w:val="22"/>
            <w:szCs w:val="22"/>
          </w:rPr>
          <w:t>,</w:t>
        </w:r>
      </w:ins>
      <w:ins w:id="106" w:author="Sarkar, Soumyadeep" w:date="2026-05-09T00:30:00Z" w16du:dateUtc="2026-05-09T07:30:00Z">
        <w:r w:rsidRPr="3701BABE">
          <w:rPr>
            <w:rFonts w:ascii="Arial" w:hAnsi="Arial" w:cs="Arial"/>
            <w:color w:val="222222"/>
            <w:sz w:val="22"/>
            <w:szCs w:val="22"/>
          </w:rPr>
          <w:t xml:space="preserve"> or NMMA alone </w:t>
        </w:r>
      </w:ins>
      <w:ins w:id="107" w:author="Sarkar, Soumyadeep" w:date="2026-05-09T00:29:00Z" w16du:dateUtc="2026-05-09T07:29:00Z">
        <w:r w:rsidRPr="3701BABE">
          <w:rPr>
            <w:rFonts w:ascii="Arial" w:hAnsi="Arial" w:cs="Arial"/>
            <w:color w:val="222222"/>
            <w:sz w:val="22"/>
            <w:szCs w:val="22"/>
          </w:rPr>
          <w:t xml:space="preserve">for </w:t>
        </w:r>
      </w:ins>
      <w:ins w:id="108" w:author="Sarkar, Soumyadeep" w:date="2026-05-09T00:30:00Z" w16du:dateUtc="2026-05-09T07:30:00Z">
        <w:r w:rsidRPr="3701BABE">
          <w:rPr>
            <w:rFonts w:ascii="Arial" w:hAnsi="Arial" w:cs="Arial"/>
            <w:color w:val="222222"/>
            <w:sz w:val="22"/>
            <w:szCs w:val="22"/>
          </w:rPr>
          <w:t>18</w:t>
        </w:r>
      </w:ins>
      <w:ins w:id="109" w:author="Sarkar, Soumyadeep" w:date="2026-05-09T00:29:00Z" w16du:dateUtc="2026-05-09T07:29:00Z">
        <w:r w:rsidRPr="3701BABE">
          <w:rPr>
            <w:rFonts w:ascii="Arial" w:hAnsi="Arial" w:cs="Arial"/>
            <w:color w:val="222222"/>
            <w:sz w:val="22"/>
            <w:szCs w:val="22"/>
          </w:rPr>
          <w:t xml:space="preserve"> h and submitted for scRNA-seq</w:t>
        </w:r>
      </w:ins>
      <w:ins w:id="110" w:author="Sarkar, Soumyadeep" w:date="2026-05-18T14:24:00Z" w16du:dateUtc="2026-05-18T21:24:00Z">
        <w:r w:rsidR="00966ECD">
          <w:rPr>
            <w:rFonts w:ascii="Arial" w:hAnsi="Arial" w:cs="Arial"/>
            <w:color w:val="222222"/>
            <w:sz w:val="22"/>
            <w:szCs w:val="22"/>
          </w:rPr>
          <w:t xml:space="preserve"> (</w:t>
        </w:r>
        <w:r w:rsidR="00966ECD" w:rsidRPr="00180C14">
          <w:rPr>
            <w:rFonts w:ascii="Arial" w:hAnsi="Arial" w:cs="Arial"/>
            <w:b/>
            <w:bCs/>
            <w:color w:val="222222"/>
            <w:sz w:val="22"/>
            <w:szCs w:val="22"/>
          </w:rPr>
          <w:t>Table 1</w:t>
        </w:r>
        <w:r w:rsidR="00966ECD">
          <w:rPr>
            <w:rFonts w:ascii="Arial" w:hAnsi="Arial" w:cs="Arial"/>
            <w:color w:val="222222"/>
            <w:sz w:val="22"/>
            <w:szCs w:val="22"/>
          </w:rPr>
          <w:t>)</w:t>
        </w:r>
      </w:ins>
      <w:r w:rsidR="00F01ED5">
        <w:rPr>
          <w:rFonts w:ascii="Arial" w:hAnsi="Arial" w:cs="Arial"/>
          <w:color w:val="222222"/>
          <w:sz w:val="22"/>
          <w:szCs w:val="22"/>
        </w:rPr>
        <w:fldChar w:fldCharType="begin"/>
      </w:r>
      <w:r w:rsidR="00FE2409">
        <w:rPr>
          <w:rFonts w:ascii="Arial" w:hAnsi="Arial" w:cs="Arial"/>
          <w:color w:val="222222"/>
          <w:sz w:val="22"/>
          <w:szCs w:val="22"/>
        </w:rPr>
        <w:instrText xml:space="preserve"> ADDIN EN.CITE &lt;EndNote&gt;&lt;Cite&gt;&lt;Author&gt;Stancill&lt;/Author&gt;&lt;Year&gt;2022&lt;/Year&gt;&lt;RecNum&gt;124&lt;/RecNum&gt;&lt;DisplayText&gt;&lt;style face="superscript"&gt;47&lt;/style&gt;&lt;/DisplayText&gt;&lt;record&gt;&lt;rec-number&gt;124&lt;/rec-number&gt;&lt;foreign-keys&gt;&lt;key app="EN" db-id="dsz9as9xsxd2dke259vvss5cawvfrsf592z9" timestamp="1779139197"&gt;124&lt;/key&gt;&lt;/foreign-keys&gt;&lt;ref-type name="Journal Article"&gt;17&lt;/ref-type&gt;&lt;contributors&gt;&lt;authors&gt;&lt;author&gt;Stancill, J. S.&lt;/author&gt;&lt;author&gt;Kasmani, M. Y.&lt;/author&gt;&lt;author&gt;Khatun, A.&lt;/author&gt;&lt;author&gt;Cui, W.&lt;/author&gt;&lt;author&gt;Corbett, J. A.&lt;/author&gt;&lt;/authors&gt;&lt;/contributors&gt;&lt;auth-address&gt;Department of Biochemistry, Medical College of Wisconsin, Milwaukee, WI, 53226, USA.&amp;#xD;Department of Microbiology and Immunology, Medical College of Wisconsin, Milwaukee, WI 53226, USA.&lt;/auth-address&gt;&lt;titles&gt;&lt;title&gt;Cytokine and Nitric Oxide-Dependent Gene Regulation in Islet Endocrine and Nonendocrine Cells&lt;/title&gt;&lt;secondary-title&gt;Function (Oxf)&lt;/secondary-title&gt;&lt;/titles&gt;&lt;periodical&gt;&lt;full-title&gt;Function (Oxf)&lt;/full-title&gt;&lt;/periodical&gt;&lt;pages&gt;zqab063&lt;/pages&gt;&lt;volume&gt;3&lt;/volume&gt;&lt;number&gt;1&lt;/number&gt;&lt;edition&gt;20211201&lt;/edition&gt;&lt;keywords&gt;&lt;keyword&gt;Mice&lt;/keyword&gt;&lt;keyword&gt;Animals&lt;/keyword&gt;&lt;keyword&gt;*Cytokines/genetics&lt;/keyword&gt;&lt;keyword&gt;*Nitric Oxide/metabolism&lt;/keyword&gt;&lt;keyword&gt;Nitric Oxide Synthase/genetics&lt;/keyword&gt;&lt;keyword&gt;Interferon-gamma/pharmacology&lt;/keyword&gt;&lt;keyword&gt;Antiviral Agents&lt;/keyword&gt;&lt;keyword&gt;Heat-Shock Proteins&lt;/keyword&gt;&lt;keyword&gt;beta-cells&lt;/keyword&gt;&lt;keyword&gt;cytokines&lt;/keyword&gt;&lt;keyword&gt;inflammation&lt;/keyword&gt;&lt;keyword&gt;islets&lt;/keyword&gt;&lt;keyword&gt;pancreas&lt;/keyword&gt;&lt;keyword&gt;single-cell RNA-seq&lt;/keyword&gt;&lt;/keywords&gt;&lt;dates&gt;&lt;year&gt;2022&lt;/year&gt;&lt;/dates&gt;&lt;isbn&gt;2633-8823 (Electronic)&amp;#xD;2633-8823 (Linking)&lt;/isbn&gt;&lt;accession-num&gt;34927076&lt;/accession-num&gt;&lt;urls&gt;&lt;related-urls&gt;&lt;url&gt;https://www.ncbi.nlm.nih.gov/pubmed/34927076&lt;/url&gt;&lt;/related-urls&gt;&lt;/urls&gt;&lt;custom2&gt;PMC8674205&lt;/custom2&gt;&lt;electronic-resource-num&gt;10.1093/function/zqab063&lt;/electronic-resource-num&gt;&lt;remote-database-name&gt;Medline&lt;/remote-database-name&gt;&lt;remote-database-provider&gt;NLM&lt;/remote-database-provider&gt;&lt;/record&gt;&lt;/Cite&gt;&lt;/EndNote&gt;</w:instrText>
      </w:r>
      <w:r w:rsidR="00F01ED5">
        <w:rPr>
          <w:rFonts w:ascii="Arial" w:hAnsi="Arial" w:cs="Arial"/>
          <w:color w:val="222222"/>
          <w:sz w:val="22"/>
          <w:szCs w:val="22"/>
        </w:rPr>
        <w:fldChar w:fldCharType="separate"/>
      </w:r>
      <w:r w:rsidR="00FE2409" w:rsidRPr="00FE2409">
        <w:rPr>
          <w:rFonts w:ascii="Arial" w:hAnsi="Arial" w:cs="Arial"/>
          <w:noProof/>
          <w:color w:val="222222"/>
          <w:sz w:val="22"/>
          <w:szCs w:val="22"/>
          <w:vertAlign w:val="superscript"/>
        </w:rPr>
        <w:t>47</w:t>
      </w:r>
      <w:r w:rsidR="00F01ED5">
        <w:rPr>
          <w:rFonts w:ascii="Arial" w:hAnsi="Arial" w:cs="Arial"/>
          <w:color w:val="222222"/>
          <w:sz w:val="22"/>
          <w:szCs w:val="22"/>
        </w:rPr>
        <w:fldChar w:fldCharType="end"/>
      </w:r>
      <w:ins w:id="111" w:author="Sarkar, Soumyadeep" w:date="2026-05-09T00:30:00Z" w16du:dateUtc="2026-05-09T07:30:00Z">
        <w:r w:rsidRPr="3701BABE">
          <w:rPr>
            <w:rFonts w:ascii="Arial" w:hAnsi="Arial" w:cs="Arial"/>
            <w:color w:val="222222"/>
            <w:sz w:val="22"/>
            <w:szCs w:val="22"/>
          </w:rPr>
          <w:t>.</w:t>
        </w:r>
      </w:ins>
    </w:p>
    <w:p w14:paraId="6B82DADB" w14:textId="5FE0B4C4" w:rsidR="00BB1E86" w:rsidRDefault="00BB1E86" w:rsidP="00BB1E86">
      <w:pPr>
        <w:shd w:val="clear" w:color="auto" w:fill="FFFFFF"/>
        <w:spacing w:before="100" w:beforeAutospacing="1" w:after="100" w:afterAutospacing="1"/>
        <w:jc w:val="both"/>
        <w:rPr>
          <w:ins w:id="112" w:author="Sarkar, Soumyadeep" w:date="2026-05-12T15:10:00Z" w16du:dateUtc="2026-05-12T22:10:00Z"/>
          <w:rFonts w:ascii="Arial" w:hAnsi="Arial" w:cs="Arial"/>
          <w:color w:val="222222"/>
          <w:sz w:val="22"/>
          <w:szCs w:val="22"/>
        </w:rPr>
      </w:pPr>
      <w:ins w:id="113" w:author="Sarkar, Soumyadeep" w:date="2026-05-09T00:29:00Z" w16du:dateUtc="2026-05-09T07:29:00Z">
        <w:r w:rsidRPr="0089368E">
          <w:rPr>
            <w:rFonts w:ascii="Arial" w:hAnsi="Arial" w:cs="Arial"/>
            <w:i/>
            <w:iCs/>
            <w:color w:val="222222"/>
            <w:sz w:val="22"/>
            <w:szCs w:val="22"/>
          </w:rPr>
          <w:t>Data package 2</w:t>
        </w:r>
      </w:ins>
      <w:ins w:id="114" w:author="Sarkar, Soumyadeep" w:date="2026-05-09T00:30:00Z" w16du:dateUtc="2026-05-09T07:30:00Z">
        <w:r>
          <w:rPr>
            <w:rFonts w:ascii="Arial" w:hAnsi="Arial" w:cs="Arial"/>
            <w:i/>
            <w:iCs/>
            <w:color w:val="222222"/>
            <w:sz w:val="22"/>
            <w:szCs w:val="22"/>
          </w:rPr>
          <w:t>4</w:t>
        </w:r>
      </w:ins>
      <w:ins w:id="115" w:author="Sarkar, Soumyadeep" w:date="2026-05-09T00:29:00Z" w16du:dateUtc="2026-05-09T07:29:00Z">
        <w:r>
          <w:rPr>
            <w:rFonts w:ascii="Arial" w:hAnsi="Arial" w:cs="Arial"/>
            <w:color w:val="222222"/>
            <w:sz w:val="22"/>
            <w:szCs w:val="22"/>
          </w:rPr>
          <w:t xml:space="preserve"> (Pck02</w:t>
        </w:r>
      </w:ins>
      <w:ins w:id="116" w:author="Sarkar, Soumyadeep" w:date="2026-05-09T00:30:00Z" w16du:dateUtc="2026-05-09T07:30:00Z">
        <w:r>
          <w:rPr>
            <w:rFonts w:ascii="Arial" w:hAnsi="Arial" w:cs="Arial"/>
            <w:color w:val="222222"/>
            <w:sz w:val="22"/>
            <w:szCs w:val="22"/>
          </w:rPr>
          <w:t>4</w:t>
        </w:r>
      </w:ins>
      <w:ins w:id="117" w:author="Sarkar, Soumyadeep" w:date="2026-05-09T00:29:00Z" w16du:dateUtc="2026-05-09T07:29:00Z">
        <w:r>
          <w:rPr>
            <w:rFonts w:ascii="Arial" w:hAnsi="Arial" w:cs="Arial"/>
            <w:color w:val="222222"/>
            <w:sz w:val="22"/>
            <w:szCs w:val="22"/>
          </w:rPr>
          <w:t xml:space="preserve"> -): Pck02</w:t>
        </w:r>
      </w:ins>
      <w:ins w:id="118" w:author="Sarkar, Soumyadeep" w:date="2026-05-09T00:30:00Z" w16du:dateUtc="2026-05-09T07:30:00Z">
        <w:r w:rsidR="005E0719">
          <w:rPr>
            <w:rFonts w:ascii="Arial" w:hAnsi="Arial" w:cs="Arial"/>
            <w:color w:val="222222"/>
            <w:sz w:val="22"/>
            <w:szCs w:val="22"/>
          </w:rPr>
          <w:t>4</w:t>
        </w:r>
      </w:ins>
      <w:ins w:id="119" w:author="Sarkar, Soumyadeep" w:date="2026-05-09T00:29:00Z" w16du:dateUtc="2026-05-09T07:29:00Z">
        <w:r>
          <w:rPr>
            <w:rFonts w:ascii="Arial" w:hAnsi="Arial" w:cs="Arial"/>
            <w:color w:val="222222"/>
            <w:sz w:val="22"/>
            <w:szCs w:val="22"/>
          </w:rPr>
          <w:t xml:space="preserve"> consists of </w:t>
        </w:r>
      </w:ins>
      <w:ins w:id="120" w:author="Sarkar, Soumyadeep" w:date="2026-05-12T15:13:00Z" w16du:dateUtc="2026-05-12T22:13:00Z">
        <w:r w:rsidR="001311CB">
          <w:rPr>
            <w:rFonts w:ascii="Arial" w:hAnsi="Arial" w:cs="Arial"/>
            <w:color w:val="222222"/>
            <w:sz w:val="22"/>
            <w:szCs w:val="22"/>
          </w:rPr>
          <w:t xml:space="preserve">single-cell datasets from </w:t>
        </w:r>
      </w:ins>
      <w:ins w:id="121" w:author="Sarkar, Soumyadeep" w:date="2026-05-09T00:31:00Z" w16du:dateUtc="2026-05-09T07:31:00Z">
        <w:r w:rsidR="005E0719">
          <w:rPr>
            <w:rFonts w:ascii="Arial" w:hAnsi="Arial" w:cs="Arial"/>
            <w:color w:val="222222"/>
            <w:sz w:val="22"/>
            <w:szCs w:val="22"/>
          </w:rPr>
          <w:t xml:space="preserve">human pancreatic </w:t>
        </w:r>
      </w:ins>
      <w:ins w:id="122" w:author="Sarkar, Soumyadeep" w:date="2026-05-09T00:29:00Z" w16du:dateUtc="2026-05-09T07:29:00Z">
        <w:r>
          <w:rPr>
            <w:rFonts w:ascii="Arial" w:hAnsi="Arial" w:cs="Arial"/>
            <w:color w:val="222222"/>
            <w:sz w:val="22"/>
            <w:szCs w:val="22"/>
          </w:rPr>
          <w:t xml:space="preserve">islets treated with </w:t>
        </w:r>
        <w:r w:rsidRPr="00D55C92">
          <w:rPr>
            <w:rFonts w:ascii="Arial" w:hAnsi="Arial" w:cs="Arial"/>
            <w:color w:val="222222"/>
            <w:sz w:val="22"/>
            <w:szCs w:val="22"/>
          </w:rPr>
          <w:t>IL-1β</w:t>
        </w:r>
        <w:r>
          <w:rPr>
            <w:rFonts w:ascii="Arial" w:hAnsi="Arial" w:cs="Arial"/>
            <w:color w:val="222222"/>
            <w:sz w:val="22"/>
            <w:szCs w:val="22"/>
          </w:rPr>
          <w:t>,</w:t>
        </w:r>
        <w:r w:rsidRPr="00D55C92">
          <w:rPr>
            <w:rFonts w:ascii="Arial" w:hAnsi="Arial" w:cs="Arial"/>
            <w:color w:val="222222"/>
            <w:sz w:val="22"/>
            <w:szCs w:val="22"/>
          </w:rPr>
          <w:t> IFNγ</w:t>
        </w:r>
        <w:r>
          <w:rPr>
            <w:rFonts w:ascii="Arial" w:hAnsi="Arial" w:cs="Arial"/>
            <w:color w:val="222222"/>
            <w:sz w:val="22"/>
            <w:szCs w:val="22"/>
          </w:rPr>
          <w:t xml:space="preserve"> or </w:t>
        </w:r>
        <w:r w:rsidRPr="00D55C92">
          <w:rPr>
            <w:rFonts w:ascii="Arial" w:hAnsi="Arial" w:cs="Arial"/>
            <w:color w:val="222222"/>
            <w:sz w:val="22"/>
            <w:szCs w:val="22"/>
          </w:rPr>
          <w:t>IL-1β + IFNγ </w:t>
        </w:r>
        <w:r>
          <w:rPr>
            <w:rFonts w:ascii="Arial" w:hAnsi="Arial" w:cs="Arial"/>
            <w:color w:val="222222"/>
            <w:sz w:val="22"/>
            <w:szCs w:val="22"/>
          </w:rPr>
          <w:t xml:space="preserve">for 6 h and </w:t>
        </w:r>
      </w:ins>
      <w:ins w:id="123" w:author="Sarkar, Soumyadeep" w:date="2026-05-09T00:32:00Z" w16du:dateUtc="2026-05-09T07:32:00Z">
        <w:r w:rsidR="00133DF2" w:rsidRPr="00D55C92">
          <w:rPr>
            <w:rFonts w:ascii="Arial" w:hAnsi="Arial" w:cs="Arial"/>
            <w:color w:val="222222"/>
            <w:sz w:val="22"/>
            <w:szCs w:val="22"/>
          </w:rPr>
          <w:t>IL-1β</w:t>
        </w:r>
        <w:r w:rsidR="00133DF2">
          <w:rPr>
            <w:rFonts w:ascii="Arial" w:hAnsi="Arial" w:cs="Arial"/>
            <w:color w:val="222222"/>
            <w:sz w:val="22"/>
            <w:szCs w:val="22"/>
          </w:rPr>
          <w:t xml:space="preserve">, </w:t>
        </w:r>
        <w:r w:rsidR="00133DF2" w:rsidRPr="00D55C92">
          <w:rPr>
            <w:rFonts w:ascii="Arial" w:hAnsi="Arial" w:cs="Arial"/>
            <w:color w:val="222222"/>
            <w:sz w:val="22"/>
            <w:szCs w:val="22"/>
          </w:rPr>
          <w:t>IL-1β + IFNγ</w:t>
        </w:r>
        <w:r w:rsidR="00133DF2">
          <w:rPr>
            <w:rFonts w:ascii="Arial" w:hAnsi="Arial" w:cs="Arial"/>
            <w:color w:val="222222"/>
            <w:sz w:val="22"/>
            <w:szCs w:val="22"/>
          </w:rPr>
          <w:t xml:space="preserve">, </w:t>
        </w:r>
        <w:r w:rsidR="00133DF2" w:rsidRPr="00D55C92">
          <w:rPr>
            <w:rFonts w:ascii="Arial" w:hAnsi="Arial" w:cs="Arial"/>
            <w:color w:val="222222"/>
            <w:sz w:val="22"/>
            <w:szCs w:val="22"/>
          </w:rPr>
          <w:t>IL-1β + IFNγ</w:t>
        </w:r>
        <w:r w:rsidR="00133DF2">
          <w:rPr>
            <w:rFonts w:ascii="Arial" w:hAnsi="Arial" w:cs="Arial"/>
            <w:color w:val="222222"/>
            <w:sz w:val="22"/>
            <w:szCs w:val="22"/>
          </w:rPr>
          <w:t xml:space="preserve"> + NMMA or NMMA for 18 h and </w:t>
        </w:r>
      </w:ins>
      <w:ins w:id="124" w:author="Sarkar, Soumyadeep" w:date="2026-05-09T00:29:00Z" w16du:dateUtc="2026-05-09T07:29:00Z">
        <w:r>
          <w:rPr>
            <w:rFonts w:ascii="Arial" w:hAnsi="Arial" w:cs="Arial"/>
            <w:color w:val="222222"/>
            <w:sz w:val="22"/>
            <w:szCs w:val="22"/>
          </w:rPr>
          <w:t>submitted for scRNA-seq</w:t>
        </w:r>
      </w:ins>
      <w:ins w:id="125" w:author="Sarkar, Soumyadeep" w:date="2026-05-18T14:24:00Z" w16du:dateUtc="2026-05-18T21:24:00Z">
        <w:r w:rsidR="00966ECD">
          <w:rPr>
            <w:rFonts w:ascii="Arial" w:hAnsi="Arial" w:cs="Arial"/>
            <w:color w:val="222222"/>
            <w:sz w:val="22"/>
            <w:szCs w:val="22"/>
          </w:rPr>
          <w:t xml:space="preserve"> (</w:t>
        </w:r>
        <w:r w:rsidR="00966ECD" w:rsidRPr="00180C14">
          <w:rPr>
            <w:rFonts w:ascii="Arial" w:hAnsi="Arial" w:cs="Arial"/>
            <w:b/>
            <w:bCs/>
            <w:color w:val="222222"/>
            <w:sz w:val="22"/>
            <w:szCs w:val="22"/>
          </w:rPr>
          <w:t>Table 1</w:t>
        </w:r>
        <w:r w:rsidR="00966ECD">
          <w:rPr>
            <w:rFonts w:ascii="Arial" w:hAnsi="Arial" w:cs="Arial"/>
            <w:color w:val="222222"/>
            <w:sz w:val="22"/>
            <w:szCs w:val="22"/>
          </w:rPr>
          <w:t>)</w:t>
        </w:r>
      </w:ins>
      <w:r w:rsidR="00F557C5">
        <w:rPr>
          <w:rFonts w:ascii="Arial" w:hAnsi="Arial" w:cs="Arial"/>
          <w:color w:val="222222"/>
          <w:sz w:val="22"/>
          <w:szCs w:val="22"/>
        </w:rPr>
        <w:fldChar w:fldCharType="begin">
          <w:fldData xml:space="preserve">PEVuZE5vdGU+PENpdGU+PEF1dGhvcj5TdGFuY2lsbDwvQXV0aG9yPjxZZWFyPjIwMjQ8L1llYXI+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</w:fldData>
        </w:fldChar>
      </w:r>
      <w:r w:rsidR="00F557C5">
        <w:rPr>
          <w:rFonts w:ascii="Arial" w:hAnsi="Arial" w:cs="Arial"/>
          <w:color w:val="222222"/>
          <w:sz w:val="22"/>
          <w:szCs w:val="22"/>
        </w:rPr>
        <w:instrText xml:space="preserve"> ADDIN EN.CITE </w:instrText>
      </w:r>
      <w:r w:rsidR="00F557C5">
        <w:rPr>
          <w:rFonts w:ascii="Arial" w:hAnsi="Arial" w:cs="Arial"/>
          <w:color w:val="222222"/>
          <w:sz w:val="22"/>
          <w:szCs w:val="22"/>
        </w:rPr>
        <w:fldChar w:fldCharType="begin">
          <w:fldData xml:space="preserve">PEVuZE5vdGU+PENpdGU+PEF1dGhvcj5TdGFuY2lsbDwvQXV0aG9yPjxZZWFyPjIwMjQ8L1llYXI+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</w:fldData>
        </w:fldChar>
      </w:r>
      <w:r w:rsidR="00F557C5">
        <w:rPr>
          <w:rFonts w:ascii="Arial" w:hAnsi="Arial" w:cs="Arial"/>
          <w:color w:val="222222"/>
          <w:sz w:val="22"/>
          <w:szCs w:val="22"/>
        </w:rPr>
        <w:instrText xml:space="preserve"> ADDIN EN.CITE.DATA </w:instrText>
      </w:r>
      <w:r w:rsidR="00F557C5">
        <w:rPr>
          <w:rFonts w:ascii="Arial" w:hAnsi="Arial" w:cs="Arial"/>
          <w:color w:val="222222"/>
          <w:sz w:val="22"/>
          <w:szCs w:val="22"/>
        </w:rPr>
      </w:r>
      <w:r w:rsidR="00F557C5">
        <w:rPr>
          <w:rFonts w:ascii="Arial" w:hAnsi="Arial" w:cs="Arial"/>
          <w:color w:val="222222"/>
          <w:sz w:val="22"/>
          <w:szCs w:val="22"/>
        </w:rPr>
        <w:fldChar w:fldCharType="end"/>
      </w:r>
      <w:r w:rsidR="00F557C5">
        <w:rPr>
          <w:rFonts w:ascii="Arial" w:hAnsi="Arial" w:cs="Arial"/>
          <w:color w:val="222222"/>
          <w:sz w:val="22"/>
          <w:szCs w:val="22"/>
        </w:rPr>
      </w:r>
      <w:r w:rsidR="00F557C5">
        <w:rPr>
          <w:rFonts w:ascii="Arial" w:hAnsi="Arial" w:cs="Arial"/>
          <w:color w:val="222222"/>
          <w:sz w:val="22"/>
          <w:szCs w:val="22"/>
        </w:rPr>
        <w:fldChar w:fldCharType="separate"/>
      </w:r>
      <w:r w:rsidR="00F557C5" w:rsidRPr="00F557C5">
        <w:rPr>
          <w:rFonts w:ascii="Arial" w:hAnsi="Arial" w:cs="Arial"/>
          <w:noProof/>
          <w:color w:val="222222"/>
          <w:sz w:val="22"/>
          <w:szCs w:val="22"/>
          <w:vertAlign w:val="superscript"/>
        </w:rPr>
        <w:t>48</w:t>
      </w:r>
      <w:r w:rsidR="00F557C5">
        <w:rPr>
          <w:rFonts w:ascii="Arial" w:hAnsi="Arial" w:cs="Arial"/>
          <w:color w:val="222222"/>
          <w:sz w:val="22"/>
          <w:szCs w:val="22"/>
        </w:rPr>
        <w:fldChar w:fldCharType="end"/>
      </w:r>
      <w:ins w:id="126" w:author="Sarkar, Soumyadeep" w:date="2026-05-09T00:32:00Z" w16du:dateUtc="2026-05-09T07:32:00Z">
        <w:r w:rsidR="00133DF2">
          <w:rPr>
            <w:rFonts w:ascii="Arial" w:hAnsi="Arial" w:cs="Arial"/>
            <w:color w:val="222222"/>
            <w:sz w:val="22"/>
            <w:szCs w:val="22"/>
          </w:rPr>
          <w:t>.</w:t>
        </w:r>
      </w:ins>
    </w:p>
    <w:p w14:paraId="0F786D8D" w14:textId="052C1BAD" w:rsidR="00266B74" w:rsidRDefault="00266B74" w:rsidP="00BB1E86">
      <w:pPr>
        <w:shd w:val="clear" w:color="auto" w:fill="FFFFFF"/>
        <w:spacing w:before="100" w:beforeAutospacing="1" w:after="100" w:afterAutospacing="1"/>
        <w:jc w:val="both"/>
        <w:rPr>
          <w:ins w:id="127" w:author="Sarkar, Soumyadeep" w:date="2026-05-09T00:29:00Z" w16du:dateUtc="2026-05-09T07:29:00Z"/>
          <w:rFonts w:ascii="Arial" w:hAnsi="Arial" w:cs="Arial"/>
          <w:color w:val="222222"/>
          <w:sz w:val="22"/>
          <w:szCs w:val="22"/>
        </w:rPr>
      </w:pPr>
      <w:ins w:id="128" w:author="Sarkar, Soumyadeep" w:date="2026-05-12T15:11:00Z" w16du:dateUtc="2026-05-12T22:11:00Z">
        <w:r>
          <w:rPr>
            <w:rFonts w:ascii="Arial" w:hAnsi="Arial" w:cs="Arial"/>
            <w:color w:val="222222"/>
            <w:sz w:val="22"/>
            <w:szCs w:val="22"/>
          </w:rPr>
          <w:t xml:space="preserve">Data package 25 (Pck025 -): Pck025 </w:t>
        </w:r>
        <w:r w:rsidR="004A2323">
          <w:rPr>
            <w:rFonts w:ascii="Arial" w:hAnsi="Arial" w:cs="Arial"/>
            <w:color w:val="222222"/>
            <w:sz w:val="22"/>
            <w:szCs w:val="22"/>
          </w:rPr>
          <w:t>consist</w:t>
        </w:r>
      </w:ins>
      <w:ins w:id="129" w:author="Sarkar, Soumyadeep" w:date="2026-05-12T15:15:00Z" w16du:dateUtc="2026-05-12T22:15:00Z">
        <w:r w:rsidR="00876630">
          <w:rPr>
            <w:rFonts w:ascii="Arial" w:hAnsi="Arial" w:cs="Arial"/>
            <w:color w:val="222222"/>
            <w:sz w:val="22"/>
            <w:szCs w:val="22"/>
          </w:rPr>
          <w:t>s</w:t>
        </w:r>
      </w:ins>
      <w:ins w:id="130" w:author="Sarkar, Soumyadeep" w:date="2026-05-12T15:11:00Z" w16du:dateUtc="2026-05-12T22:11:00Z">
        <w:r w:rsidR="004A2323">
          <w:rPr>
            <w:rFonts w:ascii="Arial" w:hAnsi="Arial" w:cs="Arial"/>
            <w:color w:val="222222"/>
            <w:sz w:val="22"/>
            <w:szCs w:val="22"/>
          </w:rPr>
          <w:t xml:space="preserve"> of </w:t>
        </w:r>
      </w:ins>
      <w:ins w:id="131" w:author="Sarkar, Soumyadeep" w:date="2026-05-12T15:13:00Z" w16du:dateUtc="2026-05-12T22:13:00Z">
        <w:r w:rsidR="001311CB">
          <w:rPr>
            <w:rFonts w:ascii="Arial" w:hAnsi="Arial" w:cs="Arial"/>
            <w:color w:val="222222"/>
            <w:sz w:val="22"/>
            <w:szCs w:val="22"/>
          </w:rPr>
          <w:t xml:space="preserve">omics datasets from human pancreatic islets treated with </w:t>
        </w:r>
        <w:r w:rsidR="001311CB" w:rsidRPr="00D55C92">
          <w:rPr>
            <w:rFonts w:ascii="Arial" w:hAnsi="Arial" w:cs="Arial"/>
            <w:color w:val="222222"/>
            <w:sz w:val="22"/>
            <w:szCs w:val="22"/>
          </w:rPr>
          <w:t>IL-1β + IFNγ</w:t>
        </w:r>
        <w:r w:rsidR="0044573C">
          <w:rPr>
            <w:rFonts w:ascii="Arial" w:hAnsi="Arial" w:cs="Arial"/>
            <w:color w:val="222222"/>
            <w:sz w:val="22"/>
            <w:szCs w:val="22"/>
          </w:rPr>
          <w:t xml:space="preserve"> or estrogen (E</w:t>
        </w:r>
      </w:ins>
      <w:ins w:id="132" w:author="Sarkar, Soumyadeep" w:date="2026-05-12T15:14:00Z" w16du:dateUtc="2026-05-12T22:14:00Z">
        <w:r w:rsidR="0044573C">
          <w:rPr>
            <w:rFonts w:ascii="Arial" w:hAnsi="Arial" w:cs="Arial"/>
            <w:color w:val="222222"/>
            <w:sz w:val="22"/>
            <w:szCs w:val="22"/>
          </w:rPr>
          <w:t>2)</w:t>
        </w:r>
      </w:ins>
      <w:ins w:id="133" w:author="Sarkar, Soumyadeep" w:date="2026-05-12T15:13:00Z" w16du:dateUtc="2026-05-12T22:13:00Z">
        <w:r w:rsidR="001311CB">
          <w:rPr>
            <w:rFonts w:ascii="Arial" w:hAnsi="Arial" w:cs="Arial"/>
            <w:color w:val="222222"/>
            <w:sz w:val="22"/>
            <w:szCs w:val="22"/>
          </w:rPr>
          <w:t xml:space="preserve"> for 18 h.</w:t>
        </w:r>
      </w:ins>
      <w:ins w:id="134" w:author="Sarkar, Soumyadeep" w:date="2026-05-12T15:14:00Z" w16du:dateUtc="2026-05-12T22:14:00Z">
        <w:r w:rsidR="00CD0AB6">
          <w:rPr>
            <w:rFonts w:ascii="Arial" w:hAnsi="Arial" w:cs="Arial"/>
            <w:color w:val="222222"/>
            <w:sz w:val="22"/>
            <w:szCs w:val="22"/>
          </w:rPr>
          <w:t xml:space="preserve"> </w:t>
        </w:r>
      </w:ins>
      <w:ins w:id="135" w:author="Sarkar, Soumyadeep" w:date="2026-05-18T14:26:00Z" w16du:dateUtc="2026-05-18T21:26:00Z">
        <w:r w:rsidR="00A41095">
          <w:rPr>
            <w:rFonts w:ascii="Arial" w:hAnsi="Arial" w:cs="Arial"/>
            <w:color w:val="222222"/>
            <w:sz w:val="22"/>
            <w:szCs w:val="22"/>
          </w:rPr>
          <w:t>Two RNA-seq datasets are available: the first is a discovery dataset involving human islets treated with or without IL-1β + IFNγ for 18 hours; the second is a validation dataset, where human islets are treated with or without IL-1β + IFNγ or E2 for 18 hours. The same samples from the validation dataset were also used for proteomics analysis (</w:t>
        </w:r>
        <w:r w:rsidR="00A41095" w:rsidRPr="00180C14">
          <w:rPr>
            <w:rFonts w:ascii="Arial" w:hAnsi="Arial" w:cs="Arial"/>
            <w:b/>
            <w:bCs/>
            <w:color w:val="222222"/>
            <w:sz w:val="22"/>
            <w:szCs w:val="22"/>
          </w:rPr>
          <w:t>Table 1</w:t>
        </w:r>
        <w:r w:rsidR="00A41095">
          <w:rPr>
            <w:rFonts w:ascii="Arial" w:hAnsi="Arial" w:cs="Arial"/>
            <w:color w:val="222222"/>
            <w:sz w:val="22"/>
            <w:szCs w:val="22"/>
          </w:rPr>
          <w:t>)</w:t>
        </w:r>
      </w:ins>
      <w:r w:rsidR="00A41095">
        <w:rPr>
          <w:rFonts w:ascii="Arial" w:hAnsi="Arial" w:cs="Arial"/>
          <w:color w:val="222222"/>
          <w:sz w:val="22"/>
          <w:szCs w:val="22"/>
        </w:rPr>
        <w:fldChar w:fldCharType="begin">
          <w:fldData xml:space="preserve">PEVuZE5vdGU+PENpdGU+PEF1dGhvcj5XZWJzdGVyPC9BdXRob3I+PFllYXI+MjAyNTwvWWVhcj48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</w:fldData>
        </w:fldChar>
      </w:r>
      <w:r w:rsidR="00A41095">
        <w:rPr>
          <w:rFonts w:ascii="Arial" w:hAnsi="Arial" w:cs="Arial"/>
          <w:color w:val="222222"/>
          <w:sz w:val="22"/>
          <w:szCs w:val="22"/>
        </w:rPr>
        <w:instrText xml:space="preserve"> ADDIN EN.CITE </w:instrText>
      </w:r>
      <w:r w:rsidR="00A41095">
        <w:rPr>
          <w:rFonts w:ascii="Arial" w:hAnsi="Arial" w:cs="Arial"/>
          <w:color w:val="222222"/>
          <w:sz w:val="22"/>
          <w:szCs w:val="22"/>
        </w:rPr>
        <w:fldChar w:fldCharType="begin">
          <w:fldData xml:space="preserve">PEVuZE5vdGU+PENpdGU+PEF1dGhvcj5XZWJzdGVyPC9BdXRob3I+PFllYXI+MjAyNTwvWWVhcj48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</w:fldData>
        </w:fldChar>
      </w:r>
      <w:r w:rsidR="00A41095">
        <w:rPr>
          <w:rFonts w:ascii="Arial" w:hAnsi="Arial" w:cs="Arial"/>
          <w:color w:val="222222"/>
          <w:sz w:val="22"/>
          <w:szCs w:val="22"/>
        </w:rPr>
        <w:instrText xml:space="preserve"> ADDIN EN.CITE.DATA </w:instrText>
      </w:r>
      <w:r w:rsidR="00A41095">
        <w:rPr>
          <w:rFonts w:ascii="Arial" w:hAnsi="Arial" w:cs="Arial"/>
          <w:color w:val="222222"/>
          <w:sz w:val="22"/>
          <w:szCs w:val="22"/>
        </w:rPr>
      </w:r>
      <w:r w:rsidR="00A41095">
        <w:rPr>
          <w:rFonts w:ascii="Arial" w:hAnsi="Arial" w:cs="Arial"/>
          <w:color w:val="222222"/>
          <w:sz w:val="22"/>
          <w:szCs w:val="22"/>
        </w:rPr>
        <w:fldChar w:fldCharType="end"/>
      </w:r>
      <w:r w:rsidR="00A41095">
        <w:rPr>
          <w:rFonts w:ascii="Arial" w:hAnsi="Arial" w:cs="Arial"/>
          <w:color w:val="222222"/>
          <w:sz w:val="22"/>
          <w:szCs w:val="22"/>
        </w:rPr>
      </w:r>
      <w:r w:rsidR="00A41095">
        <w:rPr>
          <w:rFonts w:ascii="Arial" w:hAnsi="Arial" w:cs="Arial"/>
          <w:color w:val="222222"/>
          <w:sz w:val="22"/>
          <w:szCs w:val="22"/>
        </w:rPr>
        <w:fldChar w:fldCharType="separate"/>
      </w:r>
      <w:r w:rsidR="00A41095" w:rsidRPr="00A41095">
        <w:rPr>
          <w:rFonts w:ascii="Arial" w:hAnsi="Arial" w:cs="Arial"/>
          <w:noProof/>
          <w:color w:val="222222"/>
          <w:sz w:val="22"/>
          <w:szCs w:val="22"/>
          <w:vertAlign w:val="superscript"/>
        </w:rPr>
        <w:t>49</w:t>
      </w:r>
      <w:r w:rsidR="00A41095">
        <w:rPr>
          <w:rFonts w:ascii="Arial" w:hAnsi="Arial" w:cs="Arial"/>
          <w:color w:val="222222"/>
          <w:sz w:val="22"/>
          <w:szCs w:val="22"/>
        </w:rPr>
        <w:fldChar w:fldCharType="end"/>
      </w:r>
      <w:ins w:id="136" w:author="Sarkar, Soumyadeep" w:date="2026-05-18T14:26:00Z" w16du:dateUtc="2026-05-18T21:26:00Z">
        <w:r w:rsidR="00A41095">
          <w:rPr>
            <w:rFonts w:ascii="Arial" w:hAnsi="Arial" w:cs="Arial"/>
            <w:color w:val="222222"/>
            <w:sz w:val="22"/>
            <w:szCs w:val="22"/>
          </w:rPr>
          <w:t>.</w:t>
        </w:r>
      </w:ins>
    </w:p>
    <w:p w14:paraId="1582C70C" w14:textId="4C01223A" w:rsidR="00BB1E86" w:rsidDel="00BB1E86" w:rsidRDefault="00BB1E86" w:rsidP="00CE5867">
      <w:pPr>
        <w:shd w:val="clear" w:color="auto" w:fill="FFFFFF"/>
        <w:spacing w:before="100" w:beforeAutospacing="1" w:after="100" w:afterAutospacing="1"/>
        <w:jc w:val="both"/>
        <w:rPr>
          <w:del w:id="137" w:author="Sarkar, Soumyadeep" w:date="2026-05-09T00:29:00Z" w16du:dateUtc="2026-05-09T07:29:00Z"/>
          <w:rFonts w:ascii="Arial" w:hAnsi="Arial" w:cs="Arial"/>
          <w:b/>
          <w:bCs/>
          <w:color w:val="222222"/>
          <w:sz w:val="22"/>
          <w:szCs w:val="22"/>
        </w:rPr>
      </w:pPr>
    </w:p>
    <w:p w14:paraId="55025446" w14:textId="6680E00E" w:rsidR="00273C3C" w:rsidRPr="00694E48" w:rsidRDefault="00273C3C" w:rsidP="00CE5867">
      <w:pPr>
        <w:shd w:val="clear" w:color="auto" w:fill="FFFFFF"/>
        <w:spacing w:before="100" w:beforeAutospacing="1" w:after="100" w:afterAutospacing="1"/>
        <w:jc w:val="both"/>
        <w:rPr>
          <w:rFonts w:ascii="Arial" w:hAnsi="Arial" w:cs="Arial"/>
          <w:b/>
          <w:bCs/>
          <w:color w:val="222222"/>
          <w:sz w:val="22"/>
          <w:szCs w:val="22"/>
        </w:rPr>
      </w:pPr>
      <w:r w:rsidRPr="00694E48">
        <w:rPr>
          <w:rFonts w:ascii="Arial" w:hAnsi="Arial" w:cs="Arial"/>
          <w:b/>
          <w:bCs/>
          <w:color w:val="222222"/>
          <w:sz w:val="22"/>
          <w:szCs w:val="22"/>
        </w:rPr>
        <w:t>Methods</w:t>
      </w:r>
    </w:p>
    <w:p w14:paraId="40DE26D5" w14:textId="2E1DE296" w:rsidR="00EF5CA0" w:rsidRPr="00694E48" w:rsidRDefault="00CA170D" w:rsidP="00CE5867">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t>General e</w:t>
      </w:r>
      <w:r w:rsidR="00EF5CA0" w:rsidRPr="00694E48">
        <w:rPr>
          <w:rFonts w:ascii="Arial" w:hAnsi="Arial" w:cs="Arial"/>
          <w:i/>
          <w:iCs/>
          <w:color w:val="222222"/>
          <w:sz w:val="22"/>
          <w:szCs w:val="22"/>
          <w:u w:val="single"/>
        </w:rPr>
        <w:t>xperimental design</w:t>
      </w:r>
      <w:r w:rsidR="00EF5CA0" w:rsidRPr="00694E48">
        <w:rPr>
          <w:rFonts w:ascii="Arial" w:hAnsi="Arial" w:cs="Arial"/>
          <w:i/>
          <w:iCs/>
          <w:color w:val="222222"/>
          <w:sz w:val="22"/>
          <w:szCs w:val="22"/>
        </w:rPr>
        <w:t>:</w:t>
      </w:r>
      <w:r w:rsidR="00B67B6D" w:rsidRPr="00694E48">
        <w:rPr>
          <w:rFonts w:ascii="Arial" w:hAnsi="Arial" w:cs="Arial"/>
          <w:color w:val="222222"/>
          <w:sz w:val="22"/>
          <w:szCs w:val="22"/>
        </w:rPr>
        <w:t xml:space="preserve"> </w:t>
      </w:r>
      <w:r w:rsidR="000A1FF4">
        <w:rPr>
          <w:rFonts w:ascii="Arial" w:hAnsi="Arial" w:cs="Arial"/>
          <w:color w:val="222222"/>
          <w:sz w:val="22"/>
          <w:szCs w:val="22"/>
        </w:rPr>
        <w:t>The</w:t>
      </w:r>
      <w:r w:rsidR="00664FF4" w:rsidRPr="00694E48">
        <w:rPr>
          <w:rFonts w:ascii="Arial" w:hAnsi="Arial" w:cs="Arial"/>
          <w:color w:val="222222"/>
          <w:sz w:val="22"/>
          <w:szCs w:val="22"/>
        </w:rPr>
        <w:t xml:space="preserve"> </w:t>
      </w:r>
      <w:ins w:id="138" w:author="Sarkar, Soumyadeep" w:date="2026-05-18T14:30:00Z" w16du:dateUtc="2026-05-18T21:30:00Z">
        <w:r w:rsidR="00483943">
          <w:rPr>
            <w:rFonts w:ascii="Arial" w:hAnsi="Arial" w:cs="Arial"/>
            <w:color w:val="222222"/>
            <w:sz w:val="22"/>
            <w:szCs w:val="22"/>
          </w:rPr>
          <w:t>23</w:t>
        </w:r>
      </w:ins>
      <w:commentRangeStart w:id="139"/>
      <w:del w:id="140" w:author="Sarkar, Soumyadeep" w:date="2026-05-18T14:30:00Z" w16du:dateUtc="2026-05-18T21:30:00Z">
        <w:r w:rsidR="006875EE" w:rsidRPr="00694E48" w:rsidDel="00483943">
          <w:rPr>
            <w:rFonts w:ascii="Arial" w:hAnsi="Arial" w:cs="Arial"/>
            <w:color w:val="222222"/>
            <w:sz w:val="22"/>
            <w:szCs w:val="22"/>
          </w:rPr>
          <w:delText>1</w:delText>
        </w:r>
        <w:r w:rsidR="00A41D0F" w:rsidDel="00483943">
          <w:rPr>
            <w:rFonts w:ascii="Arial" w:hAnsi="Arial" w:cs="Arial"/>
            <w:color w:val="222222"/>
            <w:sz w:val="22"/>
            <w:szCs w:val="22"/>
          </w:rPr>
          <w:delText>9</w:delText>
        </w:r>
      </w:del>
      <w:r w:rsidR="000A1FF4">
        <w:rPr>
          <w:rFonts w:ascii="Arial" w:hAnsi="Arial" w:cs="Arial"/>
          <w:color w:val="222222"/>
          <w:sz w:val="22"/>
          <w:szCs w:val="22"/>
        </w:rPr>
        <w:t xml:space="preserve"> </w:t>
      </w:r>
      <w:r w:rsidR="007C330D" w:rsidRPr="00694E48">
        <w:rPr>
          <w:rFonts w:ascii="Arial" w:hAnsi="Arial" w:cs="Arial"/>
          <w:color w:val="222222"/>
          <w:sz w:val="22"/>
          <w:szCs w:val="22"/>
        </w:rPr>
        <w:t>selected</w:t>
      </w:r>
      <w:r w:rsidR="00664FF4" w:rsidRPr="00694E48">
        <w:rPr>
          <w:rFonts w:ascii="Arial" w:hAnsi="Arial" w:cs="Arial"/>
          <w:color w:val="222222"/>
          <w:sz w:val="22"/>
          <w:szCs w:val="22"/>
        </w:rPr>
        <w:t xml:space="preserve"> </w:t>
      </w:r>
      <w:r w:rsidR="006875EE" w:rsidRPr="00694E48">
        <w:rPr>
          <w:rFonts w:ascii="Arial" w:hAnsi="Arial" w:cs="Arial"/>
          <w:color w:val="222222"/>
          <w:sz w:val="22"/>
          <w:szCs w:val="22"/>
        </w:rPr>
        <w:t xml:space="preserve">studies </w:t>
      </w:r>
      <w:commentRangeEnd w:id="139"/>
      <w:r w:rsidR="003F0373" w:rsidRPr="00694E48">
        <w:rPr>
          <w:rStyle w:val="CommentReference"/>
          <w:rFonts w:ascii="Arial" w:hAnsi="Arial" w:cs="Arial"/>
          <w:color w:val="222222"/>
          <w:sz w:val="22"/>
          <w:szCs w:val="22"/>
        </w:rPr>
        <w:commentReference w:id="139"/>
      </w:r>
      <w:r w:rsidR="00D7124C" w:rsidRPr="00694E48">
        <w:rPr>
          <w:rFonts w:ascii="Arial" w:hAnsi="Arial" w:cs="Arial"/>
          <w:color w:val="222222"/>
          <w:sz w:val="22"/>
          <w:szCs w:val="22"/>
        </w:rPr>
        <w:t>use</w:t>
      </w:r>
      <w:r w:rsidR="000A1FF4">
        <w:rPr>
          <w:rFonts w:ascii="Arial" w:hAnsi="Arial" w:cs="Arial"/>
          <w:color w:val="222222"/>
          <w:sz w:val="22"/>
          <w:szCs w:val="22"/>
        </w:rPr>
        <w:t>d</w:t>
      </w:r>
      <w:r w:rsidR="00D7124C" w:rsidRPr="00694E48">
        <w:rPr>
          <w:rFonts w:ascii="Arial" w:hAnsi="Arial" w:cs="Arial"/>
          <w:color w:val="222222"/>
          <w:sz w:val="22"/>
          <w:szCs w:val="22"/>
        </w:rPr>
        <w:t xml:space="preserve"> </w:t>
      </w:r>
      <w:r w:rsidR="00C84D7E" w:rsidRPr="00C84D7E">
        <w:rPr>
          <w:rFonts w:ascii="Arial" w:hAnsi="Arial" w:cs="Arial"/>
          <w:color w:val="222222"/>
          <w:sz w:val="22"/>
          <w:szCs w:val="22"/>
        </w:rPr>
        <w:t xml:space="preserve">cultured </w:t>
      </w:r>
      <w:r w:rsidR="001D3D6A">
        <w:rPr>
          <w:rFonts w:ascii="Arial" w:hAnsi="Arial" w:cs="Arial"/>
          <w:color w:val="222222"/>
          <w:sz w:val="22"/>
          <w:szCs w:val="22"/>
        </w:rPr>
        <w:t xml:space="preserve">primary human islets </w:t>
      </w:r>
      <w:r w:rsidR="00C84D7E" w:rsidRPr="00C84D7E">
        <w:rPr>
          <w:rFonts w:ascii="Arial" w:hAnsi="Arial" w:cs="Arial"/>
          <w:color w:val="222222"/>
          <w:sz w:val="22"/>
          <w:szCs w:val="22"/>
        </w:rPr>
        <w:t>and cells</w:t>
      </w:r>
      <w:r w:rsidR="000554F0" w:rsidRPr="00694E48">
        <w:rPr>
          <w:rFonts w:ascii="Arial" w:hAnsi="Arial" w:cs="Arial"/>
          <w:color w:val="222222"/>
          <w:sz w:val="22"/>
          <w:szCs w:val="22"/>
        </w:rPr>
        <w:t xml:space="preserve"> treated with </w:t>
      </w:r>
      <w:r w:rsidR="005127E6">
        <w:rPr>
          <w:rFonts w:ascii="Arial" w:hAnsi="Arial" w:cs="Arial"/>
          <w:color w:val="222222"/>
          <w:sz w:val="22"/>
          <w:szCs w:val="22"/>
        </w:rPr>
        <w:t xml:space="preserve">different </w:t>
      </w:r>
      <w:r w:rsidR="000554F0" w:rsidRPr="00694E48">
        <w:rPr>
          <w:rFonts w:ascii="Arial" w:hAnsi="Arial" w:cs="Arial"/>
          <w:color w:val="222222"/>
          <w:sz w:val="22"/>
          <w:szCs w:val="22"/>
        </w:rPr>
        <w:t xml:space="preserve">cytokines to mimic the inflammatory conditions </w:t>
      </w:r>
      <w:r w:rsidR="005127E6">
        <w:rPr>
          <w:rFonts w:ascii="Arial" w:hAnsi="Arial" w:cs="Arial"/>
          <w:color w:val="222222"/>
          <w:sz w:val="22"/>
          <w:szCs w:val="22"/>
        </w:rPr>
        <w:t xml:space="preserve">that are involved during different stages of </w:t>
      </w:r>
      <w:r w:rsidR="0056137B">
        <w:rPr>
          <w:rFonts w:ascii="Arial" w:hAnsi="Arial" w:cs="Arial"/>
          <w:color w:val="222222"/>
          <w:sz w:val="22"/>
          <w:szCs w:val="22"/>
        </w:rPr>
        <w:t>T1D development</w:t>
      </w:r>
      <w:r w:rsidR="000554F0" w:rsidRPr="00694E48">
        <w:rPr>
          <w:rFonts w:ascii="Arial" w:hAnsi="Arial" w:cs="Arial"/>
          <w:color w:val="222222"/>
          <w:sz w:val="22"/>
          <w:szCs w:val="22"/>
        </w:rPr>
        <w:t>.</w:t>
      </w:r>
      <w:r w:rsidR="00992FD6" w:rsidRPr="00694E48">
        <w:rPr>
          <w:rFonts w:ascii="Arial" w:hAnsi="Arial" w:cs="Arial"/>
          <w:color w:val="222222"/>
          <w:sz w:val="22"/>
          <w:szCs w:val="22"/>
        </w:rPr>
        <w:t xml:space="preserve"> Common models includ</w:t>
      </w:r>
      <w:r w:rsidR="00354901">
        <w:rPr>
          <w:rFonts w:ascii="Arial" w:hAnsi="Arial" w:cs="Arial"/>
          <w:color w:val="222222"/>
          <w:sz w:val="22"/>
          <w:szCs w:val="22"/>
        </w:rPr>
        <w:t>e</w:t>
      </w:r>
      <w:r w:rsidR="00992FD6" w:rsidRPr="00694E48">
        <w:rPr>
          <w:rFonts w:ascii="Arial" w:hAnsi="Arial" w:cs="Arial"/>
          <w:color w:val="222222"/>
          <w:sz w:val="22"/>
          <w:szCs w:val="22"/>
        </w:rPr>
        <w:t xml:space="preserve"> primary human </w:t>
      </w:r>
      <w:r w:rsidR="005D74EC">
        <w:rPr>
          <w:rFonts w:ascii="Arial" w:hAnsi="Arial" w:cs="Arial"/>
          <w:color w:val="222222"/>
          <w:sz w:val="22"/>
          <w:szCs w:val="22"/>
        </w:rPr>
        <w:t>or stem</w:t>
      </w:r>
      <w:r w:rsidR="00436792">
        <w:rPr>
          <w:rFonts w:ascii="Arial" w:hAnsi="Arial" w:cs="Arial"/>
          <w:color w:val="222222"/>
          <w:sz w:val="22"/>
          <w:szCs w:val="22"/>
        </w:rPr>
        <w:t xml:space="preserve">-cell derived </w:t>
      </w:r>
      <w:r w:rsidR="00992FD6" w:rsidRPr="00694E48">
        <w:rPr>
          <w:rFonts w:ascii="Arial" w:hAnsi="Arial" w:cs="Arial"/>
          <w:color w:val="222222"/>
          <w:sz w:val="22"/>
          <w:szCs w:val="22"/>
        </w:rPr>
        <w:t>pancreatic islets and β-cell lines (e.g. human EndoC-βH1</w:t>
      </w:r>
      <w:r w:rsidR="002B6A74">
        <w:rPr>
          <w:rFonts w:ascii="Arial" w:hAnsi="Arial" w:cs="Arial"/>
          <w:color w:val="222222"/>
          <w:sz w:val="22"/>
          <w:szCs w:val="22"/>
        </w:rPr>
        <w:t xml:space="preserve"> </w:t>
      </w:r>
      <w:r w:rsidR="00436792">
        <w:rPr>
          <w:rFonts w:ascii="Arial" w:hAnsi="Arial" w:cs="Arial"/>
          <w:color w:val="222222"/>
          <w:sz w:val="22"/>
          <w:szCs w:val="22"/>
        </w:rPr>
        <w:t>cells</w:t>
      </w:r>
      <w:r w:rsidR="002B6A74">
        <w:rPr>
          <w:rFonts w:ascii="Arial" w:hAnsi="Arial" w:cs="Arial"/>
          <w:color w:val="222222"/>
          <w:sz w:val="22"/>
          <w:szCs w:val="22"/>
        </w:rPr>
        <w:t>, mouse</w:t>
      </w:r>
      <w:r w:rsidR="00992FD6" w:rsidRPr="00694E48">
        <w:rPr>
          <w:rFonts w:ascii="Arial" w:hAnsi="Arial" w:cs="Arial"/>
          <w:color w:val="222222"/>
          <w:sz w:val="22"/>
          <w:szCs w:val="22"/>
        </w:rPr>
        <w:t xml:space="preserve"> MIN6</w:t>
      </w:r>
      <w:r w:rsidR="002B6A74">
        <w:rPr>
          <w:rFonts w:ascii="Arial" w:hAnsi="Arial" w:cs="Arial"/>
          <w:color w:val="222222"/>
          <w:sz w:val="22"/>
          <w:szCs w:val="22"/>
        </w:rPr>
        <w:t xml:space="preserve"> and</w:t>
      </w:r>
      <w:r w:rsidR="002B6A74" w:rsidRPr="00694E48">
        <w:rPr>
          <w:rFonts w:ascii="Arial" w:hAnsi="Arial" w:cs="Arial"/>
          <w:color w:val="222222"/>
          <w:sz w:val="22"/>
          <w:szCs w:val="22"/>
        </w:rPr>
        <w:t xml:space="preserve"> </w:t>
      </w:r>
      <w:r w:rsidR="00286E46">
        <w:rPr>
          <w:rFonts w:ascii="Arial" w:hAnsi="Arial" w:cs="Arial"/>
          <w:color w:val="222222"/>
          <w:sz w:val="22"/>
          <w:szCs w:val="22"/>
        </w:rPr>
        <w:t xml:space="preserve">mouse </w:t>
      </w:r>
      <w:r w:rsidR="00BF38E8" w:rsidRPr="00694E48">
        <w:rPr>
          <w:rFonts w:ascii="Arial" w:hAnsi="Arial" w:cs="Arial"/>
          <w:color w:val="222222"/>
          <w:sz w:val="22"/>
          <w:szCs w:val="22"/>
        </w:rPr>
        <w:t>β</w:t>
      </w:r>
      <w:r w:rsidR="001B4DF0" w:rsidRPr="00694E48">
        <w:rPr>
          <w:rFonts w:ascii="Arial" w:hAnsi="Arial" w:cs="Arial"/>
          <w:color w:val="222222"/>
          <w:sz w:val="22"/>
          <w:szCs w:val="22"/>
        </w:rPr>
        <w:t>-TC-6</w:t>
      </w:r>
      <w:r w:rsidR="00992FD6" w:rsidRPr="00694E48">
        <w:rPr>
          <w:rFonts w:ascii="Arial" w:hAnsi="Arial" w:cs="Arial"/>
          <w:color w:val="222222"/>
          <w:sz w:val="22"/>
          <w:szCs w:val="22"/>
        </w:rPr>
        <w:t>).</w:t>
      </w:r>
      <w:r w:rsidR="006E7306" w:rsidRPr="00694E48">
        <w:rPr>
          <w:rFonts w:ascii="Arial" w:hAnsi="Arial" w:cs="Arial"/>
          <w:color w:val="222222"/>
          <w:sz w:val="22"/>
          <w:szCs w:val="22"/>
        </w:rPr>
        <w:t xml:space="preserve"> In each experiment, </w:t>
      </w:r>
      <w:r w:rsidR="005127E6">
        <w:rPr>
          <w:rFonts w:ascii="Arial" w:hAnsi="Arial" w:cs="Arial"/>
          <w:color w:val="222222"/>
          <w:sz w:val="22"/>
          <w:szCs w:val="22"/>
        </w:rPr>
        <w:t xml:space="preserve">cell in </w:t>
      </w:r>
      <w:r w:rsidR="006E7306" w:rsidRPr="00694E48">
        <w:rPr>
          <w:rFonts w:ascii="Arial" w:hAnsi="Arial" w:cs="Arial"/>
          <w:color w:val="222222"/>
          <w:sz w:val="22"/>
          <w:szCs w:val="22"/>
        </w:rPr>
        <w:t xml:space="preserve">cultures were treated with </w:t>
      </w:r>
      <w:r w:rsidR="005C59AF" w:rsidRPr="00694E48">
        <w:rPr>
          <w:rFonts w:ascii="Arial" w:hAnsi="Arial" w:cs="Arial"/>
          <w:color w:val="222222"/>
          <w:sz w:val="22"/>
          <w:szCs w:val="22"/>
        </w:rPr>
        <w:t xml:space="preserve">either individual </w:t>
      </w:r>
      <w:r w:rsidR="006E7306" w:rsidRPr="00694E48">
        <w:rPr>
          <w:rFonts w:ascii="Arial" w:hAnsi="Arial" w:cs="Arial"/>
          <w:color w:val="222222"/>
          <w:sz w:val="22"/>
          <w:szCs w:val="22"/>
        </w:rPr>
        <w:t>cytokines</w:t>
      </w:r>
      <w:r w:rsidR="005C59AF" w:rsidRPr="00694E48">
        <w:rPr>
          <w:rFonts w:ascii="Arial" w:hAnsi="Arial" w:cs="Arial"/>
          <w:color w:val="222222"/>
          <w:sz w:val="22"/>
          <w:szCs w:val="22"/>
        </w:rPr>
        <w:t xml:space="preserve"> or </w:t>
      </w:r>
      <w:r w:rsidR="00B573BB" w:rsidRPr="00694E48">
        <w:rPr>
          <w:rFonts w:ascii="Arial" w:hAnsi="Arial" w:cs="Arial"/>
          <w:color w:val="222222"/>
          <w:sz w:val="22"/>
          <w:szCs w:val="22"/>
        </w:rPr>
        <w:t>a cocktail of cytokines</w:t>
      </w:r>
      <w:r w:rsidR="006E7306" w:rsidRPr="00694E48">
        <w:rPr>
          <w:rFonts w:ascii="Arial" w:hAnsi="Arial" w:cs="Arial"/>
          <w:color w:val="222222"/>
          <w:sz w:val="22"/>
          <w:szCs w:val="22"/>
        </w:rPr>
        <w:t xml:space="preserve">, </w:t>
      </w:r>
      <w:r w:rsidR="0071627C" w:rsidRPr="00694E48">
        <w:rPr>
          <w:rFonts w:ascii="Arial" w:hAnsi="Arial" w:cs="Arial"/>
          <w:color w:val="222222"/>
          <w:sz w:val="22"/>
          <w:szCs w:val="22"/>
        </w:rPr>
        <w:t xml:space="preserve">including </w:t>
      </w:r>
      <w:r w:rsidR="00A6687B" w:rsidRPr="00694E48">
        <w:rPr>
          <w:rFonts w:ascii="Arial" w:hAnsi="Arial" w:cs="Arial"/>
          <w:color w:val="222222"/>
          <w:sz w:val="22"/>
          <w:szCs w:val="22"/>
        </w:rPr>
        <w:t xml:space="preserve">IFN-α </w:t>
      </w:r>
      <w:r w:rsidR="004C741C" w:rsidRPr="00694E48">
        <w:rPr>
          <w:rFonts w:ascii="Arial" w:hAnsi="Arial" w:cs="Arial"/>
          <w:color w:val="222222"/>
          <w:sz w:val="22"/>
          <w:szCs w:val="22"/>
        </w:rPr>
        <w:t xml:space="preserve">for early stage of autoimmunity and combinations of </w:t>
      </w:r>
      <w:r w:rsidR="0071627C" w:rsidRPr="00694E48">
        <w:rPr>
          <w:rFonts w:ascii="Arial" w:hAnsi="Arial" w:cs="Arial"/>
          <w:color w:val="222222"/>
          <w:sz w:val="22"/>
          <w:szCs w:val="22"/>
        </w:rPr>
        <w:t>IFN-γ</w:t>
      </w:r>
      <w:r w:rsidR="004C741C" w:rsidRPr="00694E48">
        <w:rPr>
          <w:rFonts w:ascii="Arial" w:hAnsi="Arial" w:cs="Arial"/>
          <w:color w:val="222222"/>
          <w:sz w:val="22"/>
          <w:szCs w:val="22"/>
        </w:rPr>
        <w:t xml:space="preserve"> and </w:t>
      </w:r>
      <w:r w:rsidR="0071627C" w:rsidRPr="00694E48">
        <w:rPr>
          <w:rFonts w:ascii="Arial" w:hAnsi="Arial" w:cs="Arial"/>
          <w:color w:val="222222"/>
          <w:sz w:val="22"/>
          <w:szCs w:val="22"/>
        </w:rPr>
        <w:t>IL-1β</w:t>
      </w:r>
      <w:r w:rsidR="004C741C" w:rsidRPr="00694E48">
        <w:rPr>
          <w:rFonts w:ascii="Arial" w:hAnsi="Arial" w:cs="Arial"/>
          <w:color w:val="222222"/>
          <w:sz w:val="22"/>
          <w:szCs w:val="22"/>
        </w:rPr>
        <w:t xml:space="preserve"> with or without</w:t>
      </w:r>
      <w:r w:rsidR="0071627C" w:rsidRPr="00694E48">
        <w:rPr>
          <w:rFonts w:ascii="Arial" w:hAnsi="Arial" w:cs="Arial"/>
          <w:color w:val="222222"/>
          <w:sz w:val="22"/>
          <w:szCs w:val="22"/>
        </w:rPr>
        <w:t xml:space="preserve"> TNF-α</w:t>
      </w:r>
      <w:r w:rsidR="00295162" w:rsidRPr="00694E48">
        <w:rPr>
          <w:rFonts w:ascii="Arial" w:hAnsi="Arial" w:cs="Arial"/>
          <w:color w:val="222222"/>
          <w:sz w:val="22"/>
          <w:szCs w:val="22"/>
        </w:rPr>
        <w:t xml:space="preserve"> to mimic </w:t>
      </w:r>
      <w:r w:rsidR="00063B58">
        <w:rPr>
          <w:rFonts w:ascii="Arial" w:hAnsi="Arial" w:cs="Arial"/>
          <w:color w:val="222222"/>
          <w:sz w:val="22"/>
          <w:szCs w:val="22"/>
        </w:rPr>
        <w:t xml:space="preserve">the </w:t>
      </w:r>
      <w:r w:rsidR="00295162" w:rsidRPr="00694E48">
        <w:rPr>
          <w:rFonts w:ascii="Arial" w:hAnsi="Arial" w:cs="Arial"/>
          <w:color w:val="222222"/>
          <w:sz w:val="22"/>
          <w:szCs w:val="22"/>
        </w:rPr>
        <w:t>insulitis stage</w:t>
      </w:r>
      <w:r w:rsidR="009B02C1" w:rsidRPr="00694E48">
        <w:rPr>
          <w:rFonts w:ascii="Arial" w:hAnsi="Arial" w:cs="Arial"/>
          <w:color w:val="222222"/>
          <w:sz w:val="22"/>
          <w:szCs w:val="22"/>
        </w:rPr>
        <w:t xml:space="preserve">. </w:t>
      </w:r>
      <w:r w:rsidR="009C0D47" w:rsidRPr="00694E48">
        <w:rPr>
          <w:rFonts w:ascii="Arial" w:hAnsi="Arial" w:cs="Arial"/>
          <w:color w:val="222222"/>
          <w:sz w:val="22"/>
          <w:szCs w:val="22"/>
        </w:rPr>
        <w:t xml:space="preserve">The time </w:t>
      </w:r>
      <w:r w:rsidR="007E06F0" w:rsidRPr="00694E48">
        <w:rPr>
          <w:rFonts w:ascii="Arial" w:hAnsi="Arial" w:cs="Arial"/>
          <w:color w:val="222222"/>
          <w:sz w:val="22"/>
          <w:szCs w:val="22"/>
        </w:rPr>
        <w:t>points were</w:t>
      </w:r>
      <w:r w:rsidR="00A56E77" w:rsidRPr="00694E48">
        <w:rPr>
          <w:rFonts w:ascii="Arial" w:hAnsi="Arial" w:cs="Arial"/>
          <w:color w:val="222222"/>
          <w:sz w:val="22"/>
          <w:szCs w:val="22"/>
        </w:rPr>
        <w:t xml:space="preserve"> based on the </w:t>
      </w:r>
      <w:r w:rsidR="00063B58">
        <w:rPr>
          <w:rFonts w:ascii="Arial" w:hAnsi="Arial" w:cs="Arial"/>
          <w:color w:val="222222"/>
          <w:sz w:val="22"/>
          <w:szCs w:val="22"/>
        </w:rPr>
        <w:t xml:space="preserve">biological </w:t>
      </w:r>
      <w:r w:rsidR="006A42B8" w:rsidRPr="00694E48">
        <w:rPr>
          <w:rFonts w:ascii="Arial" w:hAnsi="Arial" w:cs="Arial"/>
          <w:color w:val="222222"/>
          <w:sz w:val="22"/>
          <w:szCs w:val="22"/>
        </w:rPr>
        <w:t>processes</w:t>
      </w:r>
      <w:r w:rsidR="00FD3E7A">
        <w:rPr>
          <w:rFonts w:ascii="Arial" w:hAnsi="Arial" w:cs="Arial"/>
          <w:color w:val="222222"/>
          <w:sz w:val="22"/>
          <w:szCs w:val="22"/>
        </w:rPr>
        <w:t xml:space="preserve"> under study</w:t>
      </w:r>
      <w:r w:rsidR="006A42B8" w:rsidRPr="00694E48">
        <w:rPr>
          <w:rFonts w:ascii="Arial" w:hAnsi="Arial" w:cs="Arial"/>
          <w:color w:val="222222"/>
          <w:sz w:val="22"/>
          <w:szCs w:val="22"/>
        </w:rPr>
        <w:t>. For example</w:t>
      </w:r>
      <w:r w:rsidR="00894974" w:rsidRPr="00694E48">
        <w:rPr>
          <w:rFonts w:ascii="Arial" w:hAnsi="Arial" w:cs="Arial"/>
          <w:color w:val="222222"/>
          <w:sz w:val="22"/>
          <w:szCs w:val="22"/>
        </w:rPr>
        <w:t xml:space="preserve">, </w:t>
      </w:r>
      <w:r w:rsidR="000F3C22" w:rsidRPr="00694E48">
        <w:rPr>
          <w:rFonts w:ascii="Arial" w:hAnsi="Arial" w:cs="Arial"/>
          <w:color w:val="222222"/>
          <w:sz w:val="22"/>
          <w:szCs w:val="22"/>
        </w:rPr>
        <w:t xml:space="preserve">newly expressed proteins take </w:t>
      </w:r>
      <w:r w:rsidR="00EF6228" w:rsidRPr="00694E48">
        <w:rPr>
          <w:rFonts w:ascii="Arial" w:hAnsi="Arial" w:cs="Arial"/>
          <w:color w:val="222222"/>
          <w:sz w:val="22"/>
          <w:szCs w:val="22"/>
        </w:rPr>
        <w:t>time to accumulate in cells and therefore, most proteomics analys</w:t>
      </w:r>
      <w:r w:rsidR="003574AC">
        <w:rPr>
          <w:rFonts w:ascii="Arial" w:hAnsi="Arial" w:cs="Arial"/>
          <w:color w:val="222222"/>
          <w:sz w:val="22"/>
          <w:szCs w:val="22"/>
        </w:rPr>
        <w:t>e</w:t>
      </w:r>
      <w:r w:rsidR="00EF6228" w:rsidRPr="00694E48">
        <w:rPr>
          <w:rFonts w:ascii="Arial" w:hAnsi="Arial" w:cs="Arial"/>
          <w:color w:val="222222"/>
          <w:sz w:val="22"/>
          <w:szCs w:val="22"/>
        </w:rPr>
        <w:t xml:space="preserve">s were </w:t>
      </w:r>
      <w:r w:rsidR="0060154B">
        <w:rPr>
          <w:rFonts w:ascii="Arial" w:hAnsi="Arial" w:cs="Arial"/>
          <w:color w:val="222222"/>
          <w:sz w:val="22"/>
          <w:szCs w:val="22"/>
        </w:rPr>
        <w:t>performed</w:t>
      </w:r>
      <w:r w:rsidR="00EF6228" w:rsidRPr="00694E48">
        <w:rPr>
          <w:rFonts w:ascii="Arial" w:hAnsi="Arial" w:cs="Arial"/>
          <w:color w:val="222222"/>
          <w:sz w:val="22"/>
          <w:szCs w:val="22"/>
        </w:rPr>
        <w:t xml:space="preserve"> at</w:t>
      </w:r>
      <w:r w:rsidR="00894974" w:rsidRPr="00694E48">
        <w:rPr>
          <w:rFonts w:ascii="Arial" w:hAnsi="Arial" w:cs="Arial"/>
          <w:color w:val="222222"/>
          <w:sz w:val="22"/>
          <w:szCs w:val="22"/>
        </w:rPr>
        <w:t xml:space="preserve"> 24 h </w:t>
      </w:r>
      <w:r w:rsidR="001F33CC" w:rsidRPr="00694E48">
        <w:rPr>
          <w:rFonts w:ascii="Arial" w:hAnsi="Arial" w:cs="Arial"/>
          <w:color w:val="222222"/>
          <w:sz w:val="22"/>
          <w:szCs w:val="22"/>
        </w:rPr>
        <w:t xml:space="preserve">or 48 h </w:t>
      </w:r>
      <w:r w:rsidR="00EF6228" w:rsidRPr="00694E48">
        <w:rPr>
          <w:rFonts w:ascii="Arial" w:hAnsi="Arial" w:cs="Arial"/>
          <w:color w:val="222222"/>
          <w:sz w:val="22"/>
          <w:szCs w:val="22"/>
        </w:rPr>
        <w:t>post</w:t>
      </w:r>
      <w:r w:rsidR="00C011BA" w:rsidRPr="00694E48">
        <w:rPr>
          <w:rFonts w:ascii="Arial" w:hAnsi="Arial" w:cs="Arial"/>
          <w:color w:val="222222"/>
          <w:sz w:val="22"/>
          <w:szCs w:val="22"/>
        </w:rPr>
        <w:t>-</w:t>
      </w:r>
      <w:r w:rsidR="00894974" w:rsidRPr="00694E48">
        <w:rPr>
          <w:rFonts w:ascii="Arial" w:hAnsi="Arial" w:cs="Arial"/>
          <w:color w:val="222222"/>
          <w:sz w:val="22"/>
          <w:szCs w:val="22"/>
        </w:rPr>
        <w:t>treatment</w:t>
      </w:r>
      <w:r w:rsidR="007F4430">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7F4430">
        <w:rPr>
          <w:rFonts w:ascii="Arial" w:hAnsi="Arial" w:cs="Arial"/>
          <w:color w:val="222222"/>
          <w:sz w:val="22"/>
          <w:szCs w:val="22"/>
        </w:rPr>
      </w:r>
      <w:r w:rsidR="007F4430">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30</w:t>
      </w:r>
      <w:r w:rsidR="007F4430">
        <w:rPr>
          <w:rFonts w:ascii="Arial" w:hAnsi="Arial" w:cs="Arial"/>
          <w:color w:val="222222"/>
          <w:sz w:val="22"/>
          <w:szCs w:val="22"/>
        </w:rPr>
        <w:fldChar w:fldCharType="end"/>
      </w:r>
      <w:r w:rsidR="00894974" w:rsidRPr="00694E48">
        <w:rPr>
          <w:rFonts w:ascii="Arial" w:hAnsi="Arial" w:cs="Arial"/>
          <w:color w:val="222222"/>
          <w:sz w:val="22"/>
          <w:szCs w:val="22"/>
        </w:rPr>
        <w:t>.</w:t>
      </w:r>
      <w:r w:rsidR="004A2638" w:rsidRPr="00694E48">
        <w:rPr>
          <w:rFonts w:ascii="Arial" w:hAnsi="Arial" w:cs="Arial"/>
          <w:color w:val="222222"/>
          <w:sz w:val="22"/>
          <w:szCs w:val="22"/>
        </w:rPr>
        <w:t xml:space="preserve"> </w:t>
      </w:r>
      <w:r w:rsidR="00C011BA" w:rsidRPr="00694E48">
        <w:rPr>
          <w:rFonts w:ascii="Arial" w:hAnsi="Arial" w:cs="Arial"/>
          <w:color w:val="222222"/>
          <w:sz w:val="22"/>
          <w:szCs w:val="22"/>
        </w:rPr>
        <w:t xml:space="preserve">Conversely, </w:t>
      </w:r>
      <w:r w:rsidR="00E41CA4">
        <w:rPr>
          <w:rFonts w:ascii="Arial" w:hAnsi="Arial" w:cs="Arial"/>
          <w:color w:val="222222"/>
          <w:sz w:val="22"/>
          <w:szCs w:val="22"/>
        </w:rPr>
        <w:t>post-translational modification</w:t>
      </w:r>
      <w:r w:rsidR="00E41CA4" w:rsidRPr="00694E48">
        <w:rPr>
          <w:rFonts w:ascii="Arial" w:hAnsi="Arial" w:cs="Arial"/>
          <w:color w:val="222222"/>
          <w:sz w:val="22"/>
          <w:szCs w:val="22"/>
        </w:rPr>
        <w:t xml:space="preserve"> </w:t>
      </w:r>
      <w:r w:rsidR="00C011BA" w:rsidRPr="00694E48">
        <w:rPr>
          <w:rFonts w:ascii="Arial" w:hAnsi="Arial" w:cs="Arial"/>
          <w:color w:val="222222"/>
          <w:sz w:val="22"/>
          <w:szCs w:val="22"/>
        </w:rPr>
        <w:t>events</w:t>
      </w:r>
      <w:r w:rsidR="0093703D" w:rsidRPr="00694E48">
        <w:rPr>
          <w:rFonts w:ascii="Arial" w:hAnsi="Arial" w:cs="Arial"/>
          <w:color w:val="222222"/>
          <w:sz w:val="22"/>
          <w:szCs w:val="22"/>
        </w:rPr>
        <w:t xml:space="preserve"> are much faster and were measured at </w:t>
      </w:r>
      <w:r w:rsidR="00902D38">
        <w:rPr>
          <w:rFonts w:ascii="Arial" w:hAnsi="Arial" w:cs="Arial"/>
          <w:color w:val="222222"/>
          <w:sz w:val="22"/>
          <w:szCs w:val="22"/>
        </w:rPr>
        <w:t>4 h</w:t>
      </w:r>
      <w:r w:rsidR="00144CF7">
        <w:rPr>
          <w:rFonts w:ascii="Arial" w:hAnsi="Arial" w:cs="Arial"/>
          <w:color w:val="222222"/>
          <w:sz w:val="22"/>
          <w:szCs w:val="22"/>
        </w:rPr>
        <w:t>, for example</w:t>
      </w:r>
      <w:r w:rsidR="00144CF7">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144CF7">
        <w:rPr>
          <w:rFonts w:ascii="Arial" w:hAnsi="Arial" w:cs="Arial"/>
          <w:color w:val="222222"/>
          <w:sz w:val="22"/>
          <w:szCs w:val="22"/>
        </w:rPr>
      </w:r>
      <w:r w:rsidR="00144CF7">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144CF7">
        <w:rPr>
          <w:rFonts w:ascii="Arial" w:hAnsi="Arial" w:cs="Arial"/>
          <w:color w:val="222222"/>
          <w:sz w:val="22"/>
          <w:szCs w:val="22"/>
        </w:rPr>
        <w:fldChar w:fldCharType="end"/>
      </w:r>
      <w:r w:rsidR="00AA4C3B" w:rsidRPr="00694E48">
        <w:rPr>
          <w:rFonts w:ascii="Arial" w:hAnsi="Arial" w:cs="Arial"/>
          <w:color w:val="222222"/>
          <w:sz w:val="22"/>
          <w:szCs w:val="22"/>
        </w:rPr>
        <w:t>.</w:t>
      </w:r>
      <w:r w:rsidR="007E7CD9">
        <w:rPr>
          <w:rFonts w:ascii="Arial" w:hAnsi="Arial" w:cs="Arial"/>
          <w:color w:val="222222"/>
          <w:sz w:val="22"/>
          <w:szCs w:val="22"/>
        </w:rPr>
        <w:t xml:space="preserve"> </w:t>
      </w:r>
      <w:r w:rsidR="007660BB">
        <w:rPr>
          <w:rFonts w:ascii="Arial" w:hAnsi="Arial" w:cs="Arial"/>
          <w:color w:val="222222"/>
          <w:sz w:val="22"/>
          <w:szCs w:val="22"/>
        </w:rPr>
        <w:t>Downstream</w:t>
      </w:r>
      <w:r w:rsidR="00E515EF">
        <w:rPr>
          <w:rFonts w:ascii="Arial" w:hAnsi="Arial" w:cs="Arial"/>
          <w:color w:val="222222"/>
          <w:sz w:val="22"/>
          <w:szCs w:val="22"/>
        </w:rPr>
        <w:t>, samples were analyzed by a variety of omics as described below.</w:t>
      </w:r>
    </w:p>
    <w:p w14:paraId="3D150246" w14:textId="0FC1B731" w:rsidR="0024091B" w:rsidRDefault="004C3283" w:rsidP="00CE5867">
      <w:pPr>
        <w:shd w:val="clear" w:color="auto" w:fill="FFFFFF"/>
        <w:spacing w:before="100" w:beforeAutospacing="1" w:after="100" w:afterAutospacing="1"/>
        <w:jc w:val="both"/>
        <w:rPr>
          <w:ins w:id="141" w:author="Sarkar, Soumyadeep" w:date="2026-05-18T16:02:00Z" w16du:dateUtc="2026-05-18T23:02:00Z"/>
          <w:rFonts w:ascii="Arial" w:hAnsi="Arial" w:cs="Arial"/>
          <w:color w:val="222222"/>
          <w:sz w:val="22"/>
          <w:szCs w:val="22"/>
        </w:rPr>
      </w:pPr>
      <w:r>
        <w:rPr>
          <w:rFonts w:ascii="Arial" w:hAnsi="Arial" w:cs="Arial"/>
          <w:i/>
          <w:iCs/>
          <w:color w:val="222222"/>
          <w:sz w:val="22"/>
          <w:szCs w:val="22"/>
          <w:u w:val="single"/>
        </w:rPr>
        <w:t>Cell</w:t>
      </w:r>
      <w:r w:rsidR="006A72D5">
        <w:rPr>
          <w:rFonts w:ascii="Arial" w:hAnsi="Arial" w:cs="Arial"/>
          <w:i/>
          <w:iCs/>
          <w:color w:val="222222"/>
          <w:sz w:val="22"/>
          <w:szCs w:val="22"/>
          <w:u w:val="single"/>
        </w:rPr>
        <w:t xml:space="preserve"> and tissue culture and treatment:</w:t>
      </w:r>
      <w:r w:rsidR="006A72D5">
        <w:rPr>
          <w:rFonts w:ascii="Arial" w:hAnsi="Arial" w:cs="Arial"/>
          <w:color w:val="222222"/>
          <w:sz w:val="22"/>
          <w:szCs w:val="22"/>
        </w:rPr>
        <w:t xml:space="preserve"> Human islets were </w:t>
      </w:r>
      <w:r w:rsidR="00645E23">
        <w:rPr>
          <w:rFonts w:ascii="Arial" w:hAnsi="Arial" w:cs="Arial"/>
          <w:color w:val="222222"/>
          <w:sz w:val="22"/>
          <w:szCs w:val="22"/>
        </w:rPr>
        <w:t xml:space="preserve">obtained from cadaveric donors via </w:t>
      </w:r>
      <w:r w:rsidR="001F281D">
        <w:rPr>
          <w:rFonts w:ascii="Arial" w:hAnsi="Arial" w:cs="Arial"/>
          <w:color w:val="222222"/>
          <w:sz w:val="22"/>
          <w:szCs w:val="22"/>
        </w:rPr>
        <w:t xml:space="preserve">the </w:t>
      </w:r>
      <w:r w:rsidR="00171CF9" w:rsidRPr="00171CF9">
        <w:rPr>
          <w:rFonts w:ascii="Arial" w:hAnsi="Arial" w:cs="Arial"/>
          <w:color w:val="222222"/>
          <w:sz w:val="22"/>
          <w:szCs w:val="22"/>
        </w:rPr>
        <w:t xml:space="preserve">Integrated Islet Distribution Program </w:t>
      </w:r>
      <w:r w:rsidR="00171CF9">
        <w:rPr>
          <w:rFonts w:ascii="Arial" w:hAnsi="Arial" w:cs="Arial"/>
          <w:color w:val="222222"/>
          <w:sz w:val="22"/>
          <w:szCs w:val="22"/>
        </w:rPr>
        <w:t>(</w:t>
      </w:r>
      <w:r w:rsidR="00171CF9" w:rsidRPr="00171CF9">
        <w:rPr>
          <w:rFonts w:ascii="Arial" w:hAnsi="Arial" w:cs="Arial"/>
          <w:color w:val="222222"/>
          <w:sz w:val="22"/>
          <w:szCs w:val="22"/>
        </w:rPr>
        <w:t>IIDP</w:t>
      </w:r>
      <w:r w:rsidR="00171CF9">
        <w:rPr>
          <w:rFonts w:ascii="Arial" w:hAnsi="Arial" w:cs="Arial"/>
          <w:color w:val="222222"/>
          <w:sz w:val="22"/>
          <w:szCs w:val="22"/>
        </w:rPr>
        <w:t xml:space="preserve">) and </w:t>
      </w:r>
      <w:r w:rsidR="00FD58CA">
        <w:rPr>
          <w:rFonts w:ascii="Arial" w:hAnsi="Arial" w:cs="Arial"/>
          <w:color w:val="222222"/>
          <w:sz w:val="22"/>
          <w:szCs w:val="22"/>
        </w:rPr>
        <w:t xml:space="preserve">IsletCore biobank at the </w:t>
      </w:r>
      <w:r w:rsidR="00215D6B">
        <w:rPr>
          <w:rFonts w:ascii="Arial" w:hAnsi="Arial" w:cs="Arial"/>
          <w:color w:val="222222"/>
          <w:sz w:val="22"/>
          <w:szCs w:val="22"/>
        </w:rPr>
        <w:t xml:space="preserve">University of Alberta. </w:t>
      </w:r>
      <w:r w:rsidR="00027D9D">
        <w:rPr>
          <w:rFonts w:ascii="Arial" w:hAnsi="Arial" w:cs="Arial"/>
          <w:color w:val="222222"/>
          <w:sz w:val="22"/>
          <w:szCs w:val="22"/>
        </w:rPr>
        <w:t xml:space="preserve">Islets were </w:t>
      </w:r>
      <w:r w:rsidR="006A72D5">
        <w:rPr>
          <w:rFonts w:ascii="Arial" w:hAnsi="Arial" w:cs="Arial"/>
          <w:color w:val="222222"/>
          <w:sz w:val="22"/>
          <w:szCs w:val="22"/>
        </w:rPr>
        <w:t>maintained in Standard Islet Medium (Prodo) s</w:t>
      </w:r>
      <w:r w:rsidR="006A72D5" w:rsidRPr="009C4DB9">
        <w:rPr>
          <w:rFonts w:ascii="Arial" w:hAnsi="Arial" w:cs="Arial"/>
          <w:color w:val="222222"/>
          <w:sz w:val="22"/>
          <w:szCs w:val="22"/>
        </w:rPr>
        <w:t>upplemented with human AB serum (Prodo), ciprofloxacin (Fisher), and glutamine and glutathione (Prodo)</w:t>
      </w:r>
      <w:r w:rsidR="00940E1D">
        <w:rPr>
          <w:rFonts w:ascii="Arial" w:hAnsi="Arial" w:cs="Arial"/>
          <w:color w:val="222222"/>
          <w:sz w:val="22"/>
          <w:szCs w:val="22"/>
        </w:rPr>
        <w:t xml:space="preserve"> (Pck006, 012-015</w:t>
      </w:r>
      <w:ins w:id="142" w:author="Sarkar, Soumyadeep" w:date="2026-05-18T16:07:00Z" w16du:dateUtc="2026-05-18T23:07:00Z">
        <w:r w:rsidR="006F5C6E">
          <w:rPr>
            <w:rFonts w:ascii="Arial" w:hAnsi="Arial" w:cs="Arial"/>
            <w:color w:val="222222"/>
            <w:sz w:val="22"/>
            <w:szCs w:val="22"/>
          </w:rPr>
          <w:t>, 025</w:t>
        </w:r>
      </w:ins>
      <w:r w:rsidR="00940E1D">
        <w:rPr>
          <w:rFonts w:ascii="Arial" w:hAnsi="Arial" w:cs="Arial"/>
          <w:color w:val="222222"/>
          <w:sz w:val="22"/>
          <w:szCs w:val="22"/>
        </w:rPr>
        <w:t>)</w:t>
      </w:r>
      <w:r w:rsidR="00940E1D">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PjMxLDM0LDM4LTQxLDQ5PC9zdHlsZT48L0Rpc3BsYXlUZXh0PjxyZWNvcmQ+PHJlYy1udW1iZXI+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</w:fldData>
        </w:fldChar>
      </w:r>
      <w:r w:rsidR="006F5C6E">
        <w:rPr>
          <w:rFonts w:ascii="Arial" w:hAnsi="Arial" w:cs="Arial"/>
          <w:color w:val="222222"/>
          <w:sz w:val="22"/>
          <w:szCs w:val="22"/>
        </w:rPr>
        <w:instrText xml:space="preserve"> ADDIN EN.CITE </w:instrText>
      </w:r>
      <w:r w:rsidR="006F5C6E">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PjMxLDM0LDM4LTQxLDQ5PC9zdHlsZT48L0Rpc3BsYXlUZXh0PjxyZWNvcmQ+PHJlYy1udW1iZXI+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</w:fldData>
        </w:fldChar>
      </w:r>
      <w:r w:rsidR="006F5C6E">
        <w:rPr>
          <w:rFonts w:ascii="Arial" w:hAnsi="Arial" w:cs="Arial"/>
          <w:color w:val="222222"/>
          <w:sz w:val="22"/>
          <w:szCs w:val="22"/>
        </w:rPr>
        <w:instrText xml:space="preserve"> ADDIN EN.CITE.DATA </w:instrText>
      </w:r>
      <w:r w:rsidR="006F5C6E">
        <w:rPr>
          <w:rFonts w:ascii="Arial" w:hAnsi="Arial" w:cs="Arial"/>
          <w:color w:val="222222"/>
          <w:sz w:val="22"/>
          <w:szCs w:val="22"/>
        </w:rPr>
      </w:r>
      <w:r w:rsidR="006F5C6E">
        <w:rPr>
          <w:rFonts w:ascii="Arial" w:hAnsi="Arial" w:cs="Arial"/>
          <w:color w:val="222222"/>
          <w:sz w:val="22"/>
          <w:szCs w:val="22"/>
        </w:rPr>
        <w:fldChar w:fldCharType="end"/>
      </w:r>
      <w:r w:rsidR="00940E1D">
        <w:rPr>
          <w:rFonts w:ascii="Arial" w:hAnsi="Arial" w:cs="Arial"/>
          <w:color w:val="222222"/>
          <w:sz w:val="22"/>
          <w:szCs w:val="22"/>
        </w:rPr>
      </w:r>
      <w:r w:rsidR="00940E1D">
        <w:rPr>
          <w:rFonts w:ascii="Arial" w:hAnsi="Arial" w:cs="Arial"/>
          <w:color w:val="222222"/>
          <w:sz w:val="22"/>
          <w:szCs w:val="22"/>
        </w:rPr>
        <w:fldChar w:fldCharType="separate"/>
      </w:r>
      <w:r w:rsidR="006F5C6E" w:rsidRPr="006F5C6E">
        <w:rPr>
          <w:rFonts w:ascii="Arial" w:hAnsi="Arial" w:cs="Arial"/>
          <w:noProof/>
          <w:color w:val="222222"/>
          <w:sz w:val="22"/>
          <w:szCs w:val="22"/>
          <w:vertAlign w:val="superscript"/>
        </w:rPr>
        <w:t>31,34,38-41,49</w:t>
      </w:r>
      <w:r w:rsidR="00940E1D">
        <w:rPr>
          <w:rFonts w:ascii="Arial" w:hAnsi="Arial" w:cs="Arial"/>
          <w:color w:val="222222"/>
          <w:sz w:val="22"/>
          <w:szCs w:val="22"/>
        </w:rPr>
        <w:fldChar w:fldCharType="end"/>
      </w:r>
      <w:r w:rsidR="0094010D">
        <w:rPr>
          <w:rFonts w:ascii="Arial" w:hAnsi="Arial" w:cs="Arial"/>
          <w:color w:val="222222"/>
          <w:sz w:val="22"/>
          <w:szCs w:val="22"/>
        </w:rPr>
        <w:t>.</w:t>
      </w:r>
      <w:r w:rsidR="001F0A50">
        <w:rPr>
          <w:rFonts w:ascii="Arial" w:hAnsi="Arial" w:cs="Arial"/>
          <w:color w:val="222222"/>
          <w:sz w:val="22"/>
          <w:szCs w:val="22"/>
        </w:rPr>
        <w:t xml:space="preserve"> </w:t>
      </w:r>
      <w:r w:rsidR="006A72D5">
        <w:rPr>
          <w:rFonts w:ascii="Arial" w:hAnsi="Arial" w:cs="Arial"/>
          <w:color w:val="222222"/>
          <w:sz w:val="22"/>
          <w:szCs w:val="22"/>
        </w:rPr>
        <w:t xml:space="preserve"> </w:t>
      </w:r>
      <w:r w:rsidR="00E51E94">
        <w:rPr>
          <w:rFonts w:ascii="Arial" w:hAnsi="Arial" w:cs="Arial"/>
          <w:color w:val="222222"/>
          <w:sz w:val="22"/>
          <w:szCs w:val="22"/>
        </w:rPr>
        <w:t xml:space="preserve">Alternatively, </w:t>
      </w:r>
      <w:r w:rsidR="00591D2D">
        <w:rPr>
          <w:rFonts w:ascii="Arial" w:hAnsi="Arial" w:cs="Arial"/>
          <w:color w:val="222222"/>
          <w:sz w:val="22"/>
          <w:szCs w:val="22"/>
        </w:rPr>
        <w:t xml:space="preserve">human islets in </w:t>
      </w:r>
      <w:r w:rsidR="00AF7D49">
        <w:rPr>
          <w:rFonts w:ascii="Arial" w:hAnsi="Arial" w:cs="Arial"/>
          <w:color w:val="222222"/>
          <w:sz w:val="22"/>
          <w:szCs w:val="22"/>
        </w:rPr>
        <w:t xml:space="preserve">studies included in </w:t>
      </w:r>
      <w:r w:rsidR="005251B6">
        <w:rPr>
          <w:rFonts w:ascii="Arial" w:hAnsi="Arial" w:cs="Arial"/>
          <w:color w:val="222222"/>
          <w:sz w:val="22"/>
          <w:szCs w:val="22"/>
        </w:rPr>
        <w:t>Pck</w:t>
      </w:r>
      <w:r w:rsidR="00591D2D">
        <w:rPr>
          <w:rFonts w:ascii="Arial" w:hAnsi="Arial" w:cs="Arial"/>
          <w:color w:val="222222"/>
          <w:sz w:val="22"/>
          <w:szCs w:val="22"/>
        </w:rPr>
        <w:t xml:space="preserve"> 001, </w:t>
      </w:r>
      <w:r w:rsidR="00096C5E">
        <w:rPr>
          <w:rFonts w:ascii="Arial" w:hAnsi="Arial" w:cs="Arial"/>
          <w:color w:val="222222"/>
          <w:sz w:val="22"/>
          <w:szCs w:val="22"/>
        </w:rPr>
        <w:t xml:space="preserve">003 </w:t>
      </w:r>
      <w:r w:rsidR="000C4416">
        <w:rPr>
          <w:rFonts w:ascii="Arial" w:hAnsi="Arial" w:cs="Arial"/>
          <w:color w:val="222222"/>
          <w:sz w:val="22"/>
          <w:szCs w:val="22"/>
        </w:rPr>
        <w:t>and</w:t>
      </w:r>
      <w:r w:rsidR="00096C5E">
        <w:rPr>
          <w:rFonts w:ascii="Arial" w:hAnsi="Arial" w:cs="Arial"/>
          <w:color w:val="222222"/>
          <w:sz w:val="22"/>
          <w:szCs w:val="22"/>
        </w:rPr>
        <w:t xml:space="preserve"> </w:t>
      </w:r>
      <w:r w:rsidR="005251B6">
        <w:rPr>
          <w:rFonts w:ascii="Arial" w:hAnsi="Arial" w:cs="Arial"/>
          <w:color w:val="222222"/>
          <w:sz w:val="22"/>
          <w:szCs w:val="22"/>
        </w:rPr>
        <w:t>01</w:t>
      </w:r>
      <w:r w:rsidR="00FE770D">
        <w:rPr>
          <w:rFonts w:ascii="Arial" w:hAnsi="Arial" w:cs="Arial"/>
          <w:color w:val="222222"/>
          <w:sz w:val="22"/>
          <w:szCs w:val="22"/>
        </w:rPr>
        <w:t>1</w:t>
      </w:r>
      <w:r w:rsidR="00696C33" w:rsidRPr="00696C33">
        <w:rPr>
          <w:rFonts w:ascii="Arial" w:hAnsi="Arial" w:cs="Arial"/>
          <w:color w:val="222222"/>
          <w:sz w:val="22"/>
          <w:szCs w:val="22"/>
        </w:rPr>
        <w:t xml:space="preserve"> </w:t>
      </w:r>
      <w:r w:rsidR="00696C33">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MjgsMzAsMzc8L3N0eWxlPjwvRGlzcGxheVRleHQ+PHJlY29yZD48cmVjLW51bWJlcj4yNjwvcmVj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MjgsMzAsMzc8L3N0eWxlPjwvRGlzcGxheVRleHQ+PHJlY29yZD48cmVjLW51bWJlcj4yNjwvcmVj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696C33">
        <w:rPr>
          <w:rFonts w:ascii="Arial" w:hAnsi="Arial" w:cs="Arial"/>
          <w:color w:val="222222"/>
          <w:sz w:val="22"/>
          <w:szCs w:val="22"/>
        </w:rPr>
      </w:r>
      <w:r w:rsidR="00696C3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28,30,37</w:t>
      </w:r>
      <w:r w:rsidR="00696C33">
        <w:rPr>
          <w:rFonts w:ascii="Arial" w:hAnsi="Arial" w:cs="Arial"/>
          <w:color w:val="222222"/>
          <w:sz w:val="22"/>
          <w:szCs w:val="22"/>
        </w:rPr>
        <w:fldChar w:fldCharType="end"/>
      </w:r>
      <w:r w:rsidR="005251B6">
        <w:rPr>
          <w:rFonts w:ascii="Arial" w:hAnsi="Arial" w:cs="Arial"/>
          <w:color w:val="222222"/>
          <w:sz w:val="22"/>
          <w:szCs w:val="22"/>
        </w:rPr>
        <w:t xml:space="preserve"> </w:t>
      </w:r>
      <w:r w:rsidR="0070369B">
        <w:rPr>
          <w:rFonts w:ascii="Arial" w:hAnsi="Arial" w:cs="Arial"/>
          <w:color w:val="222222"/>
          <w:sz w:val="22"/>
          <w:szCs w:val="22"/>
        </w:rPr>
        <w:t xml:space="preserve">were </w:t>
      </w:r>
      <w:r w:rsidR="00E51E94">
        <w:rPr>
          <w:rFonts w:ascii="Arial" w:hAnsi="Arial" w:cs="Arial"/>
          <w:color w:val="222222"/>
          <w:sz w:val="22"/>
          <w:szCs w:val="22"/>
        </w:rPr>
        <w:t xml:space="preserve">maintained in </w:t>
      </w:r>
      <w:r w:rsidR="00E51E94" w:rsidRPr="000D3D73">
        <w:rPr>
          <w:rFonts w:ascii="Arial" w:hAnsi="Arial" w:cs="Arial"/>
          <w:color w:val="222222"/>
          <w:sz w:val="22"/>
          <w:szCs w:val="22"/>
        </w:rPr>
        <w:t xml:space="preserve">Ham's F-10 medium containing 6.1 mM glucose, 10% fetal bovine serum </w:t>
      </w:r>
      <w:r w:rsidR="00E51E94" w:rsidRPr="000D3D73">
        <w:rPr>
          <w:rFonts w:ascii="Arial" w:hAnsi="Arial" w:cs="Arial"/>
          <w:color w:val="222222"/>
          <w:sz w:val="22"/>
          <w:szCs w:val="22"/>
        </w:rPr>
        <w:lastRenderedPageBreak/>
        <w:t>(FBS), 2 mM GlutaMAX, 50 µM 3-isobutyl-1-methylxanthine, 1% BSA, 50 U/ml penicillin</w:t>
      </w:r>
      <w:r w:rsidR="0070369B">
        <w:rPr>
          <w:rFonts w:ascii="Arial" w:hAnsi="Arial" w:cs="Arial"/>
          <w:color w:val="222222"/>
          <w:sz w:val="22"/>
          <w:szCs w:val="22"/>
        </w:rPr>
        <w:t>,</w:t>
      </w:r>
      <w:r w:rsidR="00E51E94" w:rsidRPr="000D3D73">
        <w:rPr>
          <w:rFonts w:ascii="Arial" w:hAnsi="Arial" w:cs="Arial"/>
          <w:color w:val="222222"/>
          <w:sz w:val="22"/>
          <w:szCs w:val="22"/>
        </w:rPr>
        <w:t xml:space="preserve"> and 50 µg/ml streptomycin.</w:t>
      </w:r>
      <w:r w:rsidR="00E51E94">
        <w:rPr>
          <w:rFonts w:ascii="Arial" w:hAnsi="Arial" w:cs="Arial"/>
          <w:color w:val="222222"/>
          <w:sz w:val="22"/>
          <w:szCs w:val="22"/>
        </w:rPr>
        <w:t xml:space="preserve"> </w:t>
      </w:r>
      <w:ins w:id="143" w:author="Sarkar, Soumyadeep" w:date="2026-05-18T15:51:00Z" w16du:dateUtc="2026-05-18T22:51:00Z">
        <w:r w:rsidR="00695488">
          <w:rPr>
            <w:rFonts w:ascii="Arial" w:hAnsi="Arial" w:cs="Arial"/>
            <w:color w:val="222222"/>
            <w:sz w:val="22"/>
            <w:szCs w:val="22"/>
          </w:rPr>
          <w:t xml:space="preserve">Islets in Pck024, were cultured for 2 - 5 days in </w:t>
        </w:r>
        <w:r w:rsidR="00695488" w:rsidRPr="00A87FBF">
          <w:rPr>
            <w:rFonts w:ascii="Arial" w:hAnsi="Arial" w:cs="Arial"/>
            <w:color w:val="222222"/>
            <w:sz w:val="22"/>
            <w:szCs w:val="22"/>
          </w:rPr>
          <w:t xml:space="preserve">Connaught Medical Research Laboratories </w:t>
        </w:r>
        <w:r w:rsidR="00695488">
          <w:rPr>
            <w:rFonts w:ascii="Arial" w:hAnsi="Arial" w:cs="Arial"/>
            <w:color w:val="222222"/>
            <w:sz w:val="22"/>
            <w:szCs w:val="22"/>
          </w:rPr>
          <w:t xml:space="preserve">(CMRL) medium </w:t>
        </w:r>
        <w:r w:rsidR="00695488" w:rsidRPr="00A87FBF">
          <w:rPr>
            <w:rFonts w:ascii="Arial" w:hAnsi="Arial" w:cs="Arial"/>
            <w:color w:val="222222"/>
            <w:sz w:val="22"/>
            <w:szCs w:val="22"/>
          </w:rPr>
          <w:t>supplemented with 10% heat-inactivated FBS and containing 5.5 mM glucose</w:t>
        </w:r>
        <w:r w:rsidR="00695488">
          <w:rPr>
            <w:rFonts w:ascii="Arial" w:hAnsi="Arial" w:cs="Arial"/>
            <w:color w:val="222222"/>
            <w:sz w:val="22"/>
            <w:szCs w:val="22"/>
          </w:rPr>
          <w:t xml:space="preserve"> at </w:t>
        </w:r>
        <w:r w:rsidR="00695488" w:rsidRPr="002C6C8F">
          <w:rPr>
            <w:rFonts w:ascii="Arial" w:hAnsi="Arial" w:cs="Arial"/>
            <w:color w:val="222222"/>
            <w:sz w:val="22"/>
            <w:szCs w:val="22"/>
          </w:rPr>
          <w:t>37ºC in a 5% CO</w:t>
        </w:r>
        <w:r w:rsidR="00695488" w:rsidRPr="00D73DBD">
          <w:rPr>
            <w:rFonts w:ascii="Arial" w:hAnsi="Arial" w:cs="Arial"/>
            <w:color w:val="222222"/>
            <w:sz w:val="22"/>
            <w:szCs w:val="22"/>
            <w:vertAlign w:val="subscript"/>
          </w:rPr>
          <w:t>2</w:t>
        </w:r>
        <w:r w:rsidR="00695488" w:rsidRPr="002C6C8F">
          <w:rPr>
            <w:rFonts w:ascii="Arial" w:hAnsi="Arial" w:cs="Arial"/>
            <w:color w:val="222222"/>
            <w:sz w:val="22"/>
            <w:szCs w:val="22"/>
          </w:rPr>
          <w:t xml:space="preserve"> atmosphere</w:t>
        </w:r>
        <w:r w:rsidR="00695488">
          <w:rPr>
            <w:rFonts w:ascii="Arial" w:hAnsi="Arial" w:cs="Arial"/>
            <w:color w:val="222222"/>
            <w:sz w:val="22"/>
            <w:szCs w:val="22"/>
          </w:rPr>
          <w:t xml:space="preserve"> as previously described</w:t>
        </w:r>
        <w:r w:rsidR="00695488">
          <w:rPr>
            <w:rFonts w:ascii="Arial" w:hAnsi="Arial" w:cs="Arial"/>
            <w:color w:val="222222"/>
            <w:sz w:val="22"/>
            <w:szCs w:val="22"/>
          </w:rPr>
          <w:fldChar w:fldCharType="begin"/>
        </w:r>
        <w:r w:rsidR="00695488">
          <w:rPr>
            <w:rFonts w:ascii="Arial" w:hAnsi="Arial" w:cs="Arial"/>
            <w:color w:val="222222"/>
            <w:sz w:val="22"/>
            <w:szCs w:val="22"/>
          </w:rPr>
          <w:instrText xml:space="preserve"> ADDIN EN.CITE &lt;EndNote&gt;&lt;Cite&gt;&lt;Author&gt;Kelly&lt;/Author&gt;&lt;Year&gt;2003&lt;/Year&gt;&lt;RecNum&gt;127&lt;/RecNum&gt;&lt;DisplayText&gt;&lt;style face="superscript"&gt;50&lt;/style&gt;&lt;/DisplayText&gt;&lt;record&gt;&lt;rec-number&gt;127&lt;/rec-number&gt;&lt;foreign-keys&gt;&lt;key app="EN" db-id="dsz9as9xsxd2dke259vvss5cawvfrsf592z9" timestamp="1779140817"&gt;127&lt;/key&gt;&lt;/foreign-keys&gt;&lt;ref-type name="Journal Article"&gt;17&lt;/ref-type&gt;&lt;contributors&gt;&lt;authors&gt;&lt;author&gt;Kelly, C. B.&lt;/author&gt;&lt;author&gt;Blair, L. A.&lt;/author&gt;&lt;author&gt;Corbett, J. A.&lt;/author&gt;&lt;author&gt;Scarim, A. L.&lt;/author&gt;&lt;/authors&gt;&lt;/contributors&gt;&lt;auth-address&gt;Department of Biochemistry and Molecular Biology, Saint Louis University School of Medicine, MO, USA.&lt;/auth-address&gt;&lt;titles&gt;&lt;title&gt;Isolation of islets of Langerhans from rodent pancreas&lt;/title&gt;&lt;secondary-title&gt;Methods Mol Med&lt;/secondary-title&gt;&lt;/titles&gt;&lt;periodical&gt;&lt;full-title&gt;Methods Mol Med&lt;/full-title&gt;&lt;/periodical&gt;&lt;pages&gt;3-14&lt;/pages&gt;&lt;volume&gt;83&lt;/volume&gt;&lt;keywords&gt;&lt;keyword&gt;Animals&lt;/keyword&gt;&lt;keyword&gt;Cell Separation/methods&lt;/keyword&gt;&lt;keyword&gt;Centrifugation, Density Gradient/methods&lt;/keyword&gt;&lt;keyword&gt;Collagenases&lt;/keyword&gt;&lt;keyword&gt;Indicators and Reagents&lt;/keyword&gt;&lt;keyword&gt;Insulin/*metabolism&lt;/keyword&gt;&lt;keyword&gt;Insulin Secretion&lt;/keyword&gt;&lt;keyword&gt;Islets of Langerhans/*cytology/metabolism&lt;/keyword&gt;&lt;keyword&gt;Mice&lt;/keyword&gt;&lt;keyword&gt;Pancreas/*cytology&lt;/keyword&gt;&lt;keyword&gt;Rats&lt;/keyword&gt;&lt;/keywords&gt;&lt;dates&gt;&lt;year&gt;2003&lt;/year&gt;&lt;/dates&gt;&lt;isbn&gt;1543-1894 (Print)&amp;#xD;1543-1894 (Linking)&lt;/isbn&gt;&lt;accession-num&gt;12619711&lt;/accession-num&gt;&lt;urls&gt;&lt;related-urls&gt;&lt;url&gt;https://www.ncbi.nlm.nih.gov/pubmed/12619711&lt;/url&gt;&lt;/related-urls&gt;&lt;/urls&gt;&lt;electronic-resource-num&gt;10.1385/1-59259-377-1:003&lt;/electronic-resource-num&gt;&lt;remote-database-name&gt;Medline&lt;/remote-database-name&gt;&lt;remote-database-provider&gt;NLM&lt;/remote-database-provider&gt;&lt;/record&gt;&lt;/Cite&gt;&lt;/EndNote&gt;</w:instrText>
        </w:r>
        <w:r w:rsidR="00695488">
          <w:rPr>
            <w:rFonts w:ascii="Arial" w:hAnsi="Arial" w:cs="Arial"/>
            <w:color w:val="222222"/>
            <w:sz w:val="22"/>
            <w:szCs w:val="22"/>
          </w:rPr>
          <w:fldChar w:fldCharType="separate"/>
        </w:r>
        <w:r w:rsidR="00695488" w:rsidRPr="00537470">
          <w:rPr>
            <w:rFonts w:ascii="Arial" w:hAnsi="Arial" w:cs="Arial"/>
            <w:noProof/>
            <w:color w:val="222222"/>
            <w:sz w:val="22"/>
            <w:szCs w:val="22"/>
            <w:vertAlign w:val="superscript"/>
          </w:rPr>
          <w:t>50</w:t>
        </w:r>
        <w:r w:rsidR="00695488">
          <w:rPr>
            <w:rFonts w:ascii="Arial" w:hAnsi="Arial" w:cs="Arial"/>
            <w:color w:val="222222"/>
            <w:sz w:val="22"/>
            <w:szCs w:val="22"/>
          </w:rPr>
          <w:fldChar w:fldCharType="end"/>
        </w:r>
        <w:r w:rsidR="00695488">
          <w:rPr>
            <w:rFonts w:ascii="Arial" w:hAnsi="Arial" w:cs="Arial"/>
            <w:color w:val="222222"/>
            <w:sz w:val="22"/>
            <w:szCs w:val="22"/>
          </w:rPr>
          <w:t>.</w:t>
        </w:r>
        <w:r w:rsidR="00655923">
          <w:rPr>
            <w:rFonts w:ascii="Arial" w:hAnsi="Arial" w:cs="Arial"/>
            <w:color w:val="222222"/>
            <w:sz w:val="22"/>
            <w:szCs w:val="22"/>
          </w:rPr>
          <w:t xml:space="preserve"> </w:t>
        </w:r>
      </w:ins>
      <w:r w:rsidR="0089344A">
        <w:rPr>
          <w:rFonts w:ascii="Arial" w:hAnsi="Arial" w:cs="Arial"/>
          <w:color w:val="222222"/>
          <w:sz w:val="22"/>
          <w:szCs w:val="22"/>
        </w:rPr>
        <w:t>With respect to cytokine</w:t>
      </w:r>
      <w:r w:rsidR="008E79B8">
        <w:rPr>
          <w:rFonts w:ascii="Arial" w:hAnsi="Arial" w:cs="Arial"/>
          <w:color w:val="222222"/>
          <w:sz w:val="22"/>
          <w:szCs w:val="22"/>
        </w:rPr>
        <w:t xml:space="preserve"> treatment,</w:t>
      </w:r>
      <w:r w:rsidR="001A5F7F">
        <w:rPr>
          <w:rFonts w:ascii="Arial" w:hAnsi="Arial" w:cs="Arial"/>
          <w:color w:val="222222"/>
          <w:sz w:val="22"/>
          <w:szCs w:val="22"/>
        </w:rPr>
        <w:t xml:space="preserve"> </w:t>
      </w:r>
      <w:r w:rsidR="008E79B8">
        <w:rPr>
          <w:rFonts w:ascii="Arial" w:hAnsi="Arial" w:cs="Arial"/>
          <w:color w:val="222222"/>
          <w:sz w:val="22"/>
          <w:szCs w:val="22"/>
        </w:rPr>
        <w:t xml:space="preserve">studies in </w:t>
      </w:r>
      <w:r w:rsidR="001A5F7F">
        <w:rPr>
          <w:rFonts w:ascii="Arial" w:hAnsi="Arial" w:cs="Arial"/>
          <w:color w:val="222222"/>
          <w:sz w:val="22"/>
          <w:szCs w:val="22"/>
        </w:rPr>
        <w:t>Pck</w:t>
      </w:r>
      <w:r w:rsidR="001A1053">
        <w:rPr>
          <w:rFonts w:ascii="Arial" w:hAnsi="Arial" w:cs="Arial"/>
          <w:color w:val="222222"/>
          <w:sz w:val="22"/>
          <w:szCs w:val="22"/>
        </w:rPr>
        <w:t xml:space="preserve">001, </w:t>
      </w:r>
      <w:r w:rsidR="008D756E">
        <w:rPr>
          <w:rFonts w:ascii="Arial" w:hAnsi="Arial" w:cs="Arial"/>
          <w:color w:val="222222"/>
          <w:sz w:val="22"/>
          <w:szCs w:val="22"/>
        </w:rPr>
        <w:t>006</w:t>
      </w:r>
      <w:r w:rsidR="008E79B8">
        <w:rPr>
          <w:rFonts w:ascii="Arial" w:hAnsi="Arial" w:cs="Arial"/>
          <w:color w:val="222222"/>
          <w:sz w:val="22"/>
          <w:szCs w:val="22"/>
        </w:rPr>
        <w:t>,</w:t>
      </w:r>
      <w:r w:rsidR="008D756E">
        <w:rPr>
          <w:rFonts w:ascii="Arial" w:hAnsi="Arial" w:cs="Arial"/>
          <w:color w:val="222222"/>
          <w:sz w:val="22"/>
          <w:szCs w:val="22"/>
        </w:rPr>
        <w:t xml:space="preserve"> </w:t>
      </w:r>
      <w:r w:rsidR="001A1053">
        <w:rPr>
          <w:rFonts w:ascii="Arial" w:hAnsi="Arial" w:cs="Arial"/>
          <w:color w:val="222222"/>
          <w:sz w:val="22"/>
          <w:szCs w:val="22"/>
        </w:rPr>
        <w:t xml:space="preserve">011, </w:t>
      </w:r>
      <w:r w:rsidR="008D756E">
        <w:rPr>
          <w:rFonts w:ascii="Arial" w:hAnsi="Arial" w:cs="Arial"/>
          <w:color w:val="222222"/>
          <w:sz w:val="22"/>
          <w:szCs w:val="22"/>
        </w:rPr>
        <w:t>012</w:t>
      </w:r>
      <w:r w:rsidR="008E79B8">
        <w:rPr>
          <w:rFonts w:ascii="Arial" w:hAnsi="Arial" w:cs="Arial"/>
          <w:color w:val="222222"/>
          <w:sz w:val="22"/>
          <w:szCs w:val="22"/>
        </w:rPr>
        <w:t>, 013, 014</w:t>
      </w:r>
      <w:ins w:id="144" w:author="Sarkar, Soumyadeep" w:date="2026-05-18T16:08:00Z" w16du:dateUtc="2026-05-18T23:08:00Z">
        <w:r w:rsidR="00C47713">
          <w:rPr>
            <w:rFonts w:ascii="Arial" w:hAnsi="Arial" w:cs="Arial"/>
            <w:color w:val="222222"/>
            <w:sz w:val="22"/>
            <w:szCs w:val="22"/>
          </w:rPr>
          <w:t>,</w:t>
        </w:r>
      </w:ins>
      <w:del w:id="145" w:author="Sarkar, Soumyadeep" w:date="2026-05-18T16:08:00Z" w16du:dateUtc="2026-05-18T23:08:00Z">
        <w:r w:rsidR="008E79B8" w:rsidDel="00C47713">
          <w:rPr>
            <w:rFonts w:ascii="Arial" w:hAnsi="Arial" w:cs="Arial"/>
            <w:color w:val="222222"/>
            <w:sz w:val="22"/>
            <w:szCs w:val="22"/>
          </w:rPr>
          <w:delText xml:space="preserve"> </w:delText>
        </w:r>
        <w:r w:rsidR="000C4416" w:rsidDel="00C47713">
          <w:rPr>
            <w:rFonts w:ascii="Arial" w:hAnsi="Arial" w:cs="Arial"/>
            <w:color w:val="222222"/>
            <w:sz w:val="22"/>
            <w:szCs w:val="22"/>
          </w:rPr>
          <w:delText>and</w:delText>
        </w:r>
      </w:del>
      <w:r w:rsidR="008E79B8">
        <w:rPr>
          <w:rFonts w:ascii="Arial" w:hAnsi="Arial" w:cs="Arial"/>
          <w:color w:val="222222"/>
          <w:sz w:val="22"/>
          <w:szCs w:val="22"/>
        </w:rPr>
        <w:t xml:space="preserve"> </w:t>
      </w:r>
      <w:r w:rsidR="008D756E">
        <w:rPr>
          <w:rFonts w:ascii="Arial" w:hAnsi="Arial" w:cs="Arial"/>
          <w:color w:val="222222"/>
          <w:sz w:val="22"/>
          <w:szCs w:val="22"/>
        </w:rPr>
        <w:t>015,</w:t>
      </w:r>
      <w:ins w:id="146" w:author="Sarkar, Soumyadeep" w:date="2026-05-18T16:08:00Z" w16du:dateUtc="2026-05-18T23:08:00Z">
        <w:r w:rsidR="00C47713">
          <w:rPr>
            <w:rFonts w:ascii="Arial" w:hAnsi="Arial" w:cs="Arial"/>
            <w:color w:val="222222"/>
            <w:sz w:val="22"/>
            <w:szCs w:val="22"/>
          </w:rPr>
          <w:t xml:space="preserve"> and 025</w:t>
        </w:r>
      </w:ins>
      <w:r w:rsidR="008E79B8">
        <w:rPr>
          <w:rFonts w:ascii="Arial" w:hAnsi="Arial" w:cs="Arial"/>
          <w:color w:val="222222"/>
          <w:sz w:val="22"/>
          <w:szCs w:val="22"/>
        </w:rPr>
        <w:t xml:space="preserve"> treated</w:t>
      </w:r>
      <w:r w:rsidR="008D756E">
        <w:rPr>
          <w:rFonts w:ascii="Arial" w:hAnsi="Arial" w:cs="Arial"/>
          <w:color w:val="222222"/>
          <w:sz w:val="22"/>
          <w:szCs w:val="22"/>
        </w:rPr>
        <w:t xml:space="preserve"> </w:t>
      </w:r>
      <w:r w:rsidR="0012271D">
        <w:rPr>
          <w:rFonts w:ascii="Arial" w:hAnsi="Arial" w:cs="Arial"/>
          <w:color w:val="222222"/>
          <w:sz w:val="22"/>
          <w:szCs w:val="22"/>
        </w:rPr>
        <w:t>islets with</w:t>
      </w:r>
      <w:r w:rsidR="001C382B">
        <w:rPr>
          <w:rFonts w:ascii="Arial" w:hAnsi="Arial" w:cs="Arial"/>
          <w:color w:val="222222"/>
          <w:sz w:val="22"/>
          <w:szCs w:val="22"/>
        </w:rPr>
        <w:t xml:space="preserve"> </w:t>
      </w:r>
      <w:r w:rsidR="001C382B" w:rsidRPr="000907ED">
        <w:rPr>
          <w:rFonts w:ascii="Arial" w:hAnsi="Arial" w:cs="Arial"/>
          <w:color w:val="222222"/>
          <w:sz w:val="22"/>
          <w:szCs w:val="22"/>
        </w:rPr>
        <w:t>50 U/mL IL-1β + 1000 U/mL IFNγ</w:t>
      </w:r>
      <w:r w:rsidR="001C382B">
        <w:rPr>
          <w:rFonts w:ascii="Arial" w:hAnsi="Arial" w:cs="Arial"/>
          <w:color w:val="222222"/>
          <w:sz w:val="22"/>
          <w:szCs w:val="22"/>
        </w:rPr>
        <w:t xml:space="preserve"> for </w:t>
      </w:r>
      <w:r w:rsidR="001A1053">
        <w:rPr>
          <w:rFonts w:ascii="Arial" w:hAnsi="Arial" w:cs="Arial"/>
          <w:color w:val="222222"/>
          <w:sz w:val="22"/>
          <w:szCs w:val="22"/>
        </w:rPr>
        <w:t xml:space="preserve">either </w:t>
      </w:r>
      <w:ins w:id="147" w:author="Sarkar, Soumyadeep" w:date="2026-05-18T16:08:00Z" w16du:dateUtc="2026-05-18T23:08:00Z">
        <w:r w:rsidR="009B4B48">
          <w:rPr>
            <w:rFonts w:ascii="Arial" w:hAnsi="Arial" w:cs="Arial"/>
            <w:color w:val="222222"/>
            <w:sz w:val="22"/>
            <w:szCs w:val="22"/>
          </w:rPr>
          <w:t>1</w:t>
        </w:r>
      </w:ins>
      <w:ins w:id="148" w:author="Sarkar, Soumyadeep" w:date="2026-05-18T16:09:00Z" w16du:dateUtc="2026-05-18T23:09:00Z">
        <w:r w:rsidR="009B4B48">
          <w:rPr>
            <w:rFonts w:ascii="Arial" w:hAnsi="Arial" w:cs="Arial"/>
            <w:color w:val="222222"/>
            <w:sz w:val="22"/>
            <w:szCs w:val="22"/>
          </w:rPr>
          <w:t xml:space="preserve">8 h, </w:t>
        </w:r>
      </w:ins>
      <w:r w:rsidR="001C382B">
        <w:rPr>
          <w:rFonts w:ascii="Arial" w:hAnsi="Arial" w:cs="Arial"/>
          <w:color w:val="222222"/>
          <w:sz w:val="22"/>
          <w:szCs w:val="22"/>
        </w:rPr>
        <w:t>24 h</w:t>
      </w:r>
      <w:r w:rsidR="001A1053">
        <w:rPr>
          <w:rFonts w:ascii="Arial" w:hAnsi="Arial" w:cs="Arial"/>
          <w:color w:val="222222"/>
          <w:sz w:val="22"/>
          <w:szCs w:val="22"/>
        </w:rPr>
        <w:t xml:space="preserve"> or 48 h.</w:t>
      </w:r>
      <w:r w:rsidR="0012271D">
        <w:rPr>
          <w:rFonts w:ascii="Arial" w:hAnsi="Arial" w:cs="Arial"/>
          <w:color w:val="222222"/>
          <w:sz w:val="22"/>
          <w:szCs w:val="22"/>
        </w:rPr>
        <w:t xml:space="preserve"> </w:t>
      </w:r>
      <w:r w:rsidR="00A3799A">
        <w:rPr>
          <w:rFonts w:ascii="Arial" w:hAnsi="Arial" w:cs="Arial"/>
          <w:color w:val="222222"/>
          <w:sz w:val="22"/>
          <w:szCs w:val="22"/>
        </w:rPr>
        <w:t xml:space="preserve">The islets in </w:t>
      </w:r>
      <w:r w:rsidR="00F9638A">
        <w:rPr>
          <w:rFonts w:ascii="Arial" w:hAnsi="Arial" w:cs="Arial"/>
          <w:color w:val="222222"/>
          <w:sz w:val="22"/>
          <w:szCs w:val="22"/>
        </w:rPr>
        <w:t>Pck</w:t>
      </w:r>
      <w:r w:rsidR="00B53542">
        <w:rPr>
          <w:rFonts w:ascii="Arial" w:hAnsi="Arial" w:cs="Arial"/>
          <w:color w:val="222222"/>
          <w:sz w:val="22"/>
          <w:szCs w:val="22"/>
        </w:rPr>
        <w:t>003</w:t>
      </w:r>
      <w:r w:rsidR="00E76281">
        <w:rPr>
          <w:rFonts w:ascii="Arial" w:hAnsi="Arial" w:cs="Arial"/>
          <w:color w:val="222222"/>
          <w:sz w:val="22"/>
          <w:szCs w:val="22"/>
        </w:rPr>
        <w:t xml:space="preserve"> </w:t>
      </w:r>
      <w:r w:rsidR="00E51E94">
        <w:rPr>
          <w:rFonts w:ascii="Arial" w:hAnsi="Arial" w:cs="Arial"/>
          <w:color w:val="222222"/>
          <w:sz w:val="22"/>
          <w:szCs w:val="22"/>
        </w:rPr>
        <w:t xml:space="preserve">were treated with </w:t>
      </w:r>
      <w:r w:rsidR="008C5ED3" w:rsidRPr="008C5ED3">
        <w:rPr>
          <w:rFonts w:ascii="Arial" w:hAnsi="Arial" w:cs="Arial"/>
          <w:color w:val="222222"/>
          <w:sz w:val="22"/>
          <w:szCs w:val="22"/>
        </w:rPr>
        <w:t>human IFN</w:t>
      </w:r>
      <w:r w:rsidR="00E76281">
        <w:rPr>
          <w:rFonts w:ascii="Symbol" w:eastAsia="Symbol" w:hAnsi="Symbol" w:cs="Symbol"/>
          <w:color w:val="222222"/>
          <w:sz w:val="22"/>
          <w:szCs w:val="22"/>
        </w:rPr>
        <w:t>a</w:t>
      </w:r>
      <w:r w:rsidR="008C5ED3" w:rsidRPr="008C5ED3">
        <w:rPr>
          <w:rFonts w:ascii="Arial" w:hAnsi="Arial" w:cs="Arial"/>
          <w:color w:val="222222"/>
          <w:sz w:val="22"/>
          <w:szCs w:val="22"/>
        </w:rPr>
        <w:t xml:space="preserve"> 2000 U/ml </w:t>
      </w:r>
      <w:r w:rsidR="008C5ED3">
        <w:rPr>
          <w:rFonts w:ascii="Arial" w:hAnsi="Arial" w:cs="Arial"/>
          <w:color w:val="222222"/>
          <w:sz w:val="22"/>
          <w:szCs w:val="22"/>
        </w:rPr>
        <w:t>for varying hours</w:t>
      </w:r>
      <w:r w:rsidR="00F826DC">
        <w:rPr>
          <w:rFonts w:ascii="Arial" w:hAnsi="Arial" w:cs="Arial"/>
          <w:color w:val="222222"/>
          <w:sz w:val="22"/>
          <w:szCs w:val="22"/>
        </w:rPr>
        <w:t>.</w:t>
      </w:r>
      <w:r w:rsidR="001952A5">
        <w:rPr>
          <w:rFonts w:ascii="Arial" w:hAnsi="Arial" w:cs="Arial"/>
          <w:color w:val="222222"/>
          <w:sz w:val="22"/>
          <w:szCs w:val="22"/>
        </w:rPr>
        <w:t xml:space="preserve"> </w:t>
      </w:r>
      <w:r w:rsidR="00160DD2">
        <w:rPr>
          <w:rFonts w:ascii="Arial" w:hAnsi="Arial" w:cs="Arial"/>
          <w:color w:val="222222"/>
          <w:sz w:val="22"/>
          <w:szCs w:val="22"/>
        </w:rPr>
        <w:t xml:space="preserve">In </w:t>
      </w:r>
      <w:r w:rsidR="00523D6C">
        <w:rPr>
          <w:rFonts w:ascii="Arial" w:hAnsi="Arial" w:cs="Arial"/>
          <w:color w:val="222222"/>
          <w:sz w:val="22"/>
          <w:szCs w:val="22"/>
        </w:rPr>
        <w:t>Pck004</w:t>
      </w:r>
      <w:r w:rsidR="00AF7D49">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&lt;EndNote&gt;&lt;Cite&gt;&lt;Author&gt;Maestas&lt;/Author&gt;&lt;Year&gt;2024&lt;/Year&gt;&lt;RecNum&gt;81&lt;/RecNum&gt;&lt;DisplayText&gt;&lt;style face="superscript"&gt;31&lt;/style&gt;&lt;/DisplayText&gt;&lt;record&gt;&lt;rec-number&gt;81&lt;/rec-number&gt;&lt;foreign-keys&gt;&lt;key app="EN" db-id="dsz9as9xsxd2dke259vvss5cawvfrsf592z9" timestamp="1764638144"&gt;81&lt;/key&gt;&lt;/foreign-keys&gt;&lt;ref-type name="Journal Article"&gt;17&lt;/ref-type&gt;&lt;contributors&gt;&lt;authors&gt;&lt;author&gt;Maestas, Marlie M.&lt;/author&gt;&lt;author&gt;Ishahak, Matthew&lt;/author&gt;&lt;author&gt;Augsornworawat, Punn&lt;/author&gt;&lt;author&gt;Veronese-Paniagua, Daniel A.&lt;/author&gt;&lt;author&gt;Maxwell, Kristina G.&lt;/author&gt;&lt;author&gt;Velazco-Cruz, Leonardo&lt;/author&gt;&lt;author&gt;Marquez, Erica&lt;/author&gt;&lt;author&gt;Sun, Jiameng&lt;/author&gt;&lt;author&gt;Shunkarova, Mira&lt;/author&gt;&lt;author&gt;Gale, Sarah E.&lt;/author&gt;&lt;author&gt;Urano, Fumihiko&lt;/author&gt;&lt;author&gt;Millman, Jeffrey R.&lt;/author&gt;&lt;/authors&gt;&lt;/contributors&gt;&lt;titles&gt;&lt;title&gt;Identification of unique cell type responses in pancreatic islets to stress&lt;/title&gt;&lt;secondary-title&gt;Nature Communications&lt;/secondary-title&gt;&lt;/titles&gt;&lt;periodical&gt;&lt;full-title&gt;Nature Communications&lt;/full-title&gt;&lt;/periodical&gt;&lt;pages&gt;5567&lt;/pages&gt;&lt;volume&gt;15&lt;/volume&gt;&lt;number&gt;1&lt;/number&gt;&lt;dates&gt;&lt;year&gt;2024&lt;/year&gt;&lt;pub-dates&gt;&lt;date&gt;2024/07/02&lt;/date&gt;&lt;/pub-dates&gt;&lt;/dates&gt;&lt;isbn&gt;2041-1723&lt;/isbn&gt;&lt;urls&gt;&lt;related-urls&gt;&lt;url&gt;https://doi.org/10.1038/s41467-024-49724-w&lt;/url&gt;&lt;/related-urls&gt;&lt;/urls&gt;&lt;electronic-resource-num&gt;10.1038/s41467-024-49724-w&lt;/electronic-resource-num&gt;&lt;/record&gt;&lt;/Cite&gt;&lt;/EndNote&gt;</w:instrText>
      </w:r>
      <w:r w:rsidR="00AF7D4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31</w:t>
      </w:r>
      <w:r w:rsidR="00AF7D49">
        <w:rPr>
          <w:rFonts w:ascii="Arial" w:hAnsi="Arial" w:cs="Arial"/>
          <w:color w:val="222222"/>
          <w:sz w:val="22"/>
          <w:szCs w:val="22"/>
        </w:rPr>
        <w:fldChar w:fldCharType="end"/>
      </w:r>
      <w:r w:rsidR="00160DD2">
        <w:rPr>
          <w:rFonts w:ascii="Arial" w:hAnsi="Arial" w:cs="Arial"/>
          <w:color w:val="222222"/>
          <w:sz w:val="22"/>
          <w:szCs w:val="22"/>
        </w:rPr>
        <w:t>, the</w:t>
      </w:r>
      <w:r w:rsidR="001952A5">
        <w:rPr>
          <w:rFonts w:ascii="Arial" w:hAnsi="Arial" w:cs="Arial"/>
          <w:color w:val="222222"/>
          <w:sz w:val="22"/>
          <w:szCs w:val="22"/>
        </w:rPr>
        <w:t xml:space="preserve"> islets were treated </w:t>
      </w:r>
      <w:r w:rsidR="001352EE">
        <w:rPr>
          <w:rFonts w:ascii="Arial" w:hAnsi="Arial" w:cs="Arial"/>
          <w:color w:val="222222"/>
          <w:sz w:val="22"/>
          <w:szCs w:val="22"/>
        </w:rPr>
        <w:t xml:space="preserve">with </w:t>
      </w:r>
      <w:r w:rsidR="00E8157C">
        <w:rPr>
          <w:rFonts w:ascii="Arial" w:hAnsi="Arial" w:cs="Arial"/>
          <w:color w:val="222222"/>
          <w:sz w:val="22"/>
          <w:szCs w:val="22"/>
        </w:rPr>
        <w:t>different stressors</w:t>
      </w:r>
      <w:r w:rsidR="001352EE">
        <w:rPr>
          <w:rFonts w:ascii="Arial" w:hAnsi="Arial" w:cs="Arial"/>
          <w:color w:val="222222"/>
          <w:sz w:val="22"/>
          <w:szCs w:val="22"/>
        </w:rPr>
        <w:t xml:space="preserve"> </w:t>
      </w:r>
      <w:r w:rsidR="0035780A">
        <w:rPr>
          <w:rFonts w:ascii="Arial" w:hAnsi="Arial" w:cs="Arial"/>
          <w:color w:val="222222"/>
          <w:sz w:val="22"/>
          <w:szCs w:val="22"/>
        </w:rPr>
        <w:t>for</w:t>
      </w:r>
      <w:r w:rsidR="001352EE">
        <w:rPr>
          <w:rFonts w:ascii="Arial" w:hAnsi="Arial" w:cs="Arial"/>
          <w:color w:val="222222"/>
          <w:sz w:val="22"/>
          <w:szCs w:val="22"/>
        </w:rPr>
        <w:t xml:space="preserve"> 48 h, including, </w:t>
      </w:r>
      <w:r w:rsidR="00451EDE" w:rsidRPr="00451EDE">
        <w:rPr>
          <w:rFonts w:ascii="Arial" w:hAnsi="Arial" w:cs="Arial"/>
          <w:color w:val="222222"/>
          <w:sz w:val="22"/>
          <w:szCs w:val="22"/>
        </w:rPr>
        <w:t xml:space="preserve">1 </w:t>
      </w:r>
      <w:r w:rsidR="00D775DC">
        <w:rPr>
          <w:rFonts w:ascii="Arial" w:hAnsi="Arial" w:cs="Arial"/>
          <w:color w:val="222222"/>
          <w:sz w:val="22"/>
          <w:szCs w:val="22"/>
        </w:rPr>
        <w:t>μ</w:t>
      </w:r>
      <w:r w:rsidR="00451EDE" w:rsidRPr="00451EDE">
        <w:rPr>
          <w:rFonts w:ascii="Arial" w:hAnsi="Arial" w:cs="Arial"/>
          <w:color w:val="222222"/>
          <w:sz w:val="22"/>
          <w:szCs w:val="22"/>
        </w:rPr>
        <w:t xml:space="preserve">g/mL Brefeldin A (Sigma; B5936), 10 μM </w:t>
      </w:r>
      <w:r w:rsidR="000B59A4">
        <w:rPr>
          <w:rFonts w:ascii="Arial" w:hAnsi="Arial" w:cs="Arial"/>
          <w:color w:val="222222"/>
          <w:sz w:val="22"/>
          <w:szCs w:val="22"/>
        </w:rPr>
        <w:t>t</w:t>
      </w:r>
      <w:r w:rsidR="00451EDE" w:rsidRPr="00451EDE">
        <w:rPr>
          <w:rFonts w:ascii="Arial" w:hAnsi="Arial" w:cs="Arial"/>
          <w:color w:val="222222"/>
          <w:sz w:val="22"/>
          <w:szCs w:val="22"/>
        </w:rPr>
        <w:t>hapsigargin (Sigma; T9033), 1000 ng/mL IFNγ</w:t>
      </w:r>
      <w:r w:rsidR="00A96453">
        <w:rPr>
          <w:rFonts w:ascii="Arial" w:hAnsi="Arial" w:cs="Arial"/>
          <w:color w:val="222222"/>
          <w:sz w:val="22"/>
          <w:szCs w:val="22"/>
        </w:rPr>
        <w:t xml:space="preserve"> +</w:t>
      </w:r>
      <w:r w:rsidR="00451EDE" w:rsidRPr="00451EDE">
        <w:rPr>
          <w:rFonts w:ascii="Arial" w:hAnsi="Arial" w:cs="Arial"/>
          <w:color w:val="222222"/>
          <w:sz w:val="22"/>
          <w:szCs w:val="22"/>
        </w:rPr>
        <w:t xml:space="preserve"> 500 ng/mL TNFα</w:t>
      </w:r>
      <w:r w:rsidR="00A96453">
        <w:rPr>
          <w:rFonts w:ascii="Arial" w:hAnsi="Arial" w:cs="Arial"/>
          <w:color w:val="222222"/>
          <w:sz w:val="22"/>
          <w:szCs w:val="22"/>
        </w:rPr>
        <w:t xml:space="preserve"> + </w:t>
      </w:r>
      <w:r w:rsidR="00451EDE" w:rsidRPr="00451EDE">
        <w:rPr>
          <w:rFonts w:ascii="Arial" w:hAnsi="Arial" w:cs="Arial"/>
          <w:color w:val="222222"/>
          <w:sz w:val="22"/>
          <w:szCs w:val="22"/>
        </w:rPr>
        <w:t>100 ng/mL IL</w:t>
      </w:r>
      <w:r w:rsidR="00A96453">
        <w:rPr>
          <w:rFonts w:ascii="Arial" w:hAnsi="Arial" w:cs="Arial"/>
          <w:color w:val="222222"/>
          <w:sz w:val="22"/>
          <w:szCs w:val="22"/>
        </w:rPr>
        <w:t>-</w:t>
      </w:r>
      <w:r w:rsidR="00451EDE" w:rsidRPr="00451EDE">
        <w:rPr>
          <w:rFonts w:ascii="Arial" w:hAnsi="Arial" w:cs="Arial"/>
          <w:color w:val="222222"/>
          <w:sz w:val="22"/>
          <w:szCs w:val="22"/>
        </w:rPr>
        <w:t>1β, 100 ng/mL IL</w:t>
      </w:r>
      <w:r w:rsidR="00430DCA">
        <w:rPr>
          <w:rFonts w:ascii="Arial" w:hAnsi="Arial" w:cs="Arial"/>
          <w:color w:val="222222"/>
          <w:sz w:val="22"/>
          <w:szCs w:val="22"/>
        </w:rPr>
        <w:t>-</w:t>
      </w:r>
      <w:r w:rsidR="00451EDE" w:rsidRPr="00451EDE">
        <w:rPr>
          <w:rFonts w:ascii="Arial" w:hAnsi="Arial" w:cs="Arial"/>
          <w:color w:val="222222"/>
          <w:sz w:val="22"/>
          <w:szCs w:val="22"/>
        </w:rPr>
        <w:t>1β + 1000 ng/mL IFNγ,</w:t>
      </w:r>
      <w:r w:rsidR="00A80EDD">
        <w:rPr>
          <w:rFonts w:ascii="Arial" w:hAnsi="Arial" w:cs="Arial"/>
          <w:color w:val="222222"/>
          <w:sz w:val="22"/>
          <w:szCs w:val="22"/>
        </w:rPr>
        <w:t xml:space="preserve"> </w:t>
      </w:r>
      <w:r w:rsidR="00451EDE" w:rsidRPr="00451EDE">
        <w:rPr>
          <w:rFonts w:ascii="Arial" w:hAnsi="Arial" w:cs="Arial"/>
          <w:color w:val="222222"/>
          <w:sz w:val="22"/>
          <w:szCs w:val="22"/>
        </w:rPr>
        <w:t>1000 ng/mL IFNγ (R&amp;D; 285IF100), 100 ng/mL IL1β (R&amp;D; 201LB005),</w:t>
      </w:r>
      <w:r w:rsidR="00430DCA">
        <w:rPr>
          <w:rFonts w:ascii="Arial" w:hAnsi="Arial" w:cs="Arial"/>
          <w:color w:val="222222"/>
          <w:sz w:val="22"/>
          <w:szCs w:val="22"/>
        </w:rPr>
        <w:t xml:space="preserve"> and </w:t>
      </w:r>
      <w:r w:rsidR="00451EDE" w:rsidRPr="00451EDE">
        <w:rPr>
          <w:rFonts w:ascii="Arial" w:hAnsi="Arial" w:cs="Arial"/>
          <w:color w:val="222222"/>
          <w:sz w:val="22"/>
          <w:szCs w:val="22"/>
        </w:rPr>
        <w:t xml:space="preserve">500 ng/mL TNFα (R&amp;D; 210TA020). </w:t>
      </w:r>
      <w:r w:rsidR="0065529D">
        <w:rPr>
          <w:rFonts w:ascii="Arial" w:hAnsi="Arial" w:cs="Arial"/>
          <w:color w:val="222222"/>
          <w:sz w:val="22"/>
          <w:szCs w:val="22"/>
        </w:rPr>
        <w:t xml:space="preserve"> </w:t>
      </w:r>
      <w:r w:rsidR="001952A5">
        <w:rPr>
          <w:rFonts w:ascii="Arial" w:hAnsi="Arial" w:cs="Arial"/>
          <w:color w:val="222222"/>
          <w:sz w:val="22"/>
          <w:szCs w:val="22"/>
        </w:rPr>
        <w:t>Another study treated human islets with 5 mM difluoromethylornithine in combination 50 U/mL IL-1β + 1000 U/mL IFNγ for 24 h (Pck008)</w:t>
      </w:r>
      <w:r w:rsidR="001952A5">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1952A5">
        <w:rPr>
          <w:rFonts w:ascii="Arial" w:hAnsi="Arial" w:cs="Arial"/>
          <w:color w:val="222222"/>
          <w:sz w:val="22"/>
          <w:szCs w:val="22"/>
        </w:rPr>
      </w:r>
      <w:r w:rsidR="001952A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35</w:t>
      </w:r>
      <w:r w:rsidR="001952A5">
        <w:rPr>
          <w:rFonts w:ascii="Arial" w:hAnsi="Arial" w:cs="Arial"/>
          <w:color w:val="222222"/>
          <w:sz w:val="22"/>
          <w:szCs w:val="22"/>
        </w:rPr>
        <w:fldChar w:fldCharType="end"/>
      </w:r>
      <w:r w:rsidR="001952A5">
        <w:rPr>
          <w:rFonts w:ascii="Arial" w:hAnsi="Arial" w:cs="Arial"/>
          <w:color w:val="222222"/>
          <w:sz w:val="22"/>
          <w:szCs w:val="22"/>
        </w:rPr>
        <w:t>.</w:t>
      </w:r>
      <w:ins w:id="149" w:author="Sarkar, Soumyadeep" w:date="2026-05-18T15:44:00Z" w16du:dateUtc="2026-05-18T22:44:00Z">
        <w:r w:rsidR="009B12D8">
          <w:rPr>
            <w:rFonts w:ascii="Arial" w:hAnsi="Arial" w:cs="Arial"/>
            <w:color w:val="222222"/>
            <w:sz w:val="22"/>
            <w:szCs w:val="22"/>
          </w:rPr>
          <w:t xml:space="preserve"> </w:t>
        </w:r>
      </w:ins>
      <w:ins w:id="150" w:author="Sarkar, Soumyadeep" w:date="2026-05-18T16:01:00Z" w16du:dateUtc="2026-05-18T23:01:00Z">
        <w:r w:rsidR="004E47F6" w:rsidRPr="004E47F6">
          <w:rPr>
            <w:rFonts w:ascii="Arial" w:hAnsi="Arial" w:cs="Arial"/>
            <w:color w:val="222222"/>
            <w:sz w:val="22"/>
            <w:szCs w:val="22"/>
          </w:rPr>
          <w:t xml:space="preserve">Islets in Pck024 </w:t>
        </w:r>
      </w:ins>
      <w:ins w:id="151" w:author="Sarkar, Soumyadeep" w:date="2026-05-18T16:03:00Z" w16du:dateUtc="2026-05-18T23:03:00Z">
        <w:r w:rsidR="002414EB">
          <w:rPr>
            <w:rFonts w:ascii="Arial" w:hAnsi="Arial" w:cs="Arial"/>
            <w:color w:val="222222"/>
            <w:sz w:val="22"/>
            <w:szCs w:val="22"/>
          </w:rPr>
          <w:t>were treated with various combination</w:t>
        </w:r>
        <w:r w:rsidR="00905721">
          <w:rPr>
            <w:rFonts w:ascii="Arial" w:hAnsi="Arial" w:cs="Arial"/>
            <w:color w:val="222222"/>
            <w:sz w:val="22"/>
            <w:szCs w:val="22"/>
          </w:rPr>
          <w:t>s</w:t>
        </w:r>
        <w:r w:rsidR="002414EB">
          <w:rPr>
            <w:rFonts w:ascii="Arial" w:hAnsi="Arial" w:cs="Arial"/>
            <w:color w:val="222222"/>
            <w:sz w:val="22"/>
            <w:szCs w:val="22"/>
          </w:rPr>
          <w:t xml:space="preserve"> of cytokines </w:t>
        </w:r>
      </w:ins>
      <w:ins w:id="152" w:author="Sarkar, Soumyadeep" w:date="2026-05-18T16:04:00Z" w16du:dateUtc="2026-05-18T23:04:00Z">
        <w:r w:rsidR="00905721">
          <w:rPr>
            <w:rFonts w:ascii="Arial" w:hAnsi="Arial" w:cs="Arial"/>
            <w:color w:val="222222"/>
            <w:sz w:val="22"/>
            <w:szCs w:val="22"/>
          </w:rPr>
          <w:t>(</w:t>
        </w:r>
        <w:r w:rsidR="001C0670" w:rsidRPr="004E47F6">
          <w:rPr>
            <w:rFonts w:ascii="Arial" w:hAnsi="Arial" w:cs="Arial"/>
            <w:color w:val="222222"/>
            <w:sz w:val="22"/>
            <w:szCs w:val="22"/>
          </w:rPr>
          <w:t>50 U/mL human IL-1β</w:t>
        </w:r>
        <w:r w:rsidR="001C0670">
          <w:rPr>
            <w:rFonts w:ascii="Arial" w:hAnsi="Arial" w:cs="Arial"/>
            <w:color w:val="222222"/>
            <w:sz w:val="22"/>
            <w:szCs w:val="22"/>
          </w:rPr>
          <w:t xml:space="preserve">, </w:t>
        </w:r>
        <w:r w:rsidR="001C0670" w:rsidRPr="004E47F6">
          <w:rPr>
            <w:rFonts w:ascii="Arial" w:hAnsi="Arial" w:cs="Arial"/>
            <w:color w:val="222222"/>
            <w:sz w:val="22"/>
            <w:szCs w:val="22"/>
          </w:rPr>
          <w:t>500 U/mL human IFNγ</w:t>
        </w:r>
        <w:r w:rsidR="00905721">
          <w:rPr>
            <w:rFonts w:ascii="Arial" w:hAnsi="Arial" w:cs="Arial"/>
            <w:color w:val="222222"/>
            <w:sz w:val="22"/>
            <w:szCs w:val="22"/>
          </w:rPr>
          <w:t xml:space="preserve"> </w:t>
        </w:r>
        <w:r w:rsidR="001C0670">
          <w:rPr>
            <w:rFonts w:ascii="Arial" w:hAnsi="Arial" w:cs="Arial"/>
            <w:color w:val="222222"/>
            <w:sz w:val="22"/>
            <w:szCs w:val="22"/>
          </w:rPr>
          <w:t xml:space="preserve">or </w:t>
        </w:r>
        <w:r w:rsidR="001C0670" w:rsidRPr="004E47F6">
          <w:rPr>
            <w:rFonts w:ascii="Arial" w:hAnsi="Arial" w:cs="Arial"/>
            <w:color w:val="222222"/>
            <w:sz w:val="22"/>
            <w:szCs w:val="22"/>
          </w:rPr>
          <w:t>IL-1β + IFNγ</w:t>
        </w:r>
      </w:ins>
      <w:ins w:id="153" w:author="Sarkar, Soumyadeep" w:date="2026-05-18T16:05:00Z" w16du:dateUtc="2026-05-18T23:05:00Z">
        <w:r w:rsidR="001C0670">
          <w:rPr>
            <w:rFonts w:ascii="Arial" w:hAnsi="Arial" w:cs="Arial"/>
            <w:color w:val="222222"/>
            <w:sz w:val="22"/>
            <w:szCs w:val="22"/>
          </w:rPr>
          <w:t xml:space="preserve">) </w:t>
        </w:r>
      </w:ins>
      <w:ins w:id="154" w:author="Sarkar, Soumyadeep" w:date="2026-05-18T16:03:00Z" w16du:dateUtc="2026-05-18T23:03:00Z">
        <w:r w:rsidR="002414EB">
          <w:rPr>
            <w:rFonts w:ascii="Arial" w:hAnsi="Arial" w:cs="Arial"/>
            <w:color w:val="222222"/>
            <w:sz w:val="22"/>
            <w:szCs w:val="22"/>
          </w:rPr>
          <w:t xml:space="preserve">and </w:t>
        </w:r>
      </w:ins>
      <w:ins w:id="155" w:author="Sarkar, Soumyadeep" w:date="2026-05-18T16:05:00Z" w16du:dateUtc="2026-05-18T23:05:00Z">
        <w:r w:rsidR="001C0670">
          <w:rPr>
            <w:rFonts w:ascii="Arial" w:hAnsi="Arial" w:cs="Arial"/>
            <w:color w:val="222222"/>
            <w:sz w:val="22"/>
            <w:szCs w:val="22"/>
          </w:rPr>
          <w:t xml:space="preserve">2mM </w:t>
        </w:r>
      </w:ins>
      <w:ins w:id="156" w:author="Sarkar, Soumyadeep" w:date="2026-05-18T16:03:00Z" w16du:dateUtc="2026-05-18T23:03:00Z">
        <w:r w:rsidR="002414EB" w:rsidRPr="004E47F6">
          <w:rPr>
            <w:rFonts w:ascii="Arial" w:hAnsi="Arial" w:cs="Arial"/>
            <w:color w:val="222222"/>
            <w:sz w:val="22"/>
            <w:szCs w:val="22"/>
          </w:rPr>
          <w:t>NG-Monomethyl-l-arginine (NMMA)</w:t>
        </w:r>
      </w:ins>
      <w:ins w:id="157" w:author="Sarkar, Soumyadeep" w:date="2026-05-18T16:04:00Z" w16du:dateUtc="2026-05-18T23:04:00Z">
        <w:r w:rsidR="00905721">
          <w:rPr>
            <w:rFonts w:ascii="Arial" w:hAnsi="Arial" w:cs="Arial"/>
            <w:color w:val="222222"/>
            <w:sz w:val="22"/>
            <w:szCs w:val="22"/>
          </w:rPr>
          <w:t xml:space="preserve"> for either 6 or 18 h</w:t>
        </w:r>
      </w:ins>
      <w:ins w:id="158" w:author="Sarkar, Soumyadeep" w:date="2026-05-18T16:03:00Z" w16du:dateUtc="2026-05-18T23:03:00Z">
        <w:r w:rsidR="00905721">
          <w:rPr>
            <w:rFonts w:ascii="Arial" w:hAnsi="Arial" w:cs="Arial"/>
            <w:color w:val="222222"/>
            <w:sz w:val="22"/>
            <w:szCs w:val="22"/>
          </w:rPr>
          <w:t>.</w:t>
        </w:r>
      </w:ins>
      <w:ins w:id="159" w:author="Sarkar, Soumyadeep" w:date="2026-05-18T16:09:00Z" w16du:dateUtc="2026-05-18T23:09:00Z">
        <w:r w:rsidR="00A31DDA">
          <w:rPr>
            <w:rFonts w:ascii="Arial" w:hAnsi="Arial" w:cs="Arial"/>
            <w:color w:val="222222"/>
            <w:sz w:val="22"/>
            <w:szCs w:val="22"/>
          </w:rPr>
          <w:t xml:space="preserve"> Finally, </w:t>
        </w:r>
        <w:r w:rsidR="00A53892">
          <w:rPr>
            <w:rFonts w:ascii="Arial" w:hAnsi="Arial" w:cs="Arial"/>
            <w:color w:val="222222"/>
            <w:sz w:val="22"/>
            <w:szCs w:val="22"/>
          </w:rPr>
          <w:t>isl</w:t>
        </w:r>
      </w:ins>
      <w:ins w:id="160" w:author="Sarkar, Soumyadeep" w:date="2026-05-18T16:10:00Z" w16du:dateUtc="2026-05-18T23:10:00Z">
        <w:r w:rsidR="00A53892">
          <w:rPr>
            <w:rFonts w:ascii="Arial" w:hAnsi="Arial" w:cs="Arial"/>
            <w:color w:val="222222"/>
            <w:sz w:val="22"/>
            <w:szCs w:val="22"/>
          </w:rPr>
          <w:t xml:space="preserve">ets in </w:t>
        </w:r>
      </w:ins>
      <w:ins w:id="161" w:author="Sarkar, Soumyadeep" w:date="2026-05-18T16:09:00Z" w16du:dateUtc="2026-05-18T23:09:00Z">
        <w:r w:rsidR="00A31DDA">
          <w:rPr>
            <w:rFonts w:ascii="Arial" w:hAnsi="Arial" w:cs="Arial"/>
            <w:color w:val="222222"/>
            <w:sz w:val="22"/>
            <w:szCs w:val="22"/>
          </w:rPr>
          <w:t>Pck025</w:t>
        </w:r>
      </w:ins>
      <w:ins w:id="162" w:author="Sarkar, Soumyadeep" w:date="2026-05-18T16:10:00Z" w16du:dateUtc="2026-05-18T23:10:00Z">
        <w:r w:rsidR="00A53892">
          <w:rPr>
            <w:rFonts w:ascii="Arial" w:hAnsi="Arial" w:cs="Arial"/>
            <w:color w:val="222222"/>
            <w:sz w:val="22"/>
            <w:szCs w:val="22"/>
          </w:rPr>
          <w:t xml:space="preserve"> were treated with 10nM E2 for 18 h</w:t>
        </w:r>
        <w:r w:rsidR="00A86ECB">
          <w:rPr>
            <w:rFonts w:ascii="Arial" w:hAnsi="Arial" w:cs="Arial"/>
            <w:color w:val="222222"/>
            <w:sz w:val="22"/>
            <w:szCs w:val="22"/>
          </w:rPr>
          <w:t>.</w:t>
        </w:r>
      </w:ins>
    </w:p>
    <w:p w14:paraId="103AB834" w14:textId="7EA939A2" w:rsidR="00D93ACD" w:rsidRDefault="00D93ACD" w:rsidP="00CE5867">
      <w:pPr>
        <w:shd w:val="clear" w:color="auto" w:fill="FFFFFF"/>
        <w:spacing w:before="100" w:beforeAutospacing="1" w:after="100" w:afterAutospacing="1"/>
        <w:jc w:val="both"/>
        <w:rPr>
          <w:rFonts w:ascii="Arial" w:hAnsi="Arial" w:cs="Arial"/>
          <w:color w:val="222222"/>
          <w:sz w:val="22"/>
          <w:szCs w:val="22"/>
        </w:rPr>
      </w:pPr>
      <w:ins w:id="163" w:author="Sarkar, Soumyadeep" w:date="2026-05-18T14:42:00Z" w16du:dateUtc="2026-05-18T21:42:00Z">
        <w:r>
          <w:rPr>
            <w:rFonts w:ascii="Arial" w:hAnsi="Arial" w:cs="Arial"/>
            <w:color w:val="222222"/>
            <w:sz w:val="22"/>
            <w:szCs w:val="22"/>
          </w:rPr>
          <w:t xml:space="preserve">Mouse pancreatic islets were isolated from adult male </w:t>
        </w:r>
        <w:r w:rsidR="008C5096" w:rsidRPr="008C5096">
          <w:rPr>
            <w:rFonts w:ascii="Arial" w:hAnsi="Arial" w:cs="Arial"/>
            <w:color w:val="1B1B1B"/>
            <w:sz w:val="22"/>
            <w:szCs w:val="22"/>
            <w:shd w:val="clear" w:color="auto" w:fill="FFFFFF"/>
            <w:rPrChange w:id="164" w:author="Sarkar, Soumyadeep" w:date="2026-05-18T14:42:00Z" w16du:dateUtc="2026-05-18T21:42:00Z">
              <w:rPr>
                <w:rFonts w:ascii="Cambria" w:hAnsi="Cambria"/>
                <w:color w:val="1B1B1B"/>
                <w:sz w:val="28"/>
                <w:szCs w:val="28"/>
                <w:shd w:val="clear" w:color="auto" w:fill="FFFFFF"/>
              </w:rPr>
            </w:rPrChange>
          </w:rPr>
          <w:t>C57BL6/J mic</w:t>
        </w:r>
        <w:r w:rsidR="008C5096">
          <w:rPr>
            <w:rFonts w:ascii="Arial" w:hAnsi="Arial" w:cs="Arial"/>
            <w:color w:val="222222"/>
            <w:sz w:val="22"/>
            <w:szCs w:val="22"/>
          </w:rPr>
          <w:t>e using col</w:t>
        </w:r>
      </w:ins>
      <w:ins w:id="165" w:author="Sarkar, Soumyadeep" w:date="2026-05-18T14:43:00Z" w16du:dateUtc="2026-05-18T21:43:00Z">
        <w:r w:rsidR="00C76E6F">
          <w:rPr>
            <w:rFonts w:ascii="Arial" w:hAnsi="Arial" w:cs="Arial"/>
            <w:color w:val="222222"/>
            <w:sz w:val="22"/>
            <w:szCs w:val="22"/>
          </w:rPr>
          <w:t>lage</w:t>
        </w:r>
      </w:ins>
      <w:ins w:id="166" w:author="Sarkar, Soumyadeep" w:date="2026-05-18T14:42:00Z" w16du:dateUtc="2026-05-18T21:42:00Z">
        <w:r w:rsidR="008C5096">
          <w:rPr>
            <w:rFonts w:ascii="Arial" w:hAnsi="Arial" w:cs="Arial"/>
            <w:color w:val="222222"/>
            <w:sz w:val="22"/>
            <w:szCs w:val="22"/>
          </w:rPr>
          <w:t>nas</w:t>
        </w:r>
      </w:ins>
      <w:ins w:id="167" w:author="Sarkar, Soumyadeep" w:date="2026-05-18T14:43:00Z" w16du:dateUtc="2026-05-18T21:43:00Z">
        <w:r w:rsidR="008C5096">
          <w:rPr>
            <w:rFonts w:ascii="Arial" w:hAnsi="Arial" w:cs="Arial"/>
            <w:color w:val="222222"/>
            <w:sz w:val="22"/>
            <w:szCs w:val="22"/>
          </w:rPr>
          <w:t>e</w:t>
        </w:r>
        <w:r w:rsidR="00C76E6F">
          <w:rPr>
            <w:rFonts w:ascii="Arial" w:hAnsi="Arial" w:cs="Arial"/>
            <w:color w:val="222222"/>
            <w:sz w:val="22"/>
            <w:szCs w:val="22"/>
          </w:rPr>
          <w:t xml:space="preserve"> digestion. The islet</w:t>
        </w:r>
        <w:r w:rsidR="00A8785A">
          <w:rPr>
            <w:rFonts w:ascii="Arial" w:hAnsi="Arial" w:cs="Arial"/>
            <w:color w:val="222222"/>
            <w:sz w:val="22"/>
            <w:szCs w:val="22"/>
          </w:rPr>
          <w:t>s</w:t>
        </w:r>
        <w:r w:rsidR="00C76E6F">
          <w:rPr>
            <w:rFonts w:ascii="Arial" w:hAnsi="Arial" w:cs="Arial"/>
            <w:color w:val="222222"/>
            <w:sz w:val="22"/>
            <w:szCs w:val="22"/>
          </w:rPr>
          <w:t xml:space="preserve"> were cultured </w:t>
        </w:r>
        <w:r w:rsidR="00A8785A">
          <w:rPr>
            <w:rFonts w:ascii="Arial" w:hAnsi="Arial" w:cs="Arial"/>
            <w:color w:val="222222"/>
            <w:sz w:val="22"/>
            <w:szCs w:val="22"/>
          </w:rPr>
          <w:t xml:space="preserve">in </w:t>
        </w:r>
      </w:ins>
      <w:ins w:id="168" w:author="Sarkar, Soumyadeep" w:date="2026-05-18T15:45:00Z" w16du:dateUtc="2026-05-18T22:45:00Z">
        <w:r w:rsidR="00AC113A">
          <w:rPr>
            <w:rFonts w:ascii="Arial" w:hAnsi="Arial" w:cs="Arial"/>
            <w:color w:val="222222"/>
            <w:sz w:val="22"/>
            <w:szCs w:val="22"/>
          </w:rPr>
          <w:t>CMRL</w:t>
        </w:r>
      </w:ins>
      <w:ins w:id="169" w:author="Sarkar, Soumyadeep" w:date="2026-05-18T14:44:00Z" w16du:dateUtc="2026-05-18T21:44:00Z">
        <w:r w:rsidR="00A87FBF" w:rsidRPr="00A87FBF">
          <w:rPr>
            <w:rFonts w:ascii="Arial" w:hAnsi="Arial" w:cs="Arial"/>
            <w:color w:val="222222"/>
            <w:sz w:val="22"/>
            <w:szCs w:val="22"/>
          </w:rPr>
          <w:t xml:space="preserve"> supplemented with 10% heat-inactivated FBS and containing 5.5 mM glucose</w:t>
        </w:r>
        <w:r w:rsidR="00A87FBF">
          <w:rPr>
            <w:rFonts w:ascii="Arial" w:hAnsi="Arial" w:cs="Arial"/>
            <w:color w:val="222222"/>
            <w:sz w:val="22"/>
            <w:szCs w:val="22"/>
          </w:rPr>
          <w:t xml:space="preserve"> at </w:t>
        </w:r>
      </w:ins>
      <w:ins w:id="170" w:author="Sarkar, Soumyadeep" w:date="2026-05-18T14:45:00Z" w16du:dateUtc="2026-05-18T21:45:00Z">
        <w:r w:rsidR="004C5FF2" w:rsidRPr="002C6C8F">
          <w:rPr>
            <w:rFonts w:ascii="Arial" w:hAnsi="Arial" w:cs="Arial"/>
            <w:color w:val="222222"/>
            <w:sz w:val="22"/>
            <w:szCs w:val="22"/>
          </w:rPr>
          <w:t>37ºC in a 5% CO</w:t>
        </w:r>
        <w:r w:rsidR="004C5FF2" w:rsidRPr="00D73DBD">
          <w:rPr>
            <w:rFonts w:ascii="Arial" w:hAnsi="Arial" w:cs="Arial"/>
            <w:color w:val="222222"/>
            <w:sz w:val="22"/>
            <w:szCs w:val="22"/>
            <w:vertAlign w:val="subscript"/>
          </w:rPr>
          <w:t>2</w:t>
        </w:r>
        <w:r w:rsidR="004C5FF2" w:rsidRPr="002C6C8F">
          <w:rPr>
            <w:rFonts w:ascii="Arial" w:hAnsi="Arial" w:cs="Arial"/>
            <w:color w:val="222222"/>
            <w:sz w:val="22"/>
            <w:szCs w:val="22"/>
          </w:rPr>
          <w:t xml:space="preserve"> atmosphere</w:t>
        </w:r>
      </w:ins>
      <w:ins w:id="171" w:author="Sarkar, Soumyadeep" w:date="2026-05-18T14:46:00Z" w16du:dateUtc="2026-05-18T21:46:00Z">
        <w:r w:rsidR="00B15392">
          <w:rPr>
            <w:rFonts w:ascii="Arial" w:hAnsi="Arial" w:cs="Arial"/>
            <w:color w:val="222222"/>
            <w:sz w:val="22"/>
            <w:szCs w:val="22"/>
          </w:rPr>
          <w:t xml:space="preserve"> as previously described</w:t>
        </w:r>
      </w:ins>
      <w:r w:rsidR="00537470">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&lt;EndNote&gt;&lt;Cite&gt;&lt;Author&gt;Kelly&lt;/Author&gt;&lt;Year&gt;2003&lt;/Year&gt;&lt;RecNum&gt;127&lt;/RecNum&gt;&lt;DisplayText&gt;&lt;style face="superscript"&gt;50&lt;/style&gt;&lt;/DisplayText&gt;&lt;record&gt;&lt;rec-number&gt;127&lt;/rec-number&gt;&lt;foreign-keys&gt;&lt;key app="EN" db-id="dsz9as9xsxd2dke259vvss5cawvfrsf592z9" timestamp="1779140817"&gt;127&lt;/key&gt;&lt;/foreign-keys&gt;&lt;ref-type name="Journal Article"&gt;17&lt;/ref-type&gt;&lt;contributors&gt;&lt;authors&gt;&lt;author&gt;Kelly, C. B.&lt;/author&gt;&lt;author&gt;Blair, L. A.&lt;/author&gt;&lt;author&gt;Corbett, J. A.&lt;/author&gt;&lt;author&gt;Scarim, A. L.&lt;/author&gt;&lt;/authors&gt;&lt;/contributors&gt;&lt;auth-address&gt;Department of Biochemistry and Molecular Biology, Saint Louis University School of Medicine, MO, USA.&lt;/auth-address&gt;&lt;titles&gt;&lt;title&gt;Isolation of islets of Langerhans from rodent pancreas&lt;/title&gt;&lt;secondary-title&gt;Methods Mol Med&lt;/secondary-title&gt;&lt;/titles&gt;&lt;periodical&gt;&lt;full-title&gt;Methods Mol Med&lt;/full-title&gt;&lt;/periodical&gt;&lt;pages&gt;3-14&lt;/pages&gt;&lt;volume&gt;83&lt;/volume&gt;&lt;keywords&gt;&lt;keyword&gt;Animals&lt;/keyword&gt;&lt;keyword&gt;Cell Separation/methods&lt;/keyword&gt;&lt;keyword&gt;Centrifugation, Density Gradient/methods&lt;/keyword&gt;&lt;keyword&gt;Collagenases&lt;/keyword&gt;&lt;keyword&gt;Indicators and Reagents&lt;/keyword&gt;&lt;keyword&gt;Insulin/*metabolism&lt;/keyword&gt;&lt;keyword&gt;Insulin Secretion&lt;/keyword&gt;&lt;keyword&gt;Islets of Langerhans/*cytology/metabolism&lt;/keyword&gt;&lt;keyword&gt;Mice&lt;/keyword&gt;&lt;keyword&gt;Pancreas/*cytology&lt;/keyword&gt;&lt;keyword&gt;Rats&lt;/keyword&gt;&lt;/keywords&gt;&lt;dates&gt;&lt;year&gt;2003&lt;/year&gt;&lt;/dates&gt;&lt;isbn&gt;1543-1894 (Print)&amp;#xD;1543-1894 (Linking)&lt;/isbn&gt;&lt;accession-num&gt;12619711&lt;/accession-num&gt;&lt;urls&gt;&lt;related-urls&gt;&lt;url&gt;https://www.ncbi.nlm.nih.gov/pubmed/12619711&lt;/url&gt;&lt;/related-urls&gt;&lt;/urls&gt;&lt;electronic-resource-num&gt;10.1385/1-59259-377-1:003&lt;/electronic-resource-num&gt;&lt;remote-database-name&gt;Medline&lt;/remote-database-name&gt;&lt;remote-database-provider&gt;NLM&lt;/remote-database-provider&gt;&lt;/record&gt;&lt;/Cite&gt;&lt;/EndNote&gt;</w:instrText>
      </w:r>
      <w:r w:rsidR="0053747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50</w:t>
      </w:r>
      <w:r w:rsidR="00537470">
        <w:rPr>
          <w:rFonts w:ascii="Arial" w:hAnsi="Arial" w:cs="Arial"/>
          <w:color w:val="222222"/>
          <w:sz w:val="22"/>
          <w:szCs w:val="22"/>
        </w:rPr>
        <w:fldChar w:fldCharType="end"/>
      </w:r>
      <w:ins w:id="172" w:author="Sarkar, Soumyadeep" w:date="2026-05-18T14:45:00Z" w16du:dateUtc="2026-05-18T21:45:00Z">
        <w:r w:rsidR="00A87FBF">
          <w:rPr>
            <w:rFonts w:ascii="Arial" w:hAnsi="Arial" w:cs="Arial"/>
            <w:color w:val="222222"/>
            <w:sz w:val="22"/>
            <w:szCs w:val="22"/>
          </w:rPr>
          <w:t>.</w:t>
        </w:r>
      </w:ins>
      <w:ins w:id="173" w:author="Sarkar, Soumyadeep" w:date="2026-05-18T14:47:00Z" w16du:dateUtc="2026-05-18T21:47:00Z">
        <w:r w:rsidR="007F306A">
          <w:rPr>
            <w:rFonts w:ascii="Arial" w:hAnsi="Arial" w:cs="Arial"/>
            <w:color w:val="222222"/>
            <w:sz w:val="22"/>
            <w:szCs w:val="22"/>
          </w:rPr>
          <w:t xml:space="preserve"> In Pck022, </w:t>
        </w:r>
      </w:ins>
      <w:ins w:id="174" w:author="Sarkar, Soumyadeep" w:date="2026-05-18T14:48:00Z" w16du:dateUtc="2026-05-18T21:48:00Z">
        <w:r w:rsidR="007F306A">
          <w:rPr>
            <w:rFonts w:ascii="Arial" w:hAnsi="Arial" w:cs="Arial"/>
            <w:color w:val="222222"/>
            <w:sz w:val="22"/>
            <w:szCs w:val="22"/>
          </w:rPr>
          <w:t xml:space="preserve">the islets were treated with </w:t>
        </w:r>
        <w:r w:rsidR="00D51488" w:rsidRPr="00D51488">
          <w:rPr>
            <w:rFonts w:ascii="Arial" w:hAnsi="Arial" w:cs="Arial"/>
            <w:color w:val="222222"/>
            <w:sz w:val="22"/>
            <w:szCs w:val="22"/>
          </w:rPr>
          <w:t xml:space="preserve">10 U/ml </w:t>
        </w:r>
      </w:ins>
      <w:ins w:id="175" w:author="Sarkar, Soumyadeep" w:date="2026-05-18T15:53:00Z" w16du:dateUtc="2026-05-18T22:53:00Z">
        <w:r w:rsidR="00DA29B4">
          <w:rPr>
            <w:rFonts w:ascii="Arial" w:hAnsi="Arial" w:cs="Arial"/>
            <w:color w:val="222222"/>
            <w:sz w:val="22"/>
            <w:szCs w:val="22"/>
          </w:rPr>
          <w:t xml:space="preserve">mouse </w:t>
        </w:r>
      </w:ins>
      <w:ins w:id="176" w:author="Sarkar, Soumyadeep" w:date="2026-05-18T14:48:00Z" w16du:dateUtc="2026-05-18T21:48:00Z">
        <w:r w:rsidR="00D51488" w:rsidRPr="00D51488">
          <w:rPr>
            <w:rFonts w:ascii="Arial" w:hAnsi="Arial" w:cs="Arial"/>
            <w:color w:val="222222"/>
            <w:sz w:val="22"/>
            <w:szCs w:val="22"/>
          </w:rPr>
          <w:t xml:space="preserve">IL-1β alone, 150 U/ml </w:t>
        </w:r>
      </w:ins>
      <w:ins w:id="177" w:author="Sarkar, Soumyadeep" w:date="2026-05-18T15:53:00Z" w16du:dateUtc="2026-05-18T22:53:00Z">
        <w:r w:rsidR="00DA29B4">
          <w:rPr>
            <w:rFonts w:ascii="Arial" w:hAnsi="Arial" w:cs="Arial"/>
            <w:color w:val="222222"/>
            <w:sz w:val="22"/>
            <w:szCs w:val="22"/>
          </w:rPr>
          <w:t xml:space="preserve">mouse </w:t>
        </w:r>
      </w:ins>
      <w:ins w:id="178" w:author="Sarkar, Soumyadeep" w:date="2026-05-18T14:48:00Z" w16du:dateUtc="2026-05-18T21:48:00Z">
        <w:r w:rsidR="00D51488" w:rsidRPr="00D51488">
          <w:rPr>
            <w:rFonts w:ascii="Arial" w:hAnsi="Arial" w:cs="Arial"/>
            <w:color w:val="222222"/>
            <w:sz w:val="22"/>
            <w:szCs w:val="22"/>
          </w:rPr>
          <w:t>IFNγ alone, the combination of the two cytokines</w:t>
        </w:r>
      </w:ins>
      <w:ins w:id="179" w:author="Sarkar, Soumyadeep" w:date="2026-05-18T14:49:00Z" w16du:dateUtc="2026-05-18T21:49:00Z">
        <w:r w:rsidR="00D51488">
          <w:rPr>
            <w:rFonts w:ascii="Arial" w:hAnsi="Arial" w:cs="Arial"/>
            <w:color w:val="222222"/>
            <w:sz w:val="22"/>
            <w:szCs w:val="22"/>
          </w:rPr>
          <w:t xml:space="preserve"> for 6 h</w:t>
        </w:r>
        <w:r w:rsidR="00E876BE">
          <w:rPr>
            <w:rFonts w:ascii="Arial" w:hAnsi="Arial" w:cs="Arial"/>
            <w:color w:val="222222"/>
            <w:sz w:val="22"/>
            <w:szCs w:val="22"/>
          </w:rPr>
          <w:t xml:space="preserve">. Whereas, for Pck023, </w:t>
        </w:r>
      </w:ins>
      <w:ins w:id="180" w:author="Sarkar, Soumyadeep" w:date="2026-05-18T14:50:00Z" w16du:dateUtc="2026-05-18T21:50:00Z">
        <w:r w:rsidR="00A63EE6">
          <w:rPr>
            <w:rFonts w:ascii="Arial" w:hAnsi="Arial" w:cs="Arial"/>
            <w:color w:val="222222"/>
            <w:sz w:val="22"/>
            <w:szCs w:val="22"/>
          </w:rPr>
          <w:t xml:space="preserve">islets were treated with </w:t>
        </w:r>
        <w:r w:rsidR="00FC5CBA" w:rsidRPr="00FC5CBA">
          <w:rPr>
            <w:rFonts w:ascii="Arial" w:hAnsi="Arial" w:cs="Arial"/>
            <w:color w:val="222222"/>
            <w:sz w:val="22"/>
            <w:szCs w:val="22"/>
          </w:rPr>
          <w:t xml:space="preserve">IL-1β </w:t>
        </w:r>
        <w:r w:rsidR="00FC5CBA">
          <w:rPr>
            <w:rFonts w:ascii="Arial" w:hAnsi="Arial" w:cs="Arial"/>
            <w:color w:val="222222"/>
            <w:sz w:val="22"/>
            <w:szCs w:val="22"/>
          </w:rPr>
          <w:t>+</w:t>
        </w:r>
        <w:r w:rsidR="00FC5CBA" w:rsidRPr="00FC5CBA">
          <w:rPr>
            <w:rFonts w:ascii="Arial" w:hAnsi="Arial" w:cs="Arial"/>
            <w:color w:val="222222"/>
            <w:sz w:val="22"/>
            <w:szCs w:val="22"/>
          </w:rPr>
          <w:t xml:space="preserve"> </w:t>
        </w:r>
      </w:ins>
      <w:ins w:id="181" w:author="Sarkar, Soumyadeep" w:date="2026-05-18T14:51:00Z" w16du:dateUtc="2026-05-18T21:51:00Z">
        <w:r w:rsidR="00FC5CBA" w:rsidRPr="00451EDE">
          <w:rPr>
            <w:rFonts w:ascii="Arial" w:hAnsi="Arial" w:cs="Arial"/>
            <w:color w:val="222222"/>
            <w:sz w:val="22"/>
            <w:szCs w:val="22"/>
          </w:rPr>
          <w:t>IFNγ</w:t>
        </w:r>
      </w:ins>
      <w:ins w:id="182" w:author="Sarkar, Soumyadeep" w:date="2026-05-18T15:48:00Z" w16du:dateUtc="2026-05-18T22:48:00Z">
        <w:r w:rsidR="001D21FB">
          <w:rPr>
            <w:rFonts w:ascii="Arial" w:hAnsi="Arial" w:cs="Arial"/>
            <w:color w:val="222222"/>
            <w:sz w:val="22"/>
            <w:szCs w:val="22"/>
          </w:rPr>
          <w:t xml:space="preserve"> alone</w:t>
        </w:r>
      </w:ins>
      <w:ins w:id="183" w:author="Sarkar, Soumyadeep" w:date="2026-05-18T15:47:00Z" w16du:dateUtc="2026-05-18T22:47:00Z">
        <w:r w:rsidR="003F4025">
          <w:rPr>
            <w:rFonts w:ascii="Arial" w:hAnsi="Arial" w:cs="Arial"/>
            <w:color w:val="222222"/>
            <w:sz w:val="22"/>
            <w:szCs w:val="22"/>
          </w:rPr>
          <w:t xml:space="preserve">, </w:t>
        </w:r>
      </w:ins>
      <w:ins w:id="184" w:author="Sarkar, Soumyadeep" w:date="2026-05-18T15:54:00Z" w16du:dateUtc="2026-05-18T22:54:00Z">
        <w:r w:rsidR="0041650D">
          <w:rPr>
            <w:rFonts w:ascii="Arial" w:hAnsi="Arial" w:cs="Arial"/>
            <w:color w:val="222222"/>
            <w:sz w:val="22"/>
            <w:szCs w:val="22"/>
          </w:rPr>
          <w:t xml:space="preserve">2mM </w:t>
        </w:r>
      </w:ins>
      <w:ins w:id="185" w:author="Sarkar, Soumyadeep" w:date="2026-05-18T15:49:00Z" w16du:dateUtc="2026-05-18T22:49:00Z">
        <w:r w:rsidR="00B46ED8">
          <w:rPr>
            <w:rFonts w:ascii="Arial" w:hAnsi="Arial" w:cs="Arial"/>
            <w:color w:val="222222"/>
            <w:sz w:val="22"/>
            <w:szCs w:val="22"/>
          </w:rPr>
          <w:t>NMMA alone</w:t>
        </w:r>
      </w:ins>
      <w:ins w:id="186" w:author="Sarkar, Soumyadeep" w:date="2026-05-18T15:54:00Z" w16du:dateUtc="2026-05-18T22:54:00Z">
        <w:r w:rsidR="0041650D">
          <w:rPr>
            <w:rFonts w:ascii="Arial" w:hAnsi="Arial" w:cs="Arial"/>
            <w:color w:val="222222"/>
            <w:sz w:val="22"/>
            <w:szCs w:val="22"/>
          </w:rPr>
          <w:t>,</w:t>
        </w:r>
      </w:ins>
      <w:ins w:id="187" w:author="Sarkar, Soumyadeep" w:date="2026-05-18T15:49:00Z" w16du:dateUtc="2026-05-18T22:49:00Z">
        <w:r w:rsidR="00B46ED8">
          <w:rPr>
            <w:rFonts w:ascii="Arial" w:hAnsi="Arial" w:cs="Arial"/>
            <w:color w:val="222222"/>
            <w:sz w:val="22"/>
            <w:szCs w:val="22"/>
          </w:rPr>
          <w:t xml:space="preserve"> or IL-1</w:t>
        </w:r>
        <w:r w:rsidR="00B46ED8" w:rsidRPr="00FC5CBA">
          <w:rPr>
            <w:rFonts w:ascii="Arial" w:hAnsi="Arial" w:cs="Arial"/>
            <w:color w:val="222222"/>
            <w:sz w:val="22"/>
            <w:szCs w:val="22"/>
          </w:rPr>
          <w:t>β</w:t>
        </w:r>
        <w:r w:rsidR="00B46ED8">
          <w:rPr>
            <w:rFonts w:ascii="Arial" w:hAnsi="Arial" w:cs="Arial"/>
            <w:color w:val="222222"/>
            <w:sz w:val="22"/>
            <w:szCs w:val="22"/>
          </w:rPr>
          <w:t xml:space="preserve"> + IFN</w:t>
        </w:r>
        <w:r w:rsidR="00B46ED8" w:rsidRPr="00451EDE">
          <w:rPr>
            <w:rFonts w:ascii="Arial" w:hAnsi="Arial" w:cs="Arial"/>
            <w:color w:val="222222"/>
            <w:sz w:val="22"/>
            <w:szCs w:val="22"/>
          </w:rPr>
          <w:t>γ</w:t>
        </w:r>
        <w:r w:rsidR="00B46ED8">
          <w:rPr>
            <w:rFonts w:ascii="Arial" w:hAnsi="Arial" w:cs="Arial"/>
            <w:color w:val="222222"/>
            <w:sz w:val="22"/>
            <w:szCs w:val="22"/>
          </w:rPr>
          <w:t xml:space="preserve"> + NMMA </w:t>
        </w:r>
      </w:ins>
      <w:ins w:id="188" w:author="Sarkar, Soumyadeep" w:date="2026-05-18T14:51:00Z" w16du:dateUtc="2026-05-18T21:51:00Z">
        <w:r w:rsidR="00FC5CBA">
          <w:rPr>
            <w:rFonts w:ascii="Arial" w:hAnsi="Arial" w:cs="Arial"/>
            <w:color w:val="222222"/>
            <w:sz w:val="22"/>
            <w:szCs w:val="22"/>
          </w:rPr>
          <w:t>for 18</w:t>
        </w:r>
        <w:r w:rsidR="003F3AF3">
          <w:rPr>
            <w:rFonts w:ascii="Arial" w:hAnsi="Arial" w:cs="Arial"/>
            <w:color w:val="222222"/>
            <w:sz w:val="22"/>
            <w:szCs w:val="22"/>
          </w:rPr>
          <w:t xml:space="preserve"> h.</w:t>
        </w:r>
      </w:ins>
    </w:p>
    <w:p w14:paraId="528B5351" w14:textId="348F64E2" w:rsidR="004C3283" w:rsidRPr="006A72D5" w:rsidRDefault="00C645A4" w:rsidP="00CE5867">
      <w:pPr>
        <w:shd w:val="clear" w:color="auto" w:fill="FFFFFF"/>
        <w:spacing w:before="100" w:beforeAutospacing="1" w:after="100" w:afterAutospacing="1"/>
        <w:jc w:val="both"/>
        <w:rPr>
          <w:rFonts w:ascii="Arial" w:hAnsi="Arial" w:cs="Arial"/>
          <w:color w:val="222222"/>
          <w:sz w:val="22"/>
          <w:szCs w:val="22"/>
          <w:u w:val="single"/>
        </w:rPr>
      </w:pPr>
      <w:r>
        <w:rPr>
          <w:rFonts w:ascii="Arial" w:hAnsi="Arial" w:cs="Arial"/>
          <w:color w:val="222222"/>
          <w:sz w:val="22"/>
          <w:szCs w:val="22"/>
        </w:rPr>
        <w:t xml:space="preserve">Human </w:t>
      </w:r>
      <w:r w:rsidR="006A72D5">
        <w:rPr>
          <w:rFonts w:ascii="Arial" w:hAnsi="Arial" w:cs="Arial"/>
          <w:color w:val="222222"/>
          <w:sz w:val="22"/>
          <w:szCs w:val="22"/>
        </w:rPr>
        <w:t xml:space="preserve">EndoC-βH1 cells were cultivated in </w:t>
      </w:r>
      <w:r w:rsidR="006A72D5" w:rsidRPr="000A1FF9">
        <w:rPr>
          <w:rFonts w:ascii="Arial" w:hAnsi="Arial" w:cs="Arial"/>
          <w:color w:val="222222"/>
          <w:sz w:val="22"/>
          <w:szCs w:val="22"/>
        </w:rPr>
        <w:t>DMEM medium containing 5.6 mmol/l glucose, 2% BSA fraction V, 50 μmol/l 2</w:t>
      </w:r>
      <w:r w:rsidR="006A72D5">
        <w:rPr>
          <w:rFonts w:ascii="Arial" w:hAnsi="Arial" w:cs="Arial"/>
          <w:color w:val="222222"/>
          <w:sz w:val="22"/>
          <w:szCs w:val="22"/>
        </w:rPr>
        <w:t>-</w:t>
      </w:r>
      <w:r w:rsidR="006A72D5" w:rsidRPr="000A1FF9">
        <w:rPr>
          <w:rFonts w:ascii="Arial" w:hAnsi="Arial" w:cs="Arial"/>
          <w:color w:val="222222"/>
          <w:sz w:val="22"/>
          <w:szCs w:val="22"/>
        </w:rPr>
        <w:t>mercaptoethanol (Sigma-Aldrich, Poole, UK), 10 mmol/</w:t>
      </w:r>
      <w:r w:rsidR="006A72D5">
        <w:rPr>
          <w:rFonts w:ascii="Arial" w:hAnsi="Arial" w:cs="Arial"/>
          <w:color w:val="222222"/>
          <w:sz w:val="22"/>
          <w:szCs w:val="22"/>
        </w:rPr>
        <w:t>L</w:t>
      </w:r>
      <w:r w:rsidR="006A72D5" w:rsidRPr="000A1FF9">
        <w:rPr>
          <w:rFonts w:ascii="Arial" w:hAnsi="Arial" w:cs="Arial"/>
          <w:color w:val="222222"/>
          <w:sz w:val="22"/>
          <w:szCs w:val="22"/>
        </w:rPr>
        <w:t xml:space="preserve"> nicotinamide (Calbiochem, Darmstadt, Germany), 5.5 μg/m</w:t>
      </w:r>
      <w:r w:rsidR="006A72D5">
        <w:rPr>
          <w:rFonts w:ascii="Arial" w:hAnsi="Arial" w:cs="Arial"/>
          <w:color w:val="222222"/>
          <w:sz w:val="22"/>
          <w:szCs w:val="22"/>
        </w:rPr>
        <w:t>L</w:t>
      </w:r>
      <w:r w:rsidR="006A72D5" w:rsidRPr="000A1FF9">
        <w:rPr>
          <w:rFonts w:ascii="Arial" w:hAnsi="Arial" w:cs="Arial"/>
          <w:color w:val="222222"/>
          <w:sz w:val="22"/>
          <w:szCs w:val="22"/>
        </w:rPr>
        <w:t xml:space="preserve"> transferrin, 6.7 ng/m</w:t>
      </w:r>
      <w:r w:rsidR="006A72D5">
        <w:rPr>
          <w:rFonts w:ascii="Arial" w:hAnsi="Arial" w:cs="Arial"/>
          <w:color w:val="222222"/>
          <w:sz w:val="22"/>
          <w:szCs w:val="22"/>
        </w:rPr>
        <w:t>L</w:t>
      </w:r>
      <w:r w:rsidR="006A72D5" w:rsidRPr="000A1FF9">
        <w:rPr>
          <w:rFonts w:ascii="Arial" w:hAnsi="Arial" w:cs="Arial"/>
          <w:color w:val="222222"/>
          <w:sz w:val="22"/>
          <w:szCs w:val="22"/>
        </w:rPr>
        <w:t xml:space="preserve"> sodium selenite (Sigma-Aldrich), 100 </w:t>
      </w:r>
      <w:r w:rsidR="00286E46">
        <w:rPr>
          <w:rFonts w:ascii="Arial" w:hAnsi="Arial" w:cs="Arial"/>
          <w:color w:val="222222"/>
          <w:sz w:val="22"/>
          <w:szCs w:val="22"/>
        </w:rPr>
        <w:t>U</w:t>
      </w:r>
      <w:r w:rsidR="006A72D5" w:rsidRPr="000A1FF9">
        <w:rPr>
          <w:rFonts w:ascii="Arial" w:hAnsi="Arial" w:cs="Arial"/>
          <w:color w:val="222222"/>
          <w:sz w:val="22"/>
          <w:szCs w:val="22"/>
        </w:rPr>
        <w:t>/m</w:t>
      </w:r>
      <w:r w:rsidR="006A72D5">
        <w:rPr>
          <w:rFonts w:ascii="Arial" w:hAnsi="Arial" w:cs="Arial"/>
          <w:color w:val="222222"/>
          <w:sz w:val="22"/>
          <w:szCs w:val="22"/>
        </w:rPr>
        <w:t>L</w:t>
      </w:r>
      <w:r w:rsidR="006A72D5" w:rsidRPr="000A1FF9">
        <w:rPr>
          <w:rFonts w:ascii="Arial" w:hAnsi="Arial" w:cs="Arial"/>
          <w:color w:val="222222"/>
          <w:sz w:val="22"/>
          <w:szCs w:val="22"/>
        </w:rPr>
        <w:t xml:space="preserve"> penicillin and 100 μg/m</w:t>
      </w:r>
      <w:r w:rsidR="006A72D5">
        <w:rPr>
          <w:rFonts w:ascii="Arial" w:hAnsi="Arial" w:cs="Arial"/>
          <w:color w:val="222222"/>
          <w:sz w:val="22"/>
          <w:szCs w:val="22"/>
        </w:rPr>
        <w:t>L</w:t>
      </w:r>
      <w:r w:rsidR="006A72D5" w:rsidRPr="000A1FF9">
        <w:rPr>
          <w:rFonts w:ascii="Arial" w:hAnsi="Arial" w:cs="Arial"/>
          <w:color w:val="222222"/>
          <w:sz w:val="22"/>
          <w:szCs w:val="22"/>
        </w:rPr>
        <w:t xml:space="preserve"> streptomycin (Lonza, Leiden, Netherlands).</w:t>
      </w:r>
      <w:r w:rsidR="006A72D5">
        <w:rPr>
          <w:rFonts w:ascii="Arial" w:hAnsi="Arial" w:cs="Arial"/>
          <w:color w:val="222222"/>
          <w:sz w:val="22"/>
          <w:szCs w:val="22"/>
        </w:rPr>
        <w:t xml:space="preserve"> Cells were then treated with 50 U/mL IL-1β + 1000 U/mL IFNγ for </w:t>
      </w:r>
      <w:r w:rsidR="00E0526F">
        <w:rPr>
          <w:rFonts w:ascii="Arial" w:hAnsi="Arial" w:cs="Arial"/>
          <w:color w:val="222222"/>
          <w:sz w:val="22"/>
          <w:szCs w:val="22"/>
        </w:rPr>
        <w:t>48</w:t>
      </w:r>
      <w:r w:rsidR="006A72D5">
        <w:rPr>
          <w:rFonts w:ascii="Arial" w:hAnsi="Arial" w:cs="Arial"/>
          <w:color w:val="222222"/>
          <w:sz w:val="22"/>
          <w:szCs w:val="22"/>
        </w:rPr>
        <w:t xml:space="preserve"> h</w:t>
      </w:r>
      <w:r w:rsidR="0036704D">
        <w:rPr>
          <w:rFonts w:ascii="Arial" w:hAnsi="Arial" w:cs="Arial"/>
          <w:color w:val="222222"/>
          <w:sz w:val="22"/>
          <w:szCs w:val="22"/>
        </w:rPr>
        <w:t xml:space="preserve"> </w:t>
      </w:r>
      <w:r w:rsidR="00E0526F">
        <w:rPr>
          <w:rFonts w:ascii="Arial" w:hAnsi="Arial" w:cs="Arial"/>
          <w:color w:val="222222"/>
          <w:sz w:val="22"/>
          <w:szCs w:val="22"/>
        </w:rPr>
        <w:t>(Pck00</w:t>
      </w:r>
      <w:r w:rsidR="00671C03">
        <w:rPr>
          <w:rFonts w:ascii="Arial" w:hAnsi="Arial" w:cs="Arial"/>
          <w:color w:val="222222"/>
          <w:sz w:val="22"/>
          <w:szCs w:val="22"/>
        </w:rPr>
        <w:t>2</w:t>
      </w:r>
      <w:r w:rsidR="00E0526F">
        <w:rPr>
          <w:rFonts w:ascii="Arial" w:hAnsi="Arial" w:cs="Arial"/>
          <w:color w:val="222222"/>
          <w:sz w:val="22"/>
          <w:szCs w:val="22"/>
        </w:rPr>
        <w:t>)</w:t>
      </w:r>
      <w:r w:rsidR="006A72D5">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6A72D5">
        <w:rPr>
          <w:rFonts w:ascii="Arial" w:hAnsi="Arial" w:cs="Arial"/>
          <w:color w:val="222222"/>
          <w:sz w:val="22"/>
          <w:szCs w:val="22"/>
        </w:rPr>
      </w:r>
      <w:r w:rsidR="006A72D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6A72D5">
        <w:rPr>
          <w:rFonts w:ascii="Arial" w:hAnsi="Arial" w:cs="Arial"/>
          <w:color w:val="222222"/>
          <w:sz w:val="22"/>
          <w:szCs w:val="22"/>
        </w:rPr>
        <w:fldChar w:fldCharType="end"/>
      </w:r>
      <w:r w:rsidR="006A72D5">
        <w:rPr>
          <w:rFonts w:ascii="Arial" w:hAnsi="Arial" w:cs="Arial"/>
          <w:color w:val="222222"/>
          <w:sz w:val="22"/>
          <w:szCs w:val="22"/>
        </w:rPr>
        <w:t>, or with 2000 U/mL IFNα</w:t>
      </w:r>
      <w:r w:rsidR="0020511B">
        <w:rPr>
          <w:rFonts w:ascii="Arial" w:hAnsi="Arial" w:cs="Arial"/>
          <w:color w:val="222222"/>
          <w:sz w:val="22"/>
          <w:szCs w:val="22"/>
        </w:rPr>
        <w:t>, 1000 U/mL IFNγ, 50 U/mL IL-1β or 1000 U/mL</w:t>
      </w:r>
      <w:r w:rsidR="00B843E4">
        <w:rPr>
          <w:rFonts w:ascii="Arial" w:hAnsi="Arial" w:cs="Arial"/>
          <w:color w:val="222222"/>
          <w:sz w:val="22"/>
          <w:szCs w:val="22"/>
        </w:rPr>
        <w:t xml:space="preserve"> TNF</w:t>
      </w:r>
      <w:r w:rsidR="00A7035F">
        <w:rPr>
          <w:rFonts w:ascii="Symbol" w:eastAsia="Symbol" w:hAnsi="Symbol" w:cs="Symbol"/>
          <w:color w:val="222222"/>
          <w:sz w:val="22"/>
          <w:szCs w:val="22"/>
        </w:rPr>
        <w:t>a</w:t>
      </w:r>
      <w:r w:rsidR="0020511B">
        <w:rPr>
          <w:rFonts w:ascii="Arial" w:hAnsi="Arial" w:cs="Arial"/>
          <w:color w:val="222222"/>
          <w:sz w:val="22"/>
          <w:szCs w:val="22"/>
        </w:rPr>
        <w:t xml:space="preserve"> for </w:t>
      </w:r>
      <w:r w:rsidR="00EF0B2F">
        <w:rPr>
          <w:rFonts w:ascii="Arial" w:hAnsi="Arial" w:cs="Arial"/>
          <w:color w:val="222222"/>
          <w:sz w:val="22"/>
          <w:szCs w:val="22"/>
        </w:rPr>
        <w:t xml:space="preserve">2, </w:t>
      </w:r>
      <w:r w:rsidR="009042A6">
        <w:rPr>
          <w:rFonts w:ascii="Arial" w:hAnsi="Arial" w:cs="Arial"/>
          <w:color w:val="222222"/>
          <w:sz w:val="22"/>
          <w:szCs w:val="22"/>
        </w:rPr>
        <w:t xml:space="preserve">8 and </w:t>
      </w:r>
      <w:r w:rsidR="0020511B">
        <w:rPr>
          <w:rFonts w:ascii="Arial" w:hAnsi="Arial" w:cs="Arial"/>
          <w:color w:val="222222"/>
          <w:sz w:val="22"/>
          <w:szCs w:val="22"/>
        </w:rPr>
        <w:t>24 h</w:t>
      </w:r>
      <w:r w:rsidR="00EF0B2F">
        <w:rPr>
          <w:rFonts w:ascii="Arial" w:hAnsi="Arial" w:cs="Arial"/>
          <w:color w:val="222222"/>
          <w:sz w:val="22"/>
          <w:szCs w:val="22"/>
        </w:rPr>
        <w:t xml:space="preserve"> (Pck003,</w:t>
      </w:r>
      <w:r w:rsidR="00810B8C">
        <w:rPr>
          <w:rFonts w:ascii="Arial" w:hAnsi="Arial" w:cs="Arial"/>
          <w:color w:val="222222"/>
          <w:sz w:val="22"/>
          <w:szCs w:val="22"/>
        </w:rPr>
        <w:t xml:space="preserve"> 00</w:t>
      </w:r>
      <w:r w:rsidR="00671C03">
        <w:rPr>
          <w:rFonts w:ascii="Arial" w:hAnsi="Arial" w:cs="Arial"/>
          <w:color w:val="222222"/>
          <w:sz w:val="22"/>
          <w:szCs w:val="22"/>
        </w:rPr>
        <w:t>7</w:t>
      </w:r>
      <w:r w:rsidR="00810B8C">
        <w:rPr>
          <w:rFonts w:ascii="Arial" w:hAnsi="Arial" w:cs="Arial"/>
          <w:color w:val="222222"/>
          <w:sz w:val="22"/>
          <w:szCs w:val="22"/>
        </w:rPr>
        <w:t>, 0</w:t>
      </w:r>
      <w:r w:rsidR="00313039">
        <w:rPr>
          <w:rFonts w:ascii="Arial" w:hAnsi="Arial" w:cs="Arial"/>
          <w:color w:val="222222"/>
          <w:sz w:val="22"/>
          <w:szCs w:val="22"/>
        </w:rPr>
        <w:t>10</w:t>
      </w:r>
      <w:r w:rsidR="00810B8C">
        <w:rPr>
          <w:rFonts w:ascii="Arial" w:hAnsi="Arial" w:cs="Arial"/>
          <w:color w:val="222222"/>
          <w:sz w:val="22"/>
          <w:szCs w:val="22"/>
        </w:rPr>
        <w:t>)</w:t>
      </w:r>
      <w:r w:rsidR="009042A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Y051bT4yMDwvUmVjTnVtPjxEaXNwbGF5VGV4dD48c3R5bGUgZmFjZT0ic3VwZXJzY3JpcHQiPjE2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Y051bT4yMDwvUmVjTnVtPjxEaXNwbGF5VGV4dD48c3R5bGUgZmFjZT0ic3VwZXJzY3JpcHQiPjE2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042A6">
        <w:rPr>
          <w:rFonts w:ascii="Arial" w:hAnsi="Arial" w:cs="Arial"/>
          <w:color w:val="222222"/>
          <w:sz w:val="22"/>
          <w:szCs w:val="22"/>
        </w:rPr>
      </w:r>
      <w:r w:rsidR="009042A6">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16,30,36</w:t>
      </w:r>
      <w:r w:rsidR="009042A6">
        <w:rPr>
          <w:rFonts w:ascii="Arial" w:hAnsi="Arial" w:cs="Arial"/>
          <w:color w:val="222222"/>
          <w:sz w:val="22"/>
          <w:szCs w:val="22"/>
        </w:rPr>
        <w:fldChar w:fldCharType="end"/>
      </w:r>
      <w:r w:rsidR="0020511B">
        <w:rPr>
          <w:rFonts w:ascii="Arial" w:hAnsi="Arial" w:cs="Arial"/>
          <w:color w:val="222222"/>
          <w:sz w:val="22"/>
          <w:szCs w:val="22"/>
        </w:rPr>
        <w:t>.</w:t>
      </w:r>
    </w:p>
    <w:p w14:paraId="44F90D1F" w14:textId="60BD4B65" w:rsidR="004C3283" w:rsidRDefault="00C645A4" w:rsidP="00CE5867">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 xml:space="preserve">Mouse </w:t>
      </w:r>
      <w:r w:rsidR="005E7BA3" w:rsidRPr="002C6C8F">
        <w:rPr>
          <w:rFonts w:ascii="Arial" w:hAnsi="Arial" w:cs="Arial"/>
          <w:color w:val="222222"/>
          <w:sz w:val="22"/>
          <w:szCs w:val="22"/>
        </w:rPr>
        <w:t>MIN6 cells were maintained at 37ºC in a 5% CO</w:t>
      </w:r>
      <w:r w:rsidR="005E7BA3" w:rsidRPr="00D73DBD">
        <w:rPr>
          <w:rFonts w:ascii="Arial" w:hAnsi="Arial" w:cs="Arial"/>
          <w:color w:val="222222"/>
          <w:sz w:val="22"/>
          <w:szCs w:val="22"/>
          <w:vertAlign w:val="subscript"/>
        </w:rPr>
        <w:t>2</w:t>
      </w:r>
      <w:r w:rsidR="005E7BA3" w:rsidRPr="002C6C8F">
        <w:rPr>
          <w:rFonts w:ascii="Arial" w:hAnsi="Arial" w:cs="Arial"/>
          <w:color w:val="222222"/>
          <w:sz w:val="22"/>
          <w:szCs w:val="22"/>
        </w:rPr>
        <w:t xml:space="preserve"> atmosphere in </w:t>
      </w:r>
      <w:r w:rsidR="00E84A32" w:rsidRPr="00F31BAB">
        <w:rPr>
          <w:rFonts w:ascii="Arial" w:hAnsi="Arial" w:cs="Arial"/>
          <w:color w:val="222222"/>
          <w:sz w:val="22"/>
          <w:szCs w:val="22"/>
        </w:rPr>
        <w:t>Dulbecco's modified Eagle's medium</w:t>
      </w:r>
      <w:r w:rsidR="00E84A32" w:rsidRPr="002C6C8F">
        <w:rPr>
          <w:rFonts w:ascii="Arial" w:hAnsi="Arial" w:cs="Arial"/>
          <w:color w:val="222222"/>
          <w:sz w:val="22"/>
          <w:szCs w:val="22"/>
        </w:rPr>
        <w:t xml:space="preserve"> </w:t>
      </w:r>
      <w:r w:rsidR="00E84A32">
        <w:rPr>
          <w:rFonts w:ascii="Arial" w:hAnsi="Arial" w:cs="Arial"/>
          <w:color w:val="222222"/>
          <w:sz w:val="22"/>
          <w:szCs w:val="22"/>
        </w:rPr>
        <w:t>(</w:t>
      </w:r>
      <w:r w:rsidR="005E7BA3" w:rsidRPr="002C6C8F">
        <w:rPr>
          <w:rFonts w:ascii="Arial" w:hAnsi="Arial" w:cs="Arial"/>
          <w:color w:val="222222"/>
          <w:sz w:val="22"/>
          <w:szCs w:val="22"/>
        </w:rPr>
        <w:t>DMEM</w:t>
      </w:r>
      <w:r w:rsidR="00E84A32">
        <w:rPr>
          <w:rFonts w:ascii="Arial" w:hAnsi="Arial" w:cs="Arial"/>
          <w:color w:val="222222"/>
          <w:sz w:val="22"/>
          <w:szCs w:val="22"/>
        </w:rPr>
        <w:t>)</w:t>
      </w:r>
      <w:r w:rsidR="005E7BA3" w:rsidRPr="002C6C8F">
        <w:rPr>
          <w:rFonts w:ascii="Arial" w:hAnsi="Arial" w:cs="Arial"/>
          <w:color w:val="222222"/>
          <w:sz w:val="22"/>
          <w:szCs w:val="22"/>
        </w:rPr>
        <w:t xml:space="preserve"> containing 4.5 g/L each of D-glucose and L-glutamine, 10% fetal bovine serum, 100 </w:t>
      </w:r>
      <w:r w:rsidR="00EA3BD6">
        <w:rPr>
          <w:rFonts w:ascii="Arial" w:hAnsi="Arial" w:cs="Arial"/>
          <w:color w:val="222222"/>
          <w:sz w:val="22"/>
          <w:szCs w:val="22"/>
        </w:rPr>
        <w:t>U</w:t>
      </w:r>
      <w:r w:rsidR="005E7BA3" w:rsidRPr="002C6C8F">
        <w:rPr>
          <w:rFonts w:ascii="Arial" w:hAnsi="Arial" w:cs="Arial"/>
          <w:color w:val="222222"/>
          <w:sz w:val="22"/>
          <w:szCs w:val="22"/>
        </w:rPr>
        <w:t>/mL penicillin, 100 μg/mL streptomycin, and 50 μM 2-mercaptoethanol.</w:t>
      </w:r>
      <w:r w:rsidR="005E7BA3">
        <w:rPr>
          <w:rFonts w:ascii="Arial" w:hAnsi="Arial" w:cs="Arial"/>
          <w:color w:val="222222"/>
          <w:sz w:val="22"/>
          <w:szCs w:val="22"/>
        </w:rPr>
        <w:t xml:space="preserve"> For knockdown experiments, cells were transfected with siRNA</w:t>
      </w:r>
      <w:r w:rsidR="00BA4029">
        <w:rPr>
          <w:rFonts w:ascii="Arial" w:hAnsi="Arial" w:cs="Arial"/>
          <w:color w:val="222222"/>
          <w:sz w:val="22"/>
          <w:szCs w:val="22"/>
        </w:rPr>
        <w:t xml:space="preserve"> against</w:t>
      </w:r>
      <w:r w:rsidR="005E7BA3">
        <w:rPr>
          <w:rFonts w:ascii="Arial" w:hAnsi="Arial" w:cs="Arial"/>
          <w:color w:val="222222"/>
          <w:sz w:val="22"/>
          <w:szCs w:val="22"/>
        </w:rPr>
        <w:t xml:space="preserve"> </w:t>
      </w:r>
      <w:r w:rsidR="00BA4029" w:rsidRPr="001F449C">
        <w:rPr>
          <w:rFonts w:ascii="Arial" w:hAnsi="Arial" w:cs="Arial"/>
          <w:i/>
          <w:iCs/>
          <w:color w:val="222222"/>
          <w:sz w:val="22"/>
          <w:szCs w:val="22"/>
        </w:rPr>
        <w:t>Adprhl2</w:t>
      </w:r>
      <w:r w:rsidR="001C022A">
        <w:rPr>
          <w:rFonts w:ascii="Arial" w:hAnsi="Arial" w:cs="Arial"/>
          <w:i/>
          <w:iCs/>
          <w:color w:val="222222"/>
          <w:sz w:val="22"/>
          <w:szCs w:val="22"/>
        </w:rPr>
        <w:t xml:space="preserve"> </w:t>
      </w:r>
      <w:r w:rsidR="001C022A">
        <w:rPr>
          <w:rFonts w:ascii="Arial" w:hAnsi="Arial" w:cs="Arial"/>
          <w:color w:val="222222"/>
          <w:sz w:val="22"/>
          <w:szCs w:val="22"/>
        </w:rPr>
        <w:t>(Pck01</w:t>
      </w:r>
      <w:r w:rsidR="00313039">
        <w:rPr>
          <w:rFonts w:ascii="Arial" w:hAnsi="Arial" w:cs="Arial"/>
          <w:color w:val="222222"/>
          <w:sz w:val="22"/>
          <w:szCs w:val="22"/>
        </w:rPr>
        <w:t>8</w:t>
      </w:r>
      <w:r w:rsidR="001C022A">
        <w:rPr>
          <w:rFonts w:ascii="Arial" w:hAnsi="Arial" w:cs="Arial"/>
          <w:color w:val="222222"/>
          <w:sz w:val="22"/>
          <w:szCs w:val="22"/>
        </w:rPr>
        <w:t>)</w:t>
      </w:r>
      <w:r w:rsidR="00870F51">
        <w:rPr>
          <w:rFonts w:ascii="Arial" w:hAnsi="Arial" w:cs="Arial"/>
          <w:color w:val="222222"/>
          <w:sz w:val="22"/>
          <w:szCs w:val="22"/>
        </w:rPr>
        <w:fldChar w:fldCharType="begin">
          <w:fldData xml:space="preserve">PEVuZE5vdGU+PENpdGU+PEF1dGhvcj5Zb3U8L0F1dGhvcj48WWVhcj4yMDI1PC9ZZWFyPjxSZWNO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PEVuZE5vdGU+PENpdGU+PEF1dGhvcj5Zb3U8L0F1dGhvcj48WWVhcj4yMDI1PC9ZZWFyPjxSZWNO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870F51">
        <w:rPr>
          <w:rFonts w:ascii="Arial" w:hAnsi="Arial" w:cs="Arial"/>
          <w:color w:val="222222"/>
          <w:sz w:val="22"/>
          <w:szCs w:val="22"/>
        </w:rPr>
      </w:r>
      <w:r w:rsidR="00870F5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44</w:t>
      </w:r>
      <w:r w:rsidR="00870F51">
        <w:rPr>
          <w:rFonts w:ascii="Arial" w:hAnsi="Arial" w:cs="Arial"/>
          <w:color w:val="222222"/>
          <w:sz w:val="22"/>
          <w:szCs w:val="22"/>
        </w:rPr>
        <w:fldChar w:fldCharType="end"/>
      </w:r>
      <w:r w:rsidR="00BA4029">
        <w:rPr>
          <w:rFonts w:ascii="Arial" w:hAnsi="Arial" w:cs="Arial"/>
          <w:i/>
          <w:iCs/>
          <w:color w:val="222222"/>
          <w:sz w:val="22"/>
          <w:szCs w:val="22"/>
        </w:rPr>
        <w:t>, Parp12</w:t>
      </w:r>
      <w:r w:rsidR="00BA4029">
        <w:rPr>
          <w:rFonts w:ascii="Arial" w:hAnsi="Arial" w:cs="Arial"/>
          <w:color w:val="222222"/>
          <w:sz w:val="22"/>
          <w:szCs w:val="22"/>
        </w:rPr>
        <w:t xml:space="preserve"> </w:t>
      </w:r>
      <w:r w:rsidR="001C022A">
        <w:rPr>
          <w:rFonts w:ascii="Arial" w:hAnsi="Arial" w:cs="Arial"/>
          <w:color w:val="222222"/>
          <w:sz w:val="22"/>
          <w:szCs w:val="22"/>
        </w:rPr>
        <w:t>(Pck01</w:t>
      </w:r>
      <w:r w:rsidR="00313039">
        <w:rPr>
          <w:rFonts w:ascii="Arial" w:hAnsi="Arial" w:cs="Arial"/>
          <w:color w:val="222222"/>
          <w:sz w:val="22"/>
          <w:szCs w:val="22"/>
        </w:rPr>
        <w:t>9</w:t>
      </w:r>
      <w:r w:rsidR="001C022A">
        <w:rPr>
          <w:rFonts w:ascii="Arial" w:hAnsi="Arial" w:cs="Arial"/>
          <w:color w:val="222222"/>
          <w:sz w:val="22"/>
          <w:szCs w:val="22"/>
        </w:rPr>
        <w:t>)</w:t>
      </w:r>
      <w:r w:rsidR="00870F51">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sidR="00870F5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sidR="00870F51">
        <w:rPr>
          <w:rFonts w:ascii="Arial" w:hAnsi="Arial" w:cs="Arial"/>
          <w:color w:val="222222"/>
          <w:sz w:val="22"/>
          <w:szCs w:val="22"/>
        </w:rPr>
        <w:fldChar w:fldCharType="end"/>
      </w:r>
      <w:r w:rsidR="002D62D0">
        <w:rPr>
          <w:rFonts w:ascii="Arial" w:hAnsi="Arial" w:cs="Arial"/>
          <w:color w:val="222222"/>
          <w:sz w:val="22"/>
          <w:szCs w:val="22"/>
        </w:rPr>
        <w:t>, and</w:t>
      </w:r>
      <w:r w:rsidR="002D62D0" w:rsidRPr="002D62D0">
        <w:rPr>
          <w:rFonts w:ascii="Arial" w:hAnsi="Arial" w:cs="Arial"/>
          <w:i/>
          <w:iCs/>
          <w:color w:val="222222"/>
          <w:sz w:val="22"/>
          <w:szCs w:val="22"/>
        </w:rPr>
        <w:t xml:space="preserve"> </w:t>
      </w:r>
      <w:r w:rsidR="002D62D0" w:rsidRPr="001F449C">
        <w:rPr>
          <w:rFonts w:ascii="Arial" w:hAnsi="Arial" w:cs="Arial"/>
          <w:i/>
          <w:iCs/>
          <w:color w:val="222222"/>
          <w:sz w:val="22"/>
          <w:szCs w:val="22"/>
        </w:rPr>
        <w:t>Pla2g6</w:t>
      </w:r>
      <w:r w:rsidR="002D62D0">
        <w:rPr>
          <w:rFonts w:ascii="Arial" w:hAnsi="Arial" w:cs="Arial"/>
          <w:i/>
          <w:iCs/>
          <w:color w:val="222222"/>
          <w:sz w:val="22"/>
          <w:szCs w:val="22"/>
        </w:rPr>
        <w:t xml:space="preserve"> </w:t>
      </w:r>
      <w:r w:rsidR="002D62D0">
        <w:rPr>
          <w:rFonts w:ascii="Arial" w:hAnsi="Arial" w:cs="Arial"/>
          <w:color w:val="222222"/>
          <w:sz w:val="22"/>
          <w:szCs w:val="22"/>
        </w:rPr>
        <w:t>(Pck0</w:t>
      </w:r>
      <w:r w:rsidR="00313039">
        <w:rPr>
          <w:rFonts w:ascii="Arial" w:hAnsi="Arial" w:cs="Arial"/>
          <w:color w:val="222222"/>
          <w:sz w:val="22"/>
          <w:szCs w:val="22"/>
        </w:rPr>
        <w:t>20</w:t>
      </w:r>
      <w:r w:rsidR="002D62D0">
        <w:rPr>
          <w:rFonts w:ascii="Arial" w:hAnsi="Arial" w:cs="Arial"/>
          <w:color w:val="222222"/>
          <w:sz w:val="22"/>
          <w:szCs w:val="22"/>
        </w:rPr>
        <w:t>)</w:t>
      </w:r>
      <w:r w:rsidR="00200321">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200321">
        <w:rPr>
          <w:rFonts w:ascii="Arial" w:hAnsi="Arial" w:cs="Arial"/>
          <w:color w:val="222222"/>
          <w:sz w:val="22"/>
          <w:szCs w:val="22"/>
        </w:rPr>
      </w:r>
      <w:r w:rsidR="0020032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w:t>
      </w:r>
      <w:r w:rsidR="00200321">
        <w:rPr>
          <w:rFonts w:ascii="Arial" w:hAnsi="Arial" w:cs="Arial"/>
          <w:color w:val="222222"/>
          <w:sz w:val="22"/>
          <w:szCs w:val="22"/>
        </w:rPr>
        <w:fldChar w:fldCharType="end"/>
      </w:r>
      <w:r w:rsidR="002D62D0">
        <w:rPr>
          <w:rFonts w:ascii="Arial" w:hAnsi="Arial" w:cs="Arial"/>
          <w:color w:val="222222"/>
          <w:sz w:val="22"/>
          <w:szCs w:val="22"/>
        </w:rPr>
        <w:t xml:space="preserve"> </w:t>
      </w:r>
      <w:r w:rsidR="008D082B">
        <w:rPr>
          <w:rFonts w:ascii="Arial" w:hAnsi="Arial" w:cs="Arial"/>
          <w:color w:val="222222"/>
          <w:sz w:val="22"/>
          <w:szCs w:val="22"/>
        </w:rPr>
        <w:t>genes</w:t>
      </w:r>
      <w:r w:rsidR="001A6AE9">
        <w:rPr>
          <w:rFonts w:ascii="Arial" w:hAnsi="Arial" w:cs="Arial"/>
          <w:color w:val="222222"/>
          <w:sz w:val="22"/>
          <w:szCs w:val="22"/>
        </w:rPr>
        <w:t xml:space="preserve"> </w:t>
      </w:r>
      <w:r w:rsidR="005E7BA3">
        <w:rPr>
          <w:rFonts w:ascii="Arial" w:hAnsi="Arial" w:cs="Arial"/>
          <w:color w:val="222222"/>
          <w:sz w:val="22"/>
          <w:szCs w:val="22"/>
        </w:rPr>
        <w:t>(Dharmacon)</w:t>
      </w:r>
      <w:r w:rsidR="005E7BA3" w:rsidRPr="003961E1">
        <w:rPr>
          <w:rFonts w:ascii="Arial" w:hAnsi="Arial" w:cs="Arial"/>
          <w:color w:val="222222"/>
          <w:sz w:val="22"/>
          <w:szCs w:val="22"/>
        </w:rPr>
        <w:t xml:space="preserve"> using Lipofectamine RNAiMAX (Invitrogen)</w:t>
      </w:r>
      <w:r w:rsidR="005E7BA3">
        <w:rPr>
          <w:rFonts w:ascii="Arial" w:hAnsi="Arial" w:cs="Arial"/>
          <w:color w:val="222222"/>
          <w:sz w:val="22"/>
          <w:szCs w:val="22"/>
        </w:rPr>
        <w:t xml:space="preserve"> for 48 h prior treatment. </w:t>
      </w:r>
      <w:r w:rsidR="007B5FE5">
        <w:rPr>
          <w:rFonts w:ascii="Arial" w:hAnsi="Arial" w:cs="Arial"/>
          <w:color w:val="222222"/>
          <w:sz w:val="22"/>
          <w:szCs w:val="22"/>
        </w:rPr>
        <w:t xml:space="preserve">Cells were treated with </w:t>
      </w:r>
      <w:r w:rsidR="007B5FE5" w:rsidRPr="009E7FD9">
        <w:rPr>
          <w:rFonts w:ascii="Arial" w:hAnsi="Arial" w:cs="Arial"/>
          <w:color w:val="222222"/>
          <w:sz w:val="22"/>
          <w:szCs w:val="22"/>
        </w:rPr>
        <w:t>100 ng/mL IFNγ</w:t>
      </w:r>
      <w:r w:rsidR="007B5FE5">
        <w:rPr>
          <w:rFonts w:ascii="Arial" w:hAnsi="Arial" w:cs="Arial"/>
          <w:color w:val="222222"/>
          <w:sz w:val="22"/>
          <w:szCs w:val="22"/>
        </w:rPr>
        <w:t xml:space="preserve"> +</w:t>
      </w:r>
      <w:r w:rsidR="007B5FE5" w:rsidRPr="009E7FD9">
        <w:rPr>
          <w:rFonts w:ascii="Arial" w:hAnsi="Arial" w:cs="Arial"/>
          <w:color w:val="222222"/>
          <w:sz w:val="22"/>
          <w:szCs w:val="22"/>
        </w:rPr>
        <w:t xml:space="preserve"> 10 ng/mL TNF-α</w:t>
      </w:r>
      <w:r w:rsidR="007B5FE5">
        <w:rPr>
          <w:rFonts w:ascii="Arial" w:hAnsi="Arial" w:cs="Arial"/>
          <w:color w:val="222222"/>
          <w:sz w:val="22"/>
          <w:szCs w:val="22"/>
        </w:rPr>
        <w:t xml:space="preserve"> + </w:t>
      </w:r>
      <w:r w:rsidR="007B5FE5" w:rsidRPr="009E7FD9">
        <w:rPr>
          <w:rFonts w:ascii="Arial" w:hAnsi="Arial" w:cs="Arial"/>
          <w:color w:val="222222"/>
          <w:sz w:val="22"/>
          <w:szCs w:val="22"/>
        </w:rPr>
        <w:t>5 ng/mL</w:t>
      </w:r>
      <w:r w:rsidR="007B5FE5">
        <w:rPr>
          <w:rFonts w:ascii="Arial" w:hAnsi="Arial" w:cs="Arial"/>
          <w:color w:val="222222"/>
          <w:sz w:val="22"/>
          <w:szCs w:val="22"/>
        </w:rPr>
        <w:t xml:space="preserve"> </w:t>
      </w:r>
      <w:r w:rsidR="007B5FE5" w:rsidRPr="009E7FD9">
        <w:rPr>
          <w:rFonts w:ascii="Arial" w:hAnsi="Arial" w:cs="Arial"/>
          <w:color w:val="222222"/>
          <w:sz w:val="22"/>
          <w:szCs w:val="22"/>
        </w:rPr>
        <w:t>IL-1β</w:t>
      </w:r>
      <w:r w:rsidR="007B5FE5">
        <w:rPr>
          <w:rFonts w:ascii="Arial" w:hAnsi="Arial" w:cs="Arial"/>
          <w:color w:val="222222"/>
          <w:sz w:val="22"/>
          <w:szCs w:val="22"/>
        </w:rPr>
        <w:t xml:space="preserve"> for 24 h. </w:t>
      </w:r>
      <w:r w:rsidR="00936E6E">
        <w:rPr>
          <w:rFonts w:ascii="Arial" w:hAnsi="Arial" w:cs="Arial"/>
          <w:color w:val="222222"/>
          <w:sz w:val="22"/>
          <w:szCs w:val="22"/>
        </w:rPr>
        <w:t>For the polyamine experiment (Pck</w:t>
      </w:r>
      <w:r w:rsidR="00796E65">
        <w:rPr>
          <w:rFonts w:ascii="Arial" w:hAnsi="Arial" w:cs="Arial"/>
          <w:color w:val="222222"/>
          <w:sz w:val="22"/>
          <w:szCs w:val="22"/>
        </w:rPr>
        <w:t>01</w:t>
      </w:r>
      <w:r w:rsidR="004F756E">
        <w:rPr>
          <w:rFonts w:ascii="Arial" w:hAnsi="Arial" w:cs="Arial"/>
          <w:color w:val="222222"/>
          <w:sz w:val="22"/>
          <w:szCs w:val="22"/>
        </w:rPr>
        <w:t>7</w:t>
      </w:r>
      <w:r w:rsidR="00796E65">
        <w:rPr>
          <w:rFonts w:ascii="Arial" w:hAnsi="Arial" w:cs="Arial"/>
          <w:color w:val="222222"/>
          <w:sz w:val="22"/>
          <w:szCs w:val="22"/>
        </w:rPr>
        <w:t>)</w:t>
      </w:r>
      <w:r w:rsidR="00224440">
        <w:rPr>
          <w:rFonts w:ascii="Arial" w:hAnsi="Arial" w:cs="Arial"/>
          <w:color w:val="222222"/>
          <w:sz w:val="22"/>
          <w:szCs w:val="22"/>
        </w:rPr>
        <w:fldChar w:fldCharType="begin">
          <w:fldData xml:space="preserve">PEVuZE5vdGU+PENpdGU+PEF1dGhvcj5IYW1tb3VkPC9BdXRob3I+PFllYXI+MjAyNDwvWWVhcj48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PEVuZE5vdGU+PENpdGU+PEF1dGhvcj5IYW1tb3VkPC9BdXRob3I+PFllYXI+MjAyNDwvWWVhcj48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24440">
        <w:rPr>
          <w:rFonts w:ascii="Arial" w:hAnsi="Arial" w:cs="Arial"/>
          <w:color w:val="222222"/>
          <w:sz w:val="22"/>
          <w:szCs w:val="22"/>
        </w:rPr>
      </w:r>
      <w:r w:rsidR="00224440">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43</w:t>
      </w:r>
      <w:r w:rsidR="00224440">
        <w:rPr>
          <w:rFonts w:ascii="Arial" w:hAnsi="Arial" w:cs="Arial"/>
          <w:color w:val="222222"/>
          <w:sz w:val="22"/>
          <w:szCs w:val="22"/>
        </w:rPr>
        <w:fldChar w:fldCharType="end"/>
      </w:r>
      <w:r w:rsidR="00796E65">
        <w:rPr>
          <w:rFonts w:ascii="Arial" w:hAnsi="Arial" w:cs="Arial"/>
          <w:color w:val="222222"/>
          <w:sz w:val="22"/>
          <w:szCs w:val="22"/>
        </w:rPr>
        <w:t xml:space="preserve">, cells were treated with the same cytokine cocktail in combination with </w:t>
      </w:r>
      <w:r w:rsidR="00252ACF" w:rsidRPr="00252ACF">
        <w:rPr>
          <w:rFonts w:ascii="Arial" w:hAnsi="Arial" w:cs="Arial"/>
          <w:color w:val="222222"/>
          <w:sz w:val="22"/>
          <w:szCs w:val="22"/>
        </w:rPr>
        <w:t>10 μM DENSpm or 5 mM DFMO for 24</w:t>
      </w:r>
      <w:r w:rsidR="00252ACF">
        <w:rPr>
          <w:rFonts w:ascii="Arial" w:hAnsi="Arial" w:cs="Arial"/>
          <w:color w:val="222222"/>
          <w:sz w:val="22"/>
          <w:szCs w:val="22"/>
        </w:rPr>
        <w:t xml:space="preserve"> h.</w:t>
      </w:r>
      <w:r w:rsidR="00252ACF" w:rsidRPr="00252ACF">
        <w:rPr>
          <w:rFonts w:ascii="Arial" w:hAnsi="Arial" w:cs="Arial"/>
          <w:color w:val="222222"/>
          <w:sz w:val="22"/>
          <w:szCs w:val="22"/>
        </w:rPr>
        <w:t xml:space="preserve"> </w:t>
      </w:r>
      <w:r w:rsidR="005E7BA3">
        <w:rPr>
          <w:rFonts w:ascii="Arial" w:hAnsi="Arial" w:cs="Arial"/>
          <w:color w:val="222222"/>
          <w:sz w:val="22"/>
          <w:szCs w:val="22"/>
        </w:rPr>
        <w:t>For the palmitate experiment</w:t>
      </w:r>
      <w:r w:rsidR="002D62D0">
        <w:rPr>
          <w:rFonts w:ascii="Arial" w:hAnsi="Arial" w:cs="Arial"/>
          <w:color w:val="222222"/>
          <w:sz w:val="22"/>
          <w:szCs w:val="22"/>
        </w:rPr>
        <w:t xml:space="preserve"> (Pck02</w:t>
      </w:r>
      <w:r w:rsidR="00C47AF9">
        <w:rPr>
          <w:rFonts w:ascii="Arial" w:hAnsi="Arial" w:cs="Arial"/>
          <w:color w:val="222222"/>
          <w:sz w:val="22"/>
          <w:szCs w:val="22"/>
        </w:rPr>
        <w:t>1</w:t>
      </w:r>
      <w:r w:rsidR="002D62D0">
        <w:rPr>
          <w:rFonts w:ascii="Arial" w:hAnsi="Arial" w:cs="Arial"/>
          <w:color w:val="222222"/>
          <w:sz w:val="22"/>
          <w:szCs w:val="22"/>
        </w:rPr>
        <w:t>)</w:t>
      </w:r>
      <w:r w:rsidR="00FE333F">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FE333F">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33</w:t>
      </w:r>
      <w:r w:rsidR="00FE333F">
        <w:rPr>
          <w:rFonts w:ascii="Arial" w:hAnsi="Arial" w:cs="Arial"/>
          <w:color w:val="222222"/>
          <w:sz w:val="22"/>
          <w:szCs w:val="22"/>
        </w:rPr>
        <w:fldChar w:fldCharType="end"/>
      </w:r>
      <w:r w:rsidR="005E7BA3">
        <w:rPr>
          <w:rFonts w:ascii="Arial" w:hAnsi="Arial" w:cs="Arial"/>
          <w:color w:val="222222"/>
          <w:sz w:val="22"/>
          <w:szCs w:val="22"/>
        </w:rPr>
        <w:t>, cells were treated with the same cytokine cocktail in combination with 400 μM palmitate prepared in fatty acid-free bovine serum albumin.</w:t>
      </w:r>
      <w:r w:rsidR="00BA4029" w:rsidRPr="00BA4029">
        <w:rPr>
          <w:rFonts w:ascii="Arial" w:hAnsi="Arial" w:cs="Arial"/>
          <w:color w:val="222222"/>
          <w:sz w:val="22"/>
          <w:szCs w:val="22"/>
        </w:rPr>
        <w:t xml:space="preserve"> </w:t>
      </w:r>
    </w:p>
    <w:p w14:paraId="50ACD70B" w14:textId="3B5E71E7" w:rsidR="009636A1" w:rsidRDefault="00C645A4" w:rsidP="00CE5867">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 xml:space="preserve">Mouse </w:t>
      </w:r>
      <w:r w:rsidR="009636A1">
        <w:rPr>
          <w:rFonts w:ascii="Arial" w:hAnsi="Arial" w:cs="Arial"/>
          <w:color w:val="222222"/>
          <w:sz w:val="22"/>
          <w:szCs w:val="22"/>
        </w:rPr>
        <w:t xml:space="preserve">βTC-3 </w:t>
      </w:r>
      <w:r>
        <w:rPr>
          <w:rFonts w:ascii="Arial" w:hAnsi="Arial" w:cs="Arial"/>
          <w:color w:val="222222"/>
          <w:sz w:val="22"/>
          <w:szCs w:val="22"/>
        </w:rPr>
        <w:t>cells</w:t>
      </w:r>
      <w:r w:rsidR="00942D4E">
        <w:rPr>
          <w:rFonts w:ascii="Arial" w:hAnsi="Arial" w:cs="Arial"/>
          <w:color w:val="222222"/>
          <w:sz w:val="22"/>
          <w:szCs w:val="22"/>
        </w:rPr>
        <w:t xml:space="preserve"> (Pck01</w:t>
      </w:r>
      <w:r w:rsidR="00C47AF9">
        <w:rPr>
          <w:rFonts w:ascii="Arial" w:hAnsi="Arial" w:cs="Arial"/>
          <w:color w:val="222222"/>
          <w:sz w:val="22"/>
          <w:szCs w:val="22"/>
        </w:rPr>
        <w:t>6</w:t>
      </w:r>
      <w:r w:rsidR="00942D4E">
        <w:rPr>
          <w:rFonts w:ascii="Arial" w:hAnsi="Arial" w:cs="Arial"/>
          <w:color w:val="222222"/>
          <w:sz w:val="22"/>
          <w:szCs w:val="22"/>
        </w:rPr>
        <w:t>)</w:t>
      </w:r>
      <w:r w:rsidR="00224440">
        <w:rPr>
          <w:rFonts w:ascii="Arial" w:hAnsi="Arial" w:cs="Arial"/>
          <w:color w:val="222222"/>
          <w:sz w:val="22"/>
          <w:szCs w:val="22"/>
        </w:rPr>
        <w:fldChar w:fldCharType="begin">
          <w:fldData xml:space="preserve">PEVuZE5vdGU+PENpdGU+PEF1dGhvcj5IZXJuYW5kZXotUGVyZXo8L0F1dGhvcj48WWVhcj4yMDE3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PEVuZE5vdGU+PENpdGU+PEF1dGhvcj5IZXJuYW5kZXotUGVyZXo8L0F1dGhvcj48WWVhcj4yMDE3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24440">
        <w:rPr>
          <w:rFonts w:ascii="Arial" w:hAnsi="Arial" w:cs="Arial"/>
          <w:color w:val="222222"/>
          <w:sz w:val="22"/>
          <w:szCs w:val="22"/>
        </w:rPr>
      </w:r>
      <w:r w:rsidR="00224440">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42</w:t>
      </w:r>
      <w:r w:rsidR="00224440">
        <w:rPr>
          <w:rFonts w:ascii="Arial" w:hAnsi="Arial" w:cs="Arial"/>
          <w:color w:val="222222"/>
          <w:sz w:val="22"/>
          <w:szCs w:val="22"/>
        </w:rPr>
        <w:fldChar w:fldCharType="end"/>
      </w:r>
      <w:r>
        <w:rPr>
          <w:rFonts w:ascii="Arial" w:hAnsi="Arial" w:cs="Arial"/>
          <w:color w:val="222222"/>
          <w:sz w:val="22"/>
          <w:szCs w:val="22"/>
        </w:rPr>
        <w:t xml:space="preserve"> were cultivated in </w:t>
      </w:r>
      <w:r w:rsidR="00E84A32">
        <w:rPr>
          <w:rFonts w:ascii="Arial" w:hAnsi="Arial" w:cs="Arial"/>
          <w:color w:val="222222"/>
          <w:sz w:val="22"/>
          <w:szCs w:val="22"/>
        </w:rPr>
        <w:t xml:space="preserve">DMEM </w:t>
      </w:r>
      <w:r w:rsidR="00310AF2" w:rsidRPr="002C6C8F">
        <w:rPr>
          <w:rFonts w:ascii="Arial" w:hAnsi="Arial" w:cs="Arial"/>
          <w:color w:val="222222"/>
          <w:sz w:val="22"/>
          <w:szCs w:val="22"/>
        </w:rPr>
        <w:t xml:space="preserve">containing 4.5 g/L glucose </w:t>
      </w:r>
      <w:r w:rsidR="00F31BAB" w:rsidRPr="00F31BAB">
        <w:rPr>
          <w:rFonts w:ascii="Arial" w:hAnsi="Arial" w:cs="Arial"/>
          <w:color w:val="222222"/>
          <w:sz w:val="22"/>
          <w:szCs w:val="22"/>
        </w:rPr>
        <w:t>supplemented with 15% horse serum, 2.5% fetal bovine serum, and 1% penicillin/streptomycin.</w:t>
      </w:r>
      <w:r w:rsidR="00FC4C3F">
        <w:rPr>
          <w:rFonts w:ascii="Arial" w:hAnsi="Arial" w:cs="Arial"/>
          <w:color w:val="222222"/>
          <w:sz w:val="22"/>
          <w:szCs w:val="22"/>
        </w:rPr>
        <w:t xml:space="preserve"> Cells were treated with </w:t>
      </w:r>
      <w:r w:rsidR="00FC4C3F" w:rsidRPr="009E7FD9">
        <w:rPr>
          <w:rFonts w:ascii="Arial" w:hAnsi="Arial" w:cs="Arial"/>
          <w:color w:val="222222"/>
          <w:sz w:val="22"/>
          <w:szCs w:val="22"/>
        </w:rPr>
        <w:t>100 ng/mL IFNγ</w:t>
      </w:r>
      <w:r w:rsidR="00FC4C3F">
        <w:rPr>
          <w:rFonts w:ascii="Arial" w:hAnsi="Arial" w:cs="Arial"/>
          <w:color w:val="222222"/>
          <w:sz w:val="22"/>
          <w:szCs w:val="22"/>
        </w:rPr>
        <w:t xml:space="preserve"> +</w:t>
      </w:r>
      <w:r w:rsidR="00FC4C3F" w:rsidRPr="009E7FD9">
        <w:rPr>
          <w:rFonts w:ascii="Arial" w:hAnsi="Arial" w:cs="Arial"/>
          <w:color w:val="222222"/>
          <w:sz w:val="22"/>
          <w:szCs w:val="22"/>
        </w:rPr>
        <w:t xml:space="preserve"> 10 ng/mL TNF-α</w:t>
      </w:r>
      <w:r w:rsidR="00FC4C3F">
        <w:rPr>
          <w:rFonts w:ascii="Arial" w:hAnsi="Arial" w:cs="Arial"/>
          <w:color w:val="222222"/>
          <w:sz w:val="22"/>
          <w:szCs w:val="22"/>
        </w:rPr>
        <w:t xml:space="preserve"> + </w:t>
      </w:r>
      <w:r w:rsidR="00FC4C3F" w:rsidRPr="009E7FD9">
        <w:rPr>
          <w:rFonts w:ascii="Arial" w:hAnsi="Arial" w:cs="Arial"/>
          <w:color w:val="222222"/>
          <w:sz w:val="22"/>
          <w:szCs w:val="22"/>
        </w:rPr>
        <w:t xml:space="preserve">5 ng/mL </w:t>
      </w:r>
      <w:r w:rsidR="00FC4C3F">
        <w:rPr>
          <w:rFonts w:ascii="Arial" w:hAnsi="Arial" w:cs="Arial"/>
          <w:color w:val="222222"/>
          <w:sz w:val="22"/>
          <w:szCs w:val="22"/>
        </w:rPr>
        <w:t xml:space="preserve">+ </w:t>
      </w:r>
      <w:r w:rsidR="00FC4C3F" w:rsidRPr="009E7FD9">
        <w:rPr>
          <w:rFonts w:ascii="Arial" w:hAnsi="Arial" w:cs="Arial"/>
          <w:color w:val="222222"/>
          <w:sz w:val="22"/>
          <w:szCs w:val="22"/>
        </w:rPr>
        <w:t>IL-1β</w:t>
      </w:r>
      <w:r w:rsidR="00FC4C3F">
        <w:rPr>
          <w:rFonts w:ascii="Arial" w:hAnsi="Arial" w:cs="Arial"/>
          <w:color w:val="222222"/>
          <w:sz w:val="22"/>
          <w:szCs w:val="22"/>
        </w:rPr>
        <w:t xml:space="preserve"> with or without ML</w:t>
      </w:r>
      <w:r w:rsidR="008204A1">
        <w:rPr>
          <w:rFonts w:ascii="Arial" w:hAnsi="Arial" w:cs="Arial"/>
          <w:color w:val="222222"/>
          <w:sz w:val="22"/>
          <w:szCs w:val="22"/>
        </w:rPr>
        <w:t>351</w:t>
      </w:r>
      <w:r w:rsidR="00FC4C3F">
        <w:rPr>
          <w:rFonts w:ascii="Arial" w:hAnsi="Arial" w:cs="Arial"/>
          <w:color w:val="222222"/>
          <w:sz w:val="22"/>
          <w:szCs w:val="22"/>
        </w:rPr>
        <w:t xml:space="preserve"> for 24 h.</w:t>
      </w:r>
    </w:p>
    <w:p w14:paraId="25199513" w14:textId="346F12A4" w:rsidR="00AD4A0E" w:rsidRDefault="00C645A4" w:rsidP="00CE5867">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 xml:space="preserve">Mouse </w:t>
      </w:r>
      <w:r w:rsidR="009636A1">
        <w:rPr>
          <w:rFonts w:ascii="Arial" w:hAnsi="Arial" w:cs="Arial"/>
          <w:color w:val="222222"/>
          <w:sz w:val="22"/>
          <w:szCs w:val="22"/>
        </w:rPr>
        <w:t>β</w:t>
      </w:r>
      <w:r w:rsidR="00AD4A0E">
        <w:rPr>
          <w:rFonts w:ascii="Arial" w:hAnsi="Arial" w:cs="Arial"/>
          <w:color w:val="222222"/>
          <w:sz w:val="22"/>
          <w:szCs w:val="22"/>
        </w:rPr>
        <w:t xml:space="preserve">-TC-6 cells </w:t>
      </w:r>
      <w:r w:rsidR="00F97B5D">
        <w:rPr>
          <w:rFonts w:ascii="Arial" w:hAnsi="Arial" w:cs="Arial"/>
          <w:color w:val="222222"/>
          <w:sz w:val="22"/>
          <w:szCs w:val="22"/>
        </w:rPr>
        <w:t>(Pck005)</w:t>
      </w:r>
      <w:r w:rsidR="0043736E">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43736E">
        <w:rPr>
          <w:rFonts w:ascii="Arial" w:hAnsi="Arial" w:cs="Arial"/>
          <w:color w:val="222222"/>
          <w:sz w:val="22"/>
          <w:szCs w:val="22"/>
        </w:rPr>
      </w:r>
      <w:r w:rsidR="0043736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43736E">
        <w:rPr>
          <w:rFonts w:ascii="Arial" w:hAnsi="Arial" w:cs="Arial"/>
          <w:color w:val="222222"/>
          <w:sz w:val="22"/>
          <w:szCs w:val="22"/>
        </w:rPr>
        <w:fldChar w:fldCharType="end"/>
      </w:r>
      <w:r w:rsidR="00F97B5D">
        <w:rPr>
          <w:rFonts w:ascii="Arial" w:hAnsi="Arial" w:cs="Arial"/>
          <w:color w:val="222222"/>
          <w:sz w:val="22"/>
          <w:szCs w:val="22"/>
        </w:rPr>
        <w:t xml:space="preserve"> </w:t>
      </w:r>
      <w:r w:rsidR="00AD4A0E">
        <w:rPr>
          <w:rFonts w:ascii="Arial" w:hAnsi="Arial" w:cs="Arial"/>
          <w:color w:val="222222"/>
          <w:sz w:val="22"/>
          <w:szCs w:val="22"/>
        </w:rPr>
        <w:t xml:space="preserve">were grown to 80% confluency in </w:t>
      </w:r>
      <w:r w:rsidR="00AD4A0E" w:rsidRPr="00B23798">
        <w:rPr>
          <w:rFonts w:ascii="Arial" w:hAnsi="Arial" w:cs="Arial"/>
          <w:color w:val="222222"/>
          <w:sz w:val="22"/>
          <w:szCs w:val="22"/>
        </w:rPr>
        <w:t>RPMI-1640 with 11.1 mM glucose (Gibco), 15% FBS (Gibco), 1% glutamine (Glutamax), and 1% antibiotic-antimycotic (Gibco, cat. #15240062)</w:t>
      </w:r>
      <w:r w:rsidR="00AD4A0E">
        <w:rPr>
          <w:rFonts w:ascii="Arial" w:hAnsi="Arial" w:cs="Arial"/>
          <w:color w:val="222222"/>
          <w:sz w:val="22"/>
          <w:szCs w:val="22"/>
        </w:rPr>
        <w:t xml:space="preserve"> and treated for 4, 8 and 24 h with 100 U/mL IL-1β + 250 U/mL IFNγ</w:t>
      </w:r>
      <w:r w:rsidR="00BA4029">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BA4029">
        <w:rPr>
          <w:rFonts w:ascii="Arial" w:hAnsi="Arial" w:cs="Arial"/>
          <w:color w:val="222222"/>
          <w:sz w:val="22"/>
          <w:szCs w:val="22"/>
        </w:rPr>
      </w:r>
      <w:r w:rsidR="00BA402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BA4029">
        <w:rPr>
          <w:rFonts w:ascii="Arial" w:hAnsi="Arial" w:cs="Arial"/>
          <w:color w:val="222222"/>
          <w:sz w:val="22"/>
          <w:szCs w:val="22"/>
        </w:rPr>
        <w:fldChar w:fldCharType="end"/>
      </w:r>
      <w:r w:rsidR="00AD4A0E">
        <w:rPr>
          <w:rFonts w:ascii="Arial" w:hAnsi="Arial" w:cs="Arial"/>
          <w:color w:val="222222"/>
          <w:sz w:val="22"/>
          <w:szCs w:val="22"/>
        </w:rPr>
        <w:t>.</w:t>
      </w:r>
      <w:r w:rsidR="0071798E">
        <w:rPr>
          <w:rFonts w:ascii="Arial" w:hAnsi="Arial" w:cs="Arial"/>
          <w:color w:val="222222"/>
          <w:sz w:val="22"/>
          <w:szCs w:val="22"/>
        </w:rPr>
        <w:t xml:space="preserve"> </w:t>
      </w:r>
      <w:r w:rsidR="00415BE5">
        <w:rPr>
          <w:rFonts w:ascii="Arial" w:hAnsi="Arial" w:cs="Arial"/>
          <w:color w:val="222222"/>
          <w:sz w:val="22"/>
          <w:szCs w:val="22"/>
        </w:rPr>
        <w:t xml:space="preserve">Samples were processed using a multi-PTM workflow to profile the global proteome and cysteine </w:t>
      </w:r>
      <w:r w:rsidR="00415BE5">
        <w:rPr>
          <w:rFonts w:ascii="Arial" w:hAnsi="Arial" w:cs="Arial"/>
          <w:color w:val="222222"/>
          <w:sz w:val="22"/>
          <w:szCs w:val="22"/>
        </w:rPr>
        <w:lastRenderedPageBreak/>
        <w:t xml:space="preserve">thiol oxidation, as well as phosphorylation and acetylation, across the sample sets. The multi-PTM dataset was </w:t>
      </w:r>
      <w:r w:rsidR="00396F0B">
        <w:rPr>
          <w:rFonts w:ascii="Arial" w:hAnsi="Arial" w:cs="Arial"/>
          <w:color w:val="222222"/>
          <w:sz w:val="22"/>
          <w:szCs w:val="22"/>
        </w:rPr>
        <w:t>integrated, and the co-occurring PTM sites on proteins, as well as their dynamics upon cytokine treatments,</w:t>
      </w:r>
      <w:r w:rsidR="00415BE5">
        <w:rPr>
          <w:rFonts w:ascii="Arial" w:hAnsi="Arial" w:cs="Arial"/>
          <w:color w:val="222222"/>
          <w:sz w:val="22"/>
          <w:szCs w:val="22"/>
        </w:rPr>
        <w:t xml:space="preserve"> were determined.</w:t>
      </w:r>
    </w:p>
    <w:p w14:paraId="05D04B79" w14:textId="2D3C72EA" w:rsidR="00EB0A03" w:rsidRDefault="004A6C74" w:rsidP="00CE5867">
      <w:pPr>
        <w:shd w:val="clear" w:color="auto" w:fill="FFFFFF"/>
        <w:spacing w:before="100" w:beforeAutospacing="1" w:after="100" w:afterAutospacing="1"/>
        <w:jc w:val="both"/>
        <w:rPr>
          <w:rFonts w:ascii="Arial" w:hAnsi="Arial" w:cs="Arial"/>
          <w:i/>
          <w:iCs/>
          <w:color w:val="222222"/>
          <w:sz w:val="22"/>
          <w:szCs w:val="22"/>
          <w:u w:val="single"/>
        </w:rPr>
      </w:pPr>
      <w:r>
        <w:rPr>
          <w:rFonts w:ascii="Arial" w:hAnsi="Arial" w:cs="Arial"/>
          <w:color w:val="222222"/>
          <w:sz w:val="22"/>
          <w:szCs w:val="22"/>
        </w:rPr>
        <w:t xml:space="preserve">Induced </w:t>
      </w:r>
      <w:r w:rsidR="00EB0A03">
        <w:rPr>
          <w:rFonts w:ascii="Arial" w:hAnsi="Arial" w:cs="Arial"/>
          <w:color w:val="222222"/>
          <w:sz w:val="22"/>
          <w:szCs w:val="22"/>
        </w:rPr>
        <w:t>pluripotent stem cell (iPSC)</w:t>
      </w:r>
      <w:r w:rsidR="0043736E">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43736E">
        <w:rPr>
          <w:rFonts w:ascii="Arial" w:hAnsi="Arial" w:cs="Arial"/>
          <w:color w:val="222222"/>
          <w:sz w:val="22"/>
          <w:szCs w:val="22"/>
        </w:rPr>
      </w:r>
      <w:r w:rsidR="0043736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43736E">
        <w:rPr>
          <w:rFonts w:ascii="Arial" w:hAnsi="Arial" w:cs="Arial"/>
          <w:color w:val="222222"/>
          <w:sz w:val="22"/>
          <w:szCs w:val="22"/>
        </w:rPr>
        <w:fldChar w:fldCharType="end"/>
      </w:r>
      <w:r w:rsidR="00EB0A03">
        <w:rPr>
          <w:rFonts w:ascii="Arial" w:hAnsi="Arial" w:cs="Arial"/>
          <w:color w:val="222222"/>
          <w:sz w:val="22"/>
          <w:szCs w:val="22"/>
        </w:rPr>
        <w:t xml:space="preserve"> HEL115.6-derived islet</w:t>
      </w:r>
      <w:r w:rsidR="00D84599">
        <w:rPr>
          <w:rFonts w:ascii="Arial" w:hAnsi="Arial" w:cs="Arial"/>
          <w:color w:val="222222"/>
          <w:sz w:val="22"/>
          <w:szCs w:val="22"/>
        </w:rPr>
        <w:t>-</w:t>
      </w:r>
      <w:r w:rsidR="00EB0A03">
        <w:rPr>
          <w:rFonts w:ascii="Arial" w:hAnsi="Arial" w:cs="Arial"/>
          <w:color w:val="222222"/>
          <w:sz w:val="22"/>
          <w:szCs w:val="22"/>
        </w:rPr>
        <w:t xml:space="preserve">like aggregates </w:t>
      </w:r>
      <w:r w:rsidR="00F97B5D">
        <w:rPr>
          <w:rFonts w:ascii="Arial" w:hAnsi="Arial" w:cs="Arial"/>
          <w:color w:val="222222"/>
          <w:sz w:val="22"/>
          <w:szCs w:val="22"/>
        </w:rPr>
        <w:t>(Pck00</w:t>
      </w:r>
      <w:r w:rsidR="00C47AF9">
        <w:rPr>
          <w:rFonts w:ascii="Arial" w:hAnsi="Arial" w:cs="Arial"/>
          <w:color w:val="222222"/>
          <w:sz w:val="22"/>
          <w:szCs w:val="22"/>
        </w:rPr>
        <w:t>9</w:t>
      </w:r>
      <w:r w:rsidR="00F97B5D">
        <w:rPr>
          <w:rFonts w:ascii="Arial" w:hAnsi="Arial" w:cs="Arial"/>
          <w:color w:val="222222"/>
          <w:sz w:val="22"/>
          <w:szCs w:val="22"/>
        </w:rPr>
        <w:t xml:space="preserve">) </w:t>
      </w:r>
      <w:r w:rsidR="00EB0A03">
        <w:rPr>
          <w:rFonts w:ascii="Arial" w:hAnsi="Arial" w:cs="Arial"/>
          <w:color w:val="222222"/>
          <w:sz w:val="22"/>
          <w:szCs w:val="22"/>
        </w:rPr>
        <w:t xml:space="preserve">were maintained with </w:t>
      </w:r>
      <w:r w:rsidR="00EB0A03" w:rsidRPr="003F761C">
        <w:rPr>
          <w:rFonts w:ascii="Arial" w:hAnsi="Arial" w:cs="Arial"/>
          <w:color w:val="222222"/>
          <w:sz w:val="22"/>
          <w:szCs w:val="22"/>
        </w:rPr>
        <w:t>Ham’s F-10 medium containing 3.75 g of free fatty acid–free BSA, 2.5 ml of GlutaMAX, and penicillin-streptomycin (100 U/ml)</w:t>
      </w:r>
      <w:r w:rsidR="00EB0A03">
        <w:rPr>
          <w:rFonts w:ascii="Arial" w:hAnsi="Arial" w:cs="Arial"/>
          <w:color w:val="222222"/>
          <w:sz w:val="22"/>
          <w:szCs w:val="22"/>
        </w:rPr>
        <w:t xml:space="preserve"> and treated for 24 h with 2000 U/mL IFNα</w:t>
      </w:r>
      <w:r>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Pr>
          <w:rFonts w:ascii="Arial" w:hAnsi="Arial" w:cs="Arial"/>
          <w:color w:val="222222"/>
          <w:sz w:val="22"/>
          <w:szCs w:val="22"/>
        </w:rPr>
        <w:fldChar w:fldCharType="end"/>
      </w:r>
      <w:r w:rsidR="00EB0A03">
        <w:rPr>
          <w:rFonts w:ascii="Arial" w:hAnsi="Arial" w:cs="Arial"/>
          <w:color w:val="222222"/>
          <w:sz w:val="22"/>
          <w:szCs w:val="22"/>
        </w:rPr>
        <w:t>.</w:t>
      </w:r>
    </w:p>
    <w:p w14:paraId="1D89894C" w14:textId="441B29E1" w:rsidR="004F404A" w:rsidRDefault="00CE5867" w:rsidP="00B1E0C4">
      <w:pPr>
        <w:shd w:val="clear" w:color="auto" w:fill="FFFFFF" w:themeFill="background1"/>
        <w:spacing w:before="100" w:beforeAutospacing="1" w:after="100" w:afterAutospacing="1"/>
        <w:jc w:val="both"/>
        <w:rPr>
          <w:rFonts w:ascii="Arial" w:hAnsi="Arial" w:cs="Arial"/>
          <w:color w:val="222222"/>
          <w:sz w:val="22"/>
          <w:szCs w:val="22"/>
        </w:rPr>
      </w:pPr>
      <w:r w:rsidRPr="00B1E0C4">
        <w:rPr>
          <w:rFonts w:ascii="Arial" w:hAnsi="Arial" w:cs="Arial"/>
          <w:i/>
          <w:iCs/>
          <w:color w:val="222222"/>
          <w:sz w:val="22"/>
          <w:szCs w:val="22"/>
          <w:u w:val="single"/>
        </w:rPr>
        <w:t>Proteomics</w:t>
      </w:r>
      <w:r w:rsidRPr="00694E48">
        <w:rPr>
          <w:rFonts w:ascii="Arial" w:hAnsi="Arial" w:cs="Arial"/>
          <w:color w:val="222222"/>
          <w:sz w:val="22"/>
          <w:szCs w:val="22"/>
        </w:rPr>
        <w:t>:</w:t>
      </w:r>
      <w:r w:rsidR="00AF41F0" w:rsidRPr="00694E48">
        <w:rPr>
          <w:rFonts w:ascii="Arial" w:hAnsi="Arial" w:cs="Arial"/>
          <w:color w:val="222222"/>
          <w:sz w:val="22"/>
          <w:szCs w:val="22"/>
        </w:rPr>
        <w:t xml:space="preserve"> </w:t>
      </w:r>
      <w:r w:rsidR="00CE3E6D">
        <w:rPr>
          <w:rFonts w:ascii="Arial" w:hAnsi="Arial" w:cs="Arial"/>
          <w:color w:val="222222"/>
          <w:sz w:val="22"/>
          <w:szCs w:val="22"/>
        </w:rPr>
        <w:t>EndoC-</w:t>
      </w:r>
      <w:r w:rsidR="00B26E52">
        <w:rPr>
          <w:rFonts w:ascii="Arial" w:hAnsi="Arial" w:cs="Arial"/>
          <w:color w:val="222222"/>
          <w:sz w:val="22"/>
          <w:szCs w:val="22"/>
        </w:rPr>
        <w:t>βH1 cells treated with IFNγ + IL-1β (Pck002) and IFNα (Pck003), and h</w:t>
      </w:r>
      <w:r w:rsidR="00B16279">
        <w:rPr>
          <w:rFonts w:ascii="Arial" w:hAnsi="Arial" w:cs="Arial"/>
          <w:color w:val="222222"/>
          <w:sz w:val="22"/>
          <w:szCs w:val="22"/>
        </w:rPr>
        <w:t>uman i</w:t>
      </w:r>
      <w:r w:rsidR="005416A6">
        <w:rPr>
          <w:rFonts w:ascii="Arial" w:hAnsi="Arial" w:cs="Arial"/>
          <w:color w:val="222222"/>
          <w:sz w:val="22"/>
          <w:szCs w:val="22"/>
        </w:rPr>
        <w:t xml:space="preserve">slets </w:t>
      </w:r>
      <w:r w:rsidR="00B16279">
        <w:rPr>
          <w:rFonts w:ascii="Arial" w:hAnsi="Arial" w:cs="Arial"/>
          <w:color w:val="222222"/>
          <w:sz w:val="22"/>
          <w:szCs w:val="22"/>
        </w:rPr>
        <w:t xml:space="preserve">treated with </w:t>
      </w:r>
      <w:r w:rsidR="003615D3">
        <w:rPr>
          <w:rFonts w:ascii="Arial" w:hAnsi="Arial" w:cs="Arial"/>
          <w:color w:val="222222"/>
          <w:sz w:val="22"/>
          <w:szCs w:val="22"/>
        </w:rPr>
        <w:t xml:space="preserve">IFNγ + IL-1β </w:t>
      </w:r>
      <w:r w:rsidR="00402B1B">
        <w:rPr>
          <w:rFonts w:ascii="Arial" w:hAnsi="Arial" w:cs="Arial"/>
          <w:color w:val="222222"/>
          <w:sz w:val="22"/>
          <w:szCs w:val="22"/>
        </w:rPr>
        <w:t>(Pck00</w:t>
      </w:r>
      <w:r w:rsidR="00024215">
        <w:rPr>
          <w:rFonts w:ascii="Arial" w:hAnsi="Arial" w:cs="Arial"/>
          <w:color w:val="222222"/>
          <w:sz w:val="22"/>
          <w:szCs w:val="22"/>
        </w:rPr>
        <w:t>6</w:t>
      </w:r>
      <w:r w:rsidR="00402B1B">
        <w:rPr>
          <w:rFonts w:ascii="Arial" w:hAnsi="Arial" w:cs="Arial"/>
          <w:color w:val="222222"/>
          <w:sz w:val="22"/>
          <w:szCs w:val="22"/>
        </w:rPr>
        <w:t>)</w:t>
      </w:r>
      <w:r w:rsidR="00C7384E">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PjM0PC9zdHlsZT48L0Rpc3BsYXlUZXh0PjxyZWNvcmQ+PHJlYy1udW1iZXI+MjM8L3JlYy1udW1i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PjM0PC9zdHlsZT48L0Rpc3BsYXlUZXh0PjxyZWNvcmQ+PHJlYy1udW1iZXI+MjM8L3JlYy1udW1i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C7384E">
        <w:rPr>
          <w:rFonts w:ascii="Arial" w:hAnsi="Arial" w:cs="Arial"/>
          <w:color w:val="222222"/>
          <w:sz w:val="22"/>
          <w:szCs w:val="22"/>
        </w:rPr>
      </w:r>
      <w:r w:rsidR="00C7384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34</w:t>
      </w:r>
      <w:r w:rsidR="00C7384E">
        <w:rPr>
          <w:rFonts w:ascii="Arial" w:hAnsi="Arial" w:cs="Arial"/>
          <w:color w:val="222222"/>
          <w:sz w:val="22"/>
          <w:szCs w:val="22"/>
        </w:rPr>
        <w:fldChar w:fldCharType="end"/>
      </w:r>
      <w:r w:rsidR="00402B1B">
        <w:rPr>
          <w:rFonts w:ascii="Arial" w:hAnsi="Arial" w:cs="Arial"/>
          <w:color w:val="222222"/>
          <w:sz w:val="22"/>
          <w:szCs w:val="22"/>
        </w:rPr>
        <w:t xml:space="preserve"> </w:t>
      </w:r>
      <w:r w:rsidR="005416A6">
        <w:rPr>
          <w:rFonts w:ascii="Arial" w:hAnsi="Arial" w:cs="Arial"/>
          <w:color w:val="222222"/>
          <w:sz w:val="22"/>
          <w:szCs w:val="22"/>
        </w:rPr>
        <w:t>were harvested</w:t>
      </w:r>
      <w:r w:rsidR="00DE3B4A">
        <w:rPr>
          <w:rFonts w:ascii="Arial" w:hAnsi="Arial" w:cs="Arial"/>
          <w:color w:val="222222"/>
          <w:sz w:val="22"/>
          <w:szCs w:val="22"/>
        </w:rPr>
        <w:t xml:space="preserve"> and submitted to simultaneous </w:t>
      </w:r>
      <w:r w:rsidR="00DE3B4A" w:rsidRPr="00DE3B4A">
        <w:rPr>
          <w:rFonts w:ascii="Arial" w:hAnsi="Arial" w:cs="Arial"/>
          <w:color w:val="222222"/>
          <w:sz w:val="22"/>
          <w:szCs w:val="22"/>
          <w:u w:val="single"/>
        </w:rPr>
        <w:t>m</w:t>
      </w:r>
      <w:r w:rsidR="00DE3B4A">
        <w:rPr>
          <w:rFonts w:ascii="Arial" w:hAnsi="Arial" w:cs="Arial"/>
          <w:color w:val="222222"/>
          <w:sz w:val="22"/>
          <w:szCs w:val="22"/>
        </w:rPr>
        <w:t xml:space="preserve">etabolite, </w:t>
      </w:r>
      <w:r w:rsidR="00DE3B4A" w:rsidRPr="00DE3B4A">
        <w:rPr>
          <w:rFonts w:ascii="Arial" w:hAnsi="Arial" w:cs="Arial"/>
          <w:color w:val="222222"/>
          <w:sz w:val="22"/>
          <w:szCs w:val="22"/>
          <w:u w:val="single"/>
        </w:rPr>
        <w:t>p</w:t>
      </w:r>
      <w:r w:rsidR="00DE3B4A">
        <w:rPr>
          <w:rFonts w:ascii="Arial" w:hAnsi="Arial" w:cs="Arial"/>
          <w:color w:val="222222"/>
          <w:sz w:val="22"/>
          <w:szCs w:val="22"/>
        </w:rPr>
        <w:t xml:space="preserve">rotein and </w:t>
      </w:r>
      <w:r w:rsidR="00DE3B4A" w:rsidRPr="00DE3B4A">
        <w:rPr>
          <w:rFonts w:ascii="Arial" w:hAnsi="Arial" w:cs="Arial"/>
          <w:color w:val="222222"/>
          <w:sz w:val="22"/>
          <w:szCs w:val="22"/>
          <w:u w:val="single"/>
        </w:rPr>
        <w:t>l</w:t>
      </w:r>
      <w:r w:rsidR="00DE3B4A">
        <w:rPr>
          <w:rFonts w:ascii="Arial" w:hAnsi="Arial" w:cs="Arial"/>
          <w:color w:val="222222"/>
          <w:sz w:val="22"/>
          <w:szCs w:val="22"/>
        </w:rPr>
        <w:t xml:space="preserve">ipid </w:t>
      </w:r>
      <w:r w:rsidR="00DE3B4A" w:rsidRPr="00DE3B4A">
        <w:rPr>
          <w:rFonts w:ascii="Arial" w:hAnsi="Arial" w:cs="Arial"/>
          <w:color w:val="222222"/>
          <w:sz w:val="22"/>
          <w:szCs w:val="22"/>
          <w:u w:val="single"/>
        </w:rPr>
        <w:t>ex</w:t>
      </w:r>
      <w:r w:rsidR="00DE3B4A">
        <w:rPr>
          <w:rFonts w:ascii="Arial" w:hAnsi="Arial" w:cs="Arial"/>
          <w:color w:val="222222"/>
          <w:sz w:val="22"/>
          <w:szCs w:val="22"/>
        </w:rPr>
        <w:t>traction</w:t>
      </w:r>
      <w:r w:rsidR="00F62A4C">
        <w:rPr>
          <w:rFonts w:ascii="Arial" w:hAnsi="Arial" w:cs="Arial"/>
          <w:color w:val="222222"/>
          <w:sz w:val="22"/>
          <w:szCs w:val="22"/>
        </w:rPr>
        <w:t xml:space="preserve"> (MPLEx)</w:t>
      </w:r>
      <w:r w:rsidR="009A7344">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PjUxLDUyPC9zdHlsZT48L0Rpc3BsYXlUZXh0PjxyZWNvcmQ+PHJlYy1udW1iZXI+MzU8L3JlYy1u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PjUxLDUyPC9zdHlsZT48L0Rpc3BsYXlUZXh0PjxyZWNvcmQ+PHJlYy1udW1iZXI+MzU8L3JlYy1u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9A7344">
        <w:rPr>
          <w:rFonts w:ascii="Arial" w:hAnsi="Arial" w:cs="Arial"/>
          <w:color w:val="222222"/>
          <w:sz w:val="22"/>
          <w:szCs w:val="22"/>
        </w:rPr>
      </w:r>
      <w:r w:rsidR="009A734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51,52</w:t>
      </w:r>
      <w:r w:rsidR="009A7344">
        <w:rPr>
          <w:rFonts w:ascii="Arial" w:hAnsi="Arial" w:cs="Arial"/>
          <w:color w:val="222222"/>
          <w:sz w:val="22"/>
          <w:szCs w:val="22"/>
        </w:rPr>
        <w:fldChar w:fldCharType="end"/>
      </w:r>
      <w:r w:rsidR="00880688">
        <w:rPr>
          <w:rFonts w:ascii="Arial" w:hAnsi="Arial" w:cs="Arial"/>
          <w:color w:val="222222"/>
          <w:sz w:val="22"/>
          <w:szCs w:val="22"/>
        </w:rPr>
        <w:t xml:space="preserve">. Metabolite and lipid fractions were </w:t>
      </w:r>
      <w:r w:rsidR="009F2665">
        <w:rPr>
          <w:rFonts w:ascii="Arial" w:hAnsi="Arial" w:cs="Arial"/>
          <w:color w:val="222222"/>
          <w:sz w:val="22"/>
          <w:szCs w:val="22"/>
        </w:rPr>
        <w:t>submitted to</w:t>
      </w:r>
      <w:r w:rsidR="00686F54">
        <w:rPr>
          <w:rFonts w:ascii="Arial" w:hAnsi="Arial" w:cs="Arial"/>
          <w:color w:val="222222"/>
          <w:sz w:val="22"/>
          <w:szCs w:val="22"/>
        </w:rPr>
        <w:t xml:space="preserve"> paired</w:t>
      </w:r>
      <w:r w:rsidR="00DD723F">
        <w:rPr>
          <w:rFonts w:ascii="Arial" w:hAnsi="Arial" w:cs="Arial"/>
          <w:color w:val="222222"/>
          <w:sz w:val="22"/>
          <w:szCs w:val="22"/>
        </w:rPr>
        <w:t xml:space="preserve"> metabolomics and lipidomics analysis</w:t>
      </w:r>
      <w:r w:rsidR="00686F54">
        <w:rPr>
          <w:rFonts w:ascii="Arial" w:hAnsi="Arial" w:cs="Arial"/>
          <w:color w:val="222222"/>
          <w:sz w:val="22"/>
          <w:szCs w:val="22"/>
        </w:rPr>
        <w:t xml:space="preserve"> (see below). </w:t>
      </w:r>
      <w:r w:rsidR="00EF1423">
        <w:rPr>
          <w:rFonts w:ascii="Arial" w:hAnsi="Arial" w:cs="Arial"/>
          <w:color w:val="222222"/>
          <w:sz w:val="22"/>
          <w:szCs w:val="22"/>
        </w:rPr>
        <w:t xml:space="preserve">Extracted proteins were </w:t>
      </w:r>
      <w:r w:rsidR="005416A6">
        <w:rPr>
          <w:rFonts w:ascii="Arial" w:hAnsi="Arial" w:cs="Arial"/>
          <w:color w:val="222222"/>
          <w:sz w:val="22"/>
          <w:szCs w:val="22"/>
        </w:rPr>
        <w:t xml:space="preserve">reduced with dithiothreitol and alkylated with </w:t>
      </w:r>
      <w:r w:rsidR="009E6B92">
        <w:rPr>
          <w:rFonts w:ascii="Arial" w:hAnsi="Arial" w:cs="Arial"/>
          <w:color w:val="222222"/>
          <w:sz w:val="22"/>
          <w:szCs w:val="22"/>
        </w:rPr>
        <w:t>iodoacetamide prior to digest with trypsin</w:t>
      </w:r>
      <w:r w:rsidR="00EF1423">
        <w:rPr>
          <w:rFonts w:ascii="Arial" w:hAnsi="Arial" w:cs="Arial"/>
          <w:color w:val="222222"/>
          <w:sz w:val="22"/>
          <w:szCs w:val="22"/>
        </w:rPr>
        <w:t xml:space="preserve">. </w:t>
      </w:r>
      <w:r w:rsidR="00C24278">
        <w:rPr>
          <w:rFonts w:ascii="Arial" w:hAnsi="Arial" w:cs="Arial"/>
          <w:color w:val="222222"/>
          <w:sz w:val="22"/>
          <w:szCs w:val="22"/>
        </w:rPr>
        <w:t>Peptides were labeled with 10</w:t>
      </w:r>
      <w:r w:rsidR="0000599E">
        <w:rPr>
          <w:rFonts w:ascii="Arial" w:hAnsi="Arial" w:cs="Arial"/>
          <w:color w:val="222222"/>
          <w:sz w:val="22"/>
          <w:szCs w:val="22"/>
        </w:rPr>
        <w:t xml:space="preserve">-plex </w:t>
      </w:r>
      <w:r w:rsidR="00ED3B77">
        <w:rPr>
          <w:rFonts w:ascii="Arial" w:hAnsi="Arial" w:cs="Arial"/>
          <w:color w:val="222222"/>
          <w:sz w:val="22"/>
          <w:szCs w:val="22"/>
        </w:rPr>
        <w:t>tandem mass tags (</w:t>
      </w:r>
      <w:r w:rsidR="0000599E">
        <w:rPr>
          <w:rFonts w:ascii="Arial" w:hAnsi="Arial" w:cs="Arial"/>
          <w:color w:val="222222"/>
          <w:sz w:val="22"/>
          <w:szCs w:val="22"/>
        </w:rPr>
        <w:t>TMT</w:t>
      </w:r>
      <w:r w:rsidR="00ED3B77">
        <w:rPr>
          <w:rFonts w:ascii="Arial" w:hAnsi="Arial" w:cs="Arial"/>
          <w:color w:val="222222"/>
          <w:sz w:val="22"/>
          <w:szCs w:val="22"/>
        </w:rPr>
        <w:t>)</w:t>
      </w:r>
      <w:r w:rsidR="003B0BB4">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&lt;EndNote&gt;&lt;Cite&gt;&lt;Author&gt;Thompson&lt;/Author&gt;&lt;Year&gt;2003&lt;/Year&gt;&lt;RecNum&gt;88&lt;/RecNum&gt;&lt;DisplayText&gt;&lt;style face="superscript"&gt;53&lt;/style&gt;&lt;/DisplayText&gt;&lt;record&gt;&lt;rec-number&gt;88&lt;/rec-number&gt;&lt;foreign-keys&gt;&lt;key app="EN" db-id="dsz9as9xsxd2dke259vvss5cawvfrsf592z9" timestamp="1766090255"&gt;88&lt;/key&gt;&lt;/foreign-keys&gt;&lt;ref-type name="Journal Article"&gt;17&lt;/ref-type&gt;&lt;contributors&gt;&lt;authors&gt;&lt;author&gt;Thompson, A.&lt;/author&gt;&lt;author&gt;Schafer, J.&lt;/author&gt;&lt;author&gt;Kuhn, K.&lt;/author&gt;&lt;author&gt;Kienle, S.&lt;/author&gt;&lt;author&gt;Schwarz, J.&lt;/author&gt;&lt;author&gt;Schmidt, G.&lt;/author&gt;&lt;author&gt;Neumann, T.&lt;/author&gt;&lt;author&gt;Johnstone, R.&lt;/author&gt;&lt;author&gt;Mohammed, A. K.&lt;/author&gt;&lt;author&gt;Hamon, C.&lt;/author&gt;&lt;/authors&gt;&lt;/contributors&gt;&lt;auth-address&gt;Proteome Sciences, Coveham House, Downside Bridge Road, Cobham, Surrey, KT11 3EP, UK.&lt;/auth-address&gt;&lt;titles&gt;&lt;title&gt;Tandem mass tags: a novel quantification strategy for comparative analysis of complex protein mixtures by MS/MS&lt;/title&gt;&lt;secondary-title&gt;Anal Chem&lt;/secondary-title&gt;&lt;/titles&gt;&lt;periodical&gt;&lt;full-title&gt;Anal Chem&lt;/full-title&gt;&lt;/periodical&gt;&lt;pages&gt;1895-904&lt;/pages&gt;&lt;volume&gt;75&lt;/volume&gt;&lt;number&gt;8&lt;/number&gt;&lt;keywords&gt;&lt;keyword&gt;Isotopes&lt;/keyword&gt;&lt;keyword&gt;Mass Spectrometry/*methods&lt;/keyword&gt;&lt;keyword&gt;Molecular Probes&lt;/keyword&gt;&lt;keyword&gt;Peptides/analysis/isolation &amp;amp; purification&lt;/keyword&gt;&lt;keyword&gt;Proteins/*analysis&lt;/keyword&gt;&lt;/keywords&gt;&lt;dates&gt;&lt;year&gt;2003&lt;/year&gt;&lt;pub-dates&gt;&lt;date&gt;Apr 15&lt;/date&gt;&lt;/pub-dates&gt;&lt;/dates&gt;&lt;isbn&gt;0003-2700 (Print)&amp;#xD;0003-2700 (Linking)&lt;/isbn&gt;&lt;accession-num&gt;12713048&lt;/accession-num&gt;&lt;urls&gt;&lt;related-urls&gt;&lt;url&gt;https://www.ncbi.nlm.nih.gov/pubmed/12713048&lt;/url&gt;&lt;/related-urls&gt;&lt;/urls&gt;&lt;electronic-resource-num&gt;10.1021/ac0262560&lt;/electronic-resource-num&gt;&lt;remote-database-name&gt;Medline&lt;/remote-database-name&gt;&lt;remote-database-provider&gt;NLM&lt;/remote-database-provider&gt;&lt;/record&gt;&lt;/Cite&gt;&lt;/EndNote&gt;</w:instrText>
      </w:r>
      <w:r w:rsidR="003B0BB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53</w:t>
      </w:r>
      <w:r w:rsidR="003B0BB4">
        <w:rPr>
          <w:rFonts w:ascii="Arial" w:hAnsi="Arial" w:cs="Arial"/>
          <w:color w:val="222222"/>
          <w:sz w:val="22"/>
          <w:szCs w:val="22"/>
        </w:rPr>
        <w:fldChar w:fldCharType="end"/>
      </w:r>
      <w:r w:rsidR="0000599E">
        <w:rPr>
          <w:rFonts w:ascii="Arial" w:hAnsi="Arial" w:cs="Arial"/>
          <w:color w:val="222222"/>
          <w:sz w:val="22"/>
          <w:szCs w:val="22"/>
        </w:rPr>
        <w:t xml:space="preserve"> and fractioned by high pH reverse phase chromatography</w:t>
      </w:r>
      <w:r w:rsidR="00CF23E0">
        <w:rPr>
          <w:rFonts w:ascii="Arial" w:hAnsi="Arial" w:cs="Arial"/>
          <w:color w:val="222222"/>
          <w:sz w:val="22"/>
          <w:szCs w:val="22"/>
        </w:rPr>
        <w:fldChar w:fldCharType="begin">
          <w:fldData xml:space="preserve">PEVuZE5vdGU+PENpdGU+PEF1dGhvcj5TaGVuPC9BdXRob3I+PFllYXI+MjAwNTwvWWVhcj48UmVj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PEVuZE5vdGU+PENpdGU+PEF1dGhvcj5TaGVuPC9BdXRob3I+PFllYXI+MjAwNTwvWWVhcj48UmVj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CF23E0">
        <w:rPr>
          <w:rFonts w:ascii="Arial" w:hAnsi="Arial" w:cs="Arial"/>
          <w:color w:val="222222"/>
          <w:sz w:val="22"/>
          <w:szCs w:val="22"/>
        </w:rPr>
      </w:r>
      <w:r w:rsidR="00CF23E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54</w:t>
      </w:r>
      <w:r w:rsidR="00CF23E0">
        <w:rPr>
          <w:rFonts w:ascii="Arial" w:hAnsi="Arial" w:cs="Arial"/>
          <w:color w:val="222222"/>
          <w:sz w:val="22"/>
          <w:szCs w:val="22"/>
        </w:rPr>
        <w:fldChar w:fldCharType="end"/>
      </w:r>
      <w:r w:rsidR="0000599E">
        <w:rPr>
          <w:rFonts w:ascii="Arial" w:hAnsi="Arial" w:cs="Arial"/>
          <w:color w:val="222222"/>
          <w:sz w:val="22"/>
          <w:szCs w:val="22"/>
        </w:rPr>
        <w:t xml:space="preserve"> prior to LC-MS/MS on a </w:t>
      </w:r>
      <w:r w:rsidR="0042400A" w:rsidRPr="0042400A">
        <w:rPr>
          <w:rFonts w:ascii="Arial" w:hAnsi="Arial" w:cs="Arial"/>
          <w:color w:val="222222"/>
          <w:sz w:val="22"/>
          <w:szCs w:val="22"/>
        </w:rPr>
        <w:t>Q-Exactive mass spectrometer (Thermo Fisher Scientific).</w:t>
      </w:r>
      <w:r w:rsidR="0042400A">
        <w:rPr>
          <w:rFonts w:ascii="Arial" w:hAnsi="Arial" w:cs="Arial"/>
          <w:color w:val="222222"/>
          <w:sz w:val="22"/>
          <w:szCs w:val="22"/>
        </w:rPr>
        <w:t xml:space="preserve"> Data </w:t>
      </w:r>
      <w:r w:rsidR="00ED3B77">
        <w:rPr>
          <w:rFonts w:ascii="Arial" w:hAnsi="Arial" w:cs="Arial"/>
          <w:color w:val="222222"/>
          <w:sz w:val="22"/>
          <w:szCs w:val="22"/>
        </w:rPr>
        <w:t>were</w:t>
      </w:r>
      <w:r w:rsidR="0042400A">
        <w:rPr>
          <w:rFonts w:ascii="Arial" w:hAnsi="Arial" w:cs="Arial"/>
          <w:color w:val="222222"/>
          <w:sz w:val="22"/>
          <w:szCs w:val="22"/>
        </w:rPr>
        <w:t xml:space="preserve"> processed with</w:t>
      </w:r>
      <w:r w:rsidR="00FA62D6">
        <w:rPr>
          <w:rFonts w:ascii="Arial" w:hAnsi="Arial" w:cs="Arial"/>
          <w:color w:val="222222"/>
          <w:sz w:val="22"/>
          <w:szCs w:val="22"/>
        </w:rPr>
        <w:t xml:space="preserve"> </w:t>
      </w:r>
      <w:r w:rsidR="00FA62D6" w:rsidRPr="00FA62D6">
        <w:rPr>
          <w:rFonts w:ascii="Arial" w:hAnsi="Arial" w:cs="Arial"/>
          <w:color w:val="222222"/>
          <w:sz w:val="22"/>
          <w:szCs w:val="22"/>
        </w:rPr>
        <w:t>Decon2LS_V2</w:t>
      </w:r>
      <w:r w:rsidR="00092AFB">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&lt;EndNote&gt;&lt;Cite&gt;&lt;Author&gt;Mayampurath&lt;/Author&gt;&lt;Year&gt;2008&lt;/Year&gt;&lt;RecNum&gt;36&lt;/RecNum&gt;&lt;DisplayText&gt;&lt;style face="superscript"&gt;55&lt;/style&gt;&lt;/DisplayText&gt;&lt;record&gt;&lt;rec-number&gt;36&lt;/rec-number&gt;&lt;foreign-keys&gt;&lt;key app="EN" db-id="dsz9as9xsxd2dke259vvss5cawvfrsf592z9" timestamp="1763669015"&gt;36&lt;/key&gt;&lt;/foreign-keys&gt;&lt;ref-type name="Journal Article"&gt;17&lt;/ref-type&gt;&lt;contributors&gt;&lt;authors&gt;&lt;author&gt;Mayampurath, A. M.&lt;/author&gt;&lt;author&gt;Jaitly, N.&lt;/author&gt;&lt;author&gt;Purvine, S. O.&lt;/author&gt;&lt;author&gt;Monroe, M. E.&lt;/author&gt;&lt;author&gt;Auberry, K. J.&lt;/author&gt;&lt;author&gt;Adkins, J. N.&lt;/author&gt;&lt;author&gt;Smith, R. D.&lt;/author&gt;&lt;/authors&gt;&lt;/contributors&gt;&lt;auth-address&gt;Pacific Northwest National Laboratory, Richland, WA 99354, USA.&lt;/auth-address&gt;&lt;titles&gt;&lt;title&gt;DeconMSn: a software tool for accurate parent ion monoisotopic mass determination for tandem mass spectra&lt;/title&gt;&lt;secondary-title&gt;Bioinformatics&lt;/secondary-title&gt;&lt;/titles&gt;&lt;periodical&gt;&lt;full-title&gt;Bioinformatics&lt;/full-title&gt;&lt;/periodical&gt;&lt;pages&gt;1021-3&lt;/pages&gt;&lt;volume&gt;24&lt;/volume&gt;&lt;number&gt;7&lt;/number&gt;&lt;edition&gt;20080226&lt;/edition&gt;&lt;keywords&gt;&lt;keyword&gt;*Algorithms&lt;/keyword&gt;&lt;keyword&gt;*Artificial Intelligence&lt;/keyword&gt;&lt;keyword&gt;Pattern Recognition, Automated/*methods&lt;/keyword&gt;&lt;keyword&gt;Reproducibility of Results&lt;/keyword&gt;&lt;keyword&gt;Sensitivity and Specificity&lt;/keyword&gt;&lt;keyword&gt;*Software&lt;/keyword&gt;&lt;keyword&gt;Spectrometry, Mass, Matrix-Assisted Laser Desorption-Ionization/*methods&lt;/keyword&gt;&lt;/keywords&gt;&lt;dates&gt;&lt;year&gt;2008&lt;/year&gt;&lt;pub-dates&gt;&lt;date&gt;Apr 1&lt;/date&gt;&lt;/pub-dates&gt;&lt;/dates&gt;&lt;isbn&gt;1367-4811 (Electronic)&amp;#xD;1367-4803 (Print)&amp;#xD;1367-4803 (Linking)&lt;/isbn&gt;&lt;accession-num&gt;18304935&lt;/accession-num&gt;&lt;urls&gt;&lt;related-urls&gt;&lt;url&gt;https://www.ncbi.nlm.nih.gov/pubmed/18304935&lt;/url&gt;&lt;/related-urls&gt;&lt;/urls&gt;&lt;custom2&gt;PMC2720627&lt;/custom2&gt;&lt;electronic-resource-num&gt;10.1093/bioinformatics/btn063&lt;/electronic-resource-num&gt;&lt;remote-database-name&gt;Medline&lt;/remote-database-name&gt;&lt;remote-database-provider&gt;NLM&lt;/remote-database-provider&gt;&lt;/record&gt;&lt;/Cite&gt;&lt;/EndNote&gt;</w:instrText>
      </w:r>
      <w:r w:rsidR="00092AFB">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55</w:t>
      </w:r>
      <w:r w:rsidR="00092AFB">
        <w:rPr>
          <w:rFonts w:ascii="Arial" w:hAnsi="Arial" w:cs="Arial"/>
          <w:color w:val="222222"/>
          <w:sz w:val="22"/>
          <w:szCs w:val="22"/>
        </w:rPr>
        <w:fldChar w:fldCharType="end"/>
      </w:r>
      <w:r w:rsidR="00FA62D6">
        <w:rPr>
          <w:rFonts w:ascii="Arial" w:hAnsi="Arial" w:cs="Arial"/>
          <w:color w:val="222222"/>
          <w:sz w:val="22"/>
          <w:szCs w:val="22"/>
        </w:rPr>
        <w:t xml:space="preserve"> </w:t>
      </w:r>
      <w:r w:rsidR="00FA62D6" w:rsidRPr="00FA62D6">
        <w:rPr>
          <w:rFonts w:ascii="Arial" w:hAnsi="Arial" w:cs="Arial"/>
          <w:color w:val="222222"/>
          <w:sz w:val="22"/>
          <w:szCs w:val="22"/>
        </w:rPr>
        <w:t>combined with DTARefinery</w:t>
      </w:r>
      <w:r w:rsidR="0029721B">
        <w:rPr>
          <w:rFonts w:ascii="Arial" w:hAnsi="Arial" w:cs="Arial"/>
          <w:color w:val="222222"/>
          <w:sz w:val="22"/>
          <w:szCs w:val="22"/>
        </w:rPr>
        <w:fldChar w:fldCharType="begin">
          <w:fldData xml:space="preserve">PEVuZE5vdGU+PENpdGU+PEF1dGhvcj5QZXR5dWs8L0F1dGhvcj48WWVhcj4yMDEwPC9ZZWFyPjxS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PEVuZE5vdGU+PENpdGU+PEF1dGhvcj5QZXR5dWs8L0F1dGhvcj48WWVhcj4yMDEwPC9ZZWFyPjxS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29721B">
        <w:rPr>
          <w:rFonts w:ascii="Arial" w:hAnsi="Arial" w:cs="Arial"/>
          <w:color w:val="222222"/>
          <w:sz w:val="22"/>
          <w:szCs w:val="22"/>
        </w:rPr>
      </w:r>
      <w:r w:rsidR="0029721B">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56</w:t>
      </w:r>
      <w:r w:rsidR="0029721B">
        <w:rPr>
          <w:rFonts w:ascii="Arial" w:hAnsi="Arial" w:cs="Arial"/>
          <w:color w:val="222222"/>
          <w:sz w:val="22"/>
          <w:szCs w:val="22"/>
        </w:rPr>
        <w:fldChar w:fldCharType="end"/>
      </w:r>
      <w:r w:rsidR="00FA62D6">
        <w:rPr>
          <w:rFonts w:ascii="Arial" w:hAnsi="Arial" w:cs="Arial"/>
          <w:color w:val="222222"/>
          <w:sz w:val="22"/>
          <w:szCs w:val="22"/>
        </w:rPr>
        <w:t xml:space="preserve"> before searching against </w:t>
      </w:r>
      <w:r w:rsidR="0079171D">
        <w:rPr>
          <w:rFonts w:ascii="Arial" w:hAnsi="Arial" w:cs="Arial"/>
          <w:color w:val="222222"/>
          <w:sz w:val="22"/>
          <w:szCs w:val="22"/>
        </w:rPr>
        <w:t>an RNA-seq database</w:t>
      </w:r>
      <w:r w:rsidR="006A2B46">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6A2B46">
        <w:rPr>
          <w:rFonts w:ascii="Arial" w:hAnsi="Arial" w:cs="Arial"/>
          <w:color w:val="222222"/>
          <w:sz w:val="22"/>
          <w:szCs w:val="22"/>
        </w:rPr>
      </w:r>
      <w:r w:rsidR="006A2B46">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37</w:t>
      </w:r>
      <w:r w:rsidR="006A2B46">
        <w:rPr>
          <w:rFonts w:ascii="Arial" w:hAnsi="Arial" w:cs="Arial"/>
          <w:color w:val="222222"/>
          <w:sz w:val="22"/>
          <w:szCs w:val="22"/>
        </w:rPr>
        <w:fldChar w:fldCharType="end"/>
      </w:r>
      <w:r w:rsidR="0079171D">
        <w:rPr>
          <w:rFonts w:ascii="Arial" w:hAnsi="Arial" w:cs="Arial"/>
          <w:color w:val="222222"/>
          <w:sz w:val="22"/>
          <w:szCs w:val="22"/>
        </w:rPr>
        <w:t xml:space="preserve"> with MSGF+</w:t>
      </w:r>
      <w:r w:rsidR="00D85778">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&lt;EndNote&gt;&lt;Cite&gt;&lt;Author&gt;Kim&lt;/Author&gt;&lt;Year&gt;2014&lt;/Year&gt;&lt;RecNum&gt;38&lt;/RecNum&gt;&lt;DisplayText&gt;&lt;style face="superscript"&gt;57&lt;/style&gt;&lt;/DisplayText&gt;&lt;record&gt;&lt;rec-number&gt;38&lt;/rec-number&gt;&lt;foreign-keys&gt;&lt;key app="EN" db-id="dsz9as9xsxd2dke259vvss5cawvfrsf592z9" timestamp="1763669015"&gt;38&lt;/key&gt;&lt;/foreign-keys&gt;&lt;ref-type name="Journal Article"&gt;17&lt;/ref-type&gt;&lt;contributors&gt;&lt;authors&gt;&lt;author&gt;Kim, S.&lt;/author&gt;&lt;author&gt;Pevzner, P. A.&lt;/author&gt;&lt;/authors&gt;&lt;/contributors&gt;&lt;auth-address&gt;Department of Computer Science and Engineering, University of California San Diego, La Jolla, California 92093, USA.&lt;/auth-address&gt;&lt;titles&gt;&lt;title&gt;MS-GF+ makes progress towards a universal database search tool for proteomics&lt;/title&gt;&lt;secondary-title&gt;Nat Commun&lt;/secondary-title&gt;&lt;/titles&gt;&lt;periodical&gt;&lt;full-title&gt;Nat Commun&lt;/full-title&gt;&lt;/periodical&gt;&lt;pages&gt;5277&lt;/pages&gt;&lt;volume&gt;5&lt;/volume&gt;&lt;edition&gt;20141031&lt;/edition&gt;&lt;keywords&gt;&lt;keyword&gt;Peptides/*analysis&lt;/keyword&gt;&lt;keyword&gt;*Proteomics&lt;/keyword&gt;&lt;keyword&gt;*Search Engine&lt;/keyword&gt;&lt;keyword&gt;*Software&lt;/keyword&gt;&lt;keyword&gt;*Tandem Mass Spectrometry&lt;/keyword&gt;&lt;/keywords&gt;&lt;dates&gt;&lt;year&gt;2014&lt;/year&gt;&lt;pub-dates&gt;&lt;date&gt;Oct 31&lt;/date&gt;&lt;/pub-dates&gt;&lt;/dates&gt;&lt;isbn&gt;2041-1723 (Electronic)&amp;#xD;2041-1723 (Linking)&lt;/isbn&gt;&lt;accession-num&gt;25358478&lt;/accession-num&gt;&lt;urls&gt;&lt;related-urls&gt;&lt;url&gt;https://www.ncbi.nlm.nih.gov/pubmed/25358478&lt;/url&gt;&lt;/related-urls&gt;&lt;/urls&gt;&lt;custom1&gt;Contributions S.K. and P.P. designed the algorithms and the experiments and wrote the manuscript. S.K. implemented the algorithms and performed the data analysis. The authors declare no conflict of interest.&lt;/custom1&gt;&lt;custom2&gt;PMC5036525&lt;/custom2&gt;&lt;electronic-resource-num&gt;10.1038/ncomms6277&lt;/electronic-resource-num&gt;&lt;remote-database-name&gt;Medline&lt;/remote-database-name&gt;&lt;remote-database-provider&gt;NLM&lt;/remote-database-provider&gt;&lt;/record&gt;&lt;/Cite&gt;&lt;/EndNote&gt;</w:instrText>
      </w:r>
      <w:r w:rsidR="00D85778">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57</w:t>
      </w:r>
      <w:r w:rsidR="00D85778">
        <w:rPr>
          <w:rFonts w:ascii="Arial" w:hAnsi="Arial" w:cs="Arial"/>
          <w:color w:val="222222"/>
          <w:sz w:val="22"/>
          <w:szCs w:val="22"/>
        </w:rPr>
        <w:fldChar w:fldCharType="end"/>
      </w:r>
      <w:r w:rsidR="00D85778">
        <w:rPr>
          <w:rFonts w:ascii="Arial" w:hAnsi="Arial" w:cs="Arial"/>
          <w:color w:val="222222"/>
          <w:sz w:val="22"/>
          <w:szCs w:val="22"/>
        </w:rPr>
        <w:t>.</w:t>
      </w:r>
      <w:r w:rsidR="0042400A">
        <w:rPr>
          <w:rFonts w:ascii="Arial" w:hAnsi="Arial" w:cs="Arial"/>
          <w:color w:val="222222"/>
          <w:sz w:val="22"/>
          <w:szCs w:val="22"/>
        </w:rPr>
        <w:t xml:space="preserve"> </w:t>
      </w:r>
      <w:r w:rsidR="00797CD5">
        <w:rPr>
          <w:rFonts w:ascii="Arial" w:hAnsi="Arial" w:cs="Arial"/>
          <w:color w:val="222222"/>
          <w:sz w:val="22"/>
          <w:szCs w:val="22"/>
        </w:rPr>
        <w:t>Reporter ion intensities were extracted with MASIC</w:t>
      </w:r>
      <w:r w:rsidR="00037EBC">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&lt;EndNote&gt;&lt;Cite&gt;&lt;Author&gt;Monroe&lt;/Author&gt;&lt;Year&gt;2008&lt;/Year&gt;&lt;RecNum&gt;39&lt;/RecNum&gt;&lt;DisplayText&gt;&lt;style face="superscript"&gt;58&lt;/style&gt;&lt;/DisplayText&gt;&lt;record&gt;&lt;rec-number&gt;39&lt;/rec-number&gt;&lt;foreign-keys&gt;&lt;key app="EN" db-id="dsz9as9xsxd2dke259vvss5cawvfrsf592z9" timestamp="1763669015"&gt;39&lt;/key&gt;&lt;/foreign-keys&gt;&lt;ref-type name="Journal Article"&gt;17&lt;/ref-type&gt;&lt;contributors&gt;&lt;authors&gt;&lt;author&gt;Monroe, M. E.&lt;/author&gt;&lt;author&gt;Shaw, J. L.&lt;/author&gt;&lt;author&gt;Daly, D. S.&lt;/author&gt;&lt;author&gt;Adkins, J. N.&lt;/author&gt;&lt;author&gt;Smith, R. D.&lt;/author&gt;&lt;/authors&gt;&lt;/contributors&gt;&lt;auth-address&gt;Pacific Northwest National Laboratory, Richland, WA 99354, USA. matthew.monroe@pnl.gov&lt;/auth-address&gt;&lt;titles&gt;&lt;title&gt;MASIC: a software program for fast quantitation and flexible visualization of chromatographic profiles from detected LC-MS(/MS) features&lt;/title&gt;&lt;secondary-title&gt;Comput Biol Chem&lt;/secondary-title&gt;&lt;/titles&gt;&lt;periodical&gt;&lt;full-title&gt;Comput Biol Chem&lt;/full-title&gt;&lt;/periodical&gt;&lt;pages&gt;215-7&lt;/pages&gt;&lt;volume&gt;32&lt;/volume&gt;&lt;number&gt;3&lt;/number&gt;&lt;edition&gt;20080226&lt;/edition&gt;&lt;keywords&gt;&lt;keyword&gt;*Algorithms&lt;/keyword&gt;&lt;keyword&gt;Chromatography, Liquid/methods&lt;/keyword&gt;&lt;keyword&gt;*Computer Simulation&lt;/keyword&gt;&lt;keyword&gt;Mass Spectrometry/*methods&lt;/keyword&gt;&lt;keyword&gt;Peptides/*chemistry&lt;/keyword&gt;&lt;keyword&gt;*Software&lt;/keyword&gt;&lt;/keywords&gt;&lt;dates&gt;&lt;year&gt;2008&lt;/year&gt;&lt;pub-dates&gt;&lt;date&gt;Jun&lt;/date&gt;&lt;/pub-dates&gt;&lt;/dates&gt;&lt;isbn&gt;1476-9271 (Print)&amp;#xD;1476-9271 (Linking)&lt;/isbn&gt;&lt;accession-num&gt;18440872&lt;/accession-num&gt;&lt;urls&gt;&lt;related-urls&gt;&lt;url&gt;https://www.ncbi.nlm.nih.gov/pubmed/18440872&lt;/url&gt;&lt;/related-urls&gt;&lt;/urls&gt;&lt;custom2&gt;PMC2487672&lt;/custom2&gt;&lt;electronic-resource-num&gt;10.1016/j.compbiolchem.2008.02.006&lt;/electronic-resource-num&gt;&lt;remote-database-name&gt;Medline&lt;/remote-database-name&gt;&lt;remote-database-provider&gt;NLM&lt;/remote-database-provider&gt;&lt;/record&gt;&lt;/Cite&gt;&lt;/EndNote&gt;</w:instrText>
      </w:r>
      <w:r w:rsidR="00037EBC">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58</w:t>
      </w:r>
      <w:r w:rsidR="00037EBC">
        <w:rPr>
          <w:rFonts w:ascii="Arial" w:hAnsi="Arial" w:cs="Arial"/>
          <w:color w:val="222222"/>
          <w:sz w:val="22"/>
          <w:szCs w:val="22"/>
        </w:rPr>
        <w:fldChar w:fldCharType="end"/>
      </w:r>
      <w:r w:rsidR="00797CD5">
        <w:rPr>
          <w:rFonts w:ascii="Arial" w:hAnsi="Arial" w:cs="Arial"/>
          <w:color w:val="222222"/>
          <w:sz w:val="22"/>
          <w:szCs w:val="22"/>
        </w:rPr>
        <w:t xml:space="preserve"> and </w:t>
      </w:r>
      <w:r w:rsidR="00FF608C">
        <w:rPr>
          <w:rFonts w:ascii="Arial" w:hAnsi="Arial" w:cs="Arial"/>
          <w:color w:val="222222"/>
          <w:sz w:val="22"/>
          <w:szCs w:val="22"/>
        </w:rPr>
        <w:t xml:space="preserve">submitted to Student’s t-test </w:t>
      </w:r>
      <w:r w:rsidR="00EB5410">
        <w:rPr>
          <w:rFonts w:ascii="Arial" w:hAnsi="Arial" w:cs="Arial"/>
          <w:color w:val="222222"/>
          <w:sz w:val="22"/>
          <w:szCs w:val="22"/>
        </w:rPr>
        <w:t>using Bioconductor analysis package limma</w:t>
      </w:r>
      <w:r w:rsidR="00037EBC">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NTk8L3N0eWxlPjwvRGlzcGxheVRleHQ+PHJlY29yZD48cmVjLW51bWJlcj40MDwvcmVjLW51bWJl
cj48Zm9yZWlnbi1rZXlzPjxrZXkgYXBwPSJFTiIgZGItaWQ9ImRzejlhczl4c3hkMmRrZTI1OXZ2
c3M1Y2F3dmZyc2Y1OTJ6OSIgdGltZXN0YW1wPSIxNzYzNjY5MDE1Ij40MDwva2V5PjwvZm9yZWln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dW1lPjQzPC92b2x1bWU+PG51bWJlcj43PC9udW1iZXI+PGVkaXRpb24+MjAxNTAxMjA8L2VkaXRp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NTk8L3N0eWxlPjwvRGlzcGxheVRleHQ+PHJlY29yZD48cmVjLW51bWJlcj40MDwvcmVjLW51bWJl
cj48Zm9yZWlnbi1rZXlzPjxrZXkgYXBwPSJFTiIgZGItaWQ9ImRzejlhczl4c3hkMmRrZTI1OXZ2
c3M1Y2F3dmZyc2Y1OTJ6OSIgdGltZXN0YW1wPSIxNzYzNjY5MDE1Ij40MDwva2V5PjwvZm9yZWln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dW1lPjQzPC92b2x1bWU+PG51bWJlcj43PC9udW1iZXI+PGVkaXRpb24+MjAxNTAxMjA8L2VkaXRp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037EBC">
        <w:rPr>
          <w:rFonts w:ascii="Arial" w:hAnsi="Arial" w:cs="Arial"/>
          <w:color w:val="222222"/>
          <w:sz w:val="22"/>
          <w:szCs w:val="22"/>
        </w:rPr>
      </w:r>
      <w:r w:rsidR="00037EBC">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59</w:t>
      </w:r>
      <w:r w:rsidR="00037EBC">
        <w:rPr>
          <w:rFonts w:ascii="Arial" w:hAnsi="Arial" w:cs="Arial"/>
          <w:color w:val="222222"/>
          <w:sz w:val="22"/>
          <w:szCs w:val="22"/>
        </w:rPr>
        <w:fldChar w:fldCharType="end"/>
      </w:r>
      <w:r w:rsidR="00037EBC">
        <w:rPr>
          <w:rFonts w:ascii="Arial" w:hAnsi="Arial" w:cs="Arial"/>
          <w:color w:val="222222"/>
          <w:sz w:val="22"/>
          <w:szCs w:val="22"/>
        </w:rPr>
        <w:t xml:space="preserve">. </w:t>
      </w:r>
    </w:p>
    <w:p w14:paraId="33C7CE0D" w14:textId="27246484" w:rsidR="000A063D" w:rsidRDefault="00F221DD" w:rsidP="00CE5867">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In Pck00</w:t>
      </w:r>
      <w:r w:rsidR="00024215">
        <w:rPr>
          <w:rFonts w:ascii="Arial" w:hAnsi="Arial" w:cs="Arial"/>
          <w:color w:val="222222"/>
          <w:sz w:val="22"/>
          <w:szCs w:val="22"/>
        </w:rPr>
        <w:t>8</w:t>
      </w:r>
      <w:r w:rsidR="00B24F94">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PEVuZE5vdGU+PENpdGU+PEF1dGhvcj5TaW1zPC9BdXRob3I+PFllYXI+MjAyMzwvWWVhcj48UmVj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MjAyLCBVU0E7IE5hdGlvbndpZGUgQ2hpbGRyZW4mYXBvcztzIEhvc3BpdGFsIFBlZGlhdHJpYyBS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B24F94">
        <w:rPr>
          <w:rFonts w:ascii="Arial" w:hAnsi="Arial" w:cs="Arial"/>
          <w:color w:val="222222"/>
          <w:sz w:val="22"/>
          <w:szCs w:val="22"/>
        </w:rPr>
      </w:r>
      <w:r w:rsidR="00B24F94">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35</w:t>
      </w:r>
      <w:r w:rsidR="00B24F94">
        <w:rPr>
          <w:rFonts w:ascii="Arial" w:hAnsi="Arial" w:cs="Arial"/>
          <w:color w:val="222222"/>
          <w:sz w:val="22"/>
          <w:szCs w:val="22"/>
        </w:rPr>
        <w:fldChar w:fldCharType="end"/>
      </w:r>
      <w:r>
        <w:rPr>
          <w:rFonts w:ascii="Arial" w:hAnsi="Arial" w:cs="Arial"/>
          <w:color w:val="222222"/>
          <w:sz w:val="22"/>
          <w:szCs w:val="22"/>
        </w:rPr>
        <w:t xml:space="preserve"> </w:t>
      </w:r>
      <w:r w:rsidR="000852D7">
        <w:rPr>
          <w:rFonts w:ascii="Arial" w:hAnsi="Arial" w:cs="Arial"/>
          <w:color w:val="222222"/>
          <w:sz w:val="22"/>
          <w:szCs w:val="22"/>
        </w:rPr>
        <w:t>human islets with 5 mM difluoromethylornithine in combination 50 U/mL IL-1β + 1000 U/mL IFNγ for 24 h.</w:t>
      </w:r>
      <w:r w:rsidR="000D37DE">
        <w:rPr>
          <w:rFonts w:ascii="Arial" w:hAnsi="Arial" w:cs="Arial"/>
          <w:color w:val="222222"/>
          <w:sz w:val="22"/>
          <w:szCs w:val="22"/>
        </w:rPr>
        <w:t xml:space="preserve"> Samples were </w:t>
      </w:r>
      <w:r w:rsidR="00052D14">
        <w:rPr>
          <w:rFonts w:ascii="Arial" w:hAnsi="Arial" w:cs="Arial"/>
          <w:color w:val="222222"/>
          <w:sz w:val="22"/>
          <w:szCs w:val="22"/>
        </w:rPr>
        <w:t xml:space="preserve">extracted and digested with trypsin without MPLEx extraction. </w:t>
      </w:r>
      <w:r w:rsidR="00216DAD">
        <w:rPr>
          <w:rFonts w:ascii="Arial" w:hAnsi="Arial" w:cs="Arial"/>
          <w:color w:val="222222"/>
          <w:sz w:val="22"/>
          <w:szCs w:val="22"/>
        </w:rPr>
        <w:t xml:space="preserve">A pool of </w:t>
      </w:r>
      <w:r w:rsidR="00D74E6B">
        <w:rPr>
          <w:rFonts w:ascii="Arial" w:hAnsi="Arial" w:cs="Arial"/>
          <w:color w:val="222222"/>
          <w:sz w:val="22"/>
          <w:szCs w:val="22"/>
        </w:rPr>
        <w:t xml:space="preserve">combined mix of </w:t>
      </w:r>
      <w:r w:rsidR="00216DAD">
        <w:rPr>
          <w:rFonts w:ascii="Arial" w:hAnsi="Arial" w:cs="Arial"/>
          <w:color w:val="222222"/>
          <w:sz w:val="22"/>
          <w:szCs w:val="22"/>
        </w:rPr>
        <w:t xml:space="preserve">peptides </w:t>
      </w:r>
      <w:r w:rsidR="00D74E6B">
        <w:rPr>
          <w:rFonts w:ascii="Arial" w:hAnsi="Arial" w:cs="Arial"/>
          <w:color w:val="222222"/>
          <w:sz w:val="22"/>
          <w:szCs w:val="22"/>
        </w:rPr>
        <w:t xml:space="preserve">from each sample </w:t>
      </w:r>
      <w:r w:rsidR="00216DAD">
        <w:rPr>
          <w:rFonts w:ascii="Arial" w:hAnsi="Arial" w:cs="Arial"/>
          <w:color w:val="222222"/>
          <w:sz w:val="22"/>
          <w:szCs w:val="22"/>
        </w:rPr>
        <w:t xml:space="preserve">were fractionated and </w:t>
      </w:r>
      <w:r w:rsidR="00EA77DA">
        <w:rPr>
          <w:rFonts w:ascii="Arial" w:hAnsi="Arial" w:cs="Arial"/>
          <w:color w:val="222222"/>
          <w:sz w:val="22"/>
          <w:szCs w:val="22"/>
        </w:rPr>
        <w:t xml:space="preserve">analyzed by LC-MS/MS on a </w:t>
      </w:r>
      <w:r w:rsidR="00C15609">
        <w:rPr>
          <w:rFonts w:ascii="Arial" w:hAnsi="Arial" w:cs="Arial"/>
          <w:color w:val="222222"/>
          <w:sz w:val="22"/>
          <w:szCs w:val="22"/>
        </w:rPr>
        <w:t>Q-Exactive HF to build a peptide library</w:t>
      </w:r>
      <w:r w:rsidR="00D74E6B">
        <w:rPr>
          <w:rFonts w:ascii="Arial" w:hAnsi="Arial" w:cs="Arial"/>
          <w:color w:val="222222"/>
          <w:sz w:val="22"/>
          <w:szCs w:val="22"/>
        </w:rPr>
        <w:t xml:space="preserve">. </w:t>
      </w:r>
      <w:r w:rsidR="001A2727">
        <w:rPr>
          <w:rFonts w:ascii="Arial" w:hAnsi="Arial" w:cs="Arial"/>
          <w:color w:val="222222"/>
          <w:sz w:val="22"/>
          <w:szCs w:val="22"/>
        </w:rPr>
        <w:t>Individual samples were then analyzed by data-independent acquisition (DIA)</w:t>
      </w:r>
      <w:r w:rsidR="00E83BF1">
        <w:rPr>
          <w:rFonts w:ascii="Arial" w:hAnsi="Arial" w:cs="Arial"/>
          <w:color w:val="222222"/>
          <w:sz w:val="22"/>
          <w:szCs w:val="22"/>
        </w:rPr>
        <w:fldChar w:fldCharType="begin">
          <w:fldData xml:space="preserve">PEVuZE5vdGU+PENpdGU+PEF1dGhvcj5WZW5hYmxlPC9BdXRob3I+PFllYXI+MjAwNDwvWWVhcj48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PEVuZE5vdGU+PENpdGU+PEF1dGhvcj5WZW5hYmxlPC9BdXRob3I+PFllYXI+MjAwNDwvWWVhcj48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E83BF1">
        <w:rPr>
          <w:rFonts w:ascii="Arial" w:hAnsi="Arial" w:cs="Arial"/>
          <w:color w:val="222222"/>
          <w:sz w:val="22"/>
          <w:szCs w:val="22"/>
        </w:rPr>
      </w:r>
      <w:r w:rsidR="00E83BF1">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60</w:t>
      </w:r>
      <w:r w:rsidR="00E83BF1">
        <w:rPr>
          <w:rFonts w:ascii="Arial" w:hAnsi="Arial" w:cs="Arial"/>
          <w:color w:val="222222"/>
          <w:sz w:val="22"/>
          <w:szCs w:val="22"/>
        </w:rPr>
        <w:fldChar w:fldCharType="end"/>
      </w:r>
      <w:r w:rsidR="001A2727">
        <w:rPr>
          <w:rFonts w:ascii="Arial" w:hAnsi="Arial" w:cs="Arial"/>
          <w:color w:val="222222"/>
          <w:sz w:val="22"/>
          <w:szCs w:val="22"/>
        </w:rPr>
        <w:t xml:space="preserve"> </w:t>
      </w:r>
      <w:r w:rsidR="00315EF4">
        <w:rPr>
          <w:rFonts w:ascii="Arial" w:hAnsi="Arial" w:cs="Arial"/>
          <w:color w:val="222222"/>
          <w:sz w:val="22"/>
          <w:szCs w:val="22"/>
        </w:rPr>
        <w:t xml:space="preserve">using the same mass spectrometer. </w:t>
      </w:r>
      <w:r w:rsidR="00EA5F5E">
        <w:rPr>
          <w:rFonts w:ascii="Arial" w:hAnsi="Arial" w:cs="Arial"/>
          <w:color w:val="222222"/>
          <w:sz w:val="22"/>
          <w:szCs w:val="22"/>
        </w:rPr>
        <w:t>Data was analyzed with MSFragger to bu</w:t>
      </w:r>
      <w:r w:rsidR="00F30642">
        <w:rPr>
          <w:rFonts w:ascii="Arial" w:hAnsi="Arial" w:cs="Arial"/>
          <w:color w:val="222222"/>
          <w:sz w:val="22"/>
          <w:szCs w:val="22"/>
        </w:rPr>
        <w:t>ild a peptide library</w:t>
      </w:r>
      <w:r w:rsidR="00000429">
        <w:rPr>
          <w:rFonts w:ascii="Arial" w:hAnsi="Arial" w:cs="Arial"/>
          <w:color w:val="222222"/>
          <w:sz w:val="22"/>
          <w:szCs w:val="22"/>
        </w:rPr>
        <w:fldChar w:fldCharType="begin">
          <w:fldData xml:space="preserve">PEVuZE5vdGU+PENpdGU+PEF1dGhvcj5Lb25nPC9BdXRob3I+PFllYXI+MjAxNzwvWWVhcj48UmVj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=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PEVuZE5vdGU+PENpdGU+PEF1dGhvcj5Lb25nPC9BdXRob3I+PFllYXI+MjAxNzwvWWVhcj48UmVj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=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000429">
        <w:rPr>
          <w:rFonts w:ascii="Arial" w:hAnsi="Arial" w:cs="Arial"/>
          <w:color w:val="222222"/>
          <w:sz w:val="22"/>
          <w:szCs w:val="22"/>
        </w:rPr>
      </w:r>
      <w:r w:rsidR="00000429">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61</w:t>
      </w:r>
      <w:r w:rsidR="00000429">
        <w:rPr>
          <w:rFonts w:ascii="Arial" w:hAnsi="Arial" w:cs="Arial"/>
          <w:color w:val="222222"/>
          <w:sz w:val="22"/>
          <w:szCs w:val="22"/>
        </w:rPr>
        <w:fldChar w:fldCharType="end"/>
      </w:r>
      <w:r w:rsidR="00000429">
        <w:rPr>
          <w:rFonts w:ascii="Arial" w:hAnsi="Arial" w:cs="Arial"/>
          <w:color w:val="222222"/>
          <w:sz w:val="22"/>
          <w:szCs w:val="22"/>
        </w:rPr>
        <w:t>, followed by DIANN</w:t>
      </w:r>
      <w:r w:rsidR="00E516DB">
        <w:rPr>
          <w:rFonts w:ascii="Arial" w:hAnsi="Arial" w:cs="Arial"/>
          <w:color w:val="222222"/>
          <w:sz w:val="22"/>
          <w:szCs w:val="22"/>
        </w:rPr>
        <w:t xml:space="preserve"> to extracted quantitative peak information</w:t>
      </w:r>
      <w:r w:rsidR="00583420">
        <w:rPr>
          <w:rFonts w:ascii="Arial" w:hAnsi="Arial" w:cs="Arial"/>
          <w:color w:val="222222"/>
          <w:sz w:val="22"/>
          <w:szCs w:val="22"/>
        </w:rPr>
        <w:fldChar w:fldCharType="begin">
          <w:fldData xml:space="preserve">PEVuZE5vdGU+PENpdGU+PEF1dGhvcj5EZW1pY2hldjwvQXV0aG9yPjxZZWFyPjIwMjA8L1llYXI+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==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PEVuZE5vdGU+PENpdGU+PEF1dGhvcj5EZW1pY2hldjwvQXV0aG9yPjxZZWFyPjIwMjA8L1llYXI+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==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83420">
        <w:rPr>
          <w:rFonts w:ascii="Arial" w:hAnsi="Arial" w:cs="Arial"/>
          <w:color w:val="222222"/>
          <w:sz w:val="22"/>
          <w:szCs w:val="22"/>
        </w:rPr>
      </w:r>
      <w:r w:rsidR="0058342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62</w:t>
      </w:r>
      <w:r w:rsidR="00583420">
        <w:rPr>
          <w:rFonts w:ascii="Arial" w:hAnsi="Arial" w:cs="Arial"/>
          <w:color w:val="222222"/>
          <w:sz w:val="22"/>
          <w:szCs w:val="22"/>
        </w:rPr>
        <w:fldChar w:fldCharType="end"/>
      </w:r>
      <w:r w:rsidR="009F175A">
        <w:rPr>
          <w:rFonts w:ascii="Arial" w:hAnsi="Arial" w:cs="Arial"/>
          <w:color w:val="222222"/>
          <w:sz w:val="22"/>
          <w:szCs w:val="22"/>
        </w:rPr>
        <w:t xml:space="preserve">. Statistical analysis was </w:t>
      </w:r>
      <w:r w:rsidR="00A9374B">
        <w:rPr>
          <w:rFonts w:ascii="Arial" w:hAnsi="Arial" w:cs="Arial"/>
          <w:color w:val="222222"/>
          <w:sz w:val="22"/>
          <w:szCs w:val="22"/>
        </w:rPr>
        <w:t>performed with Student t-test and G-test</w:t>
      </w:r>
      <w:r w:rsidR="0015252F">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&lt;EndNote&gt;&lt;Cite&gt;&lt;Author&gt;Webb-Robertson&lt;/Author&gt;&lt;Year&gt;2010&lt;/Year&gt;&lt;RecNum&gt;43&lt;/RecNum&gt;&lt;DisplayText&gt;&lt;style face="superscript"&gt;63&lt;/style&gt;&lt;/DisplayText&gt;&lt;record&gt;&lt;rec-number&gt;43&lt;/rec-number&gt;&lt;foreign-keys&gt;&lt;key app="EN" db-id="dsz9as9xsxd2dke259vvss5cawvfrsf592z9" timestamp="1763669015"&gt;43&lt;/key&gt;&lt;/foreign-keys&gt;&lt;ref-type name="Journal Article"&gt;17&lt;/ref-type&gt;&lt;contributors&gt;&lt;authors&gt;&lt;author&gt;Webb-Robertson, B. J.&lt;/author&gt;&lt;author&gt;McCue, L. A.&lt;/author&gt;&lt;author&gt;Waters, K. M.&lt;/author&gt;&lt;author&gt;Matzke, M. M.&lt;/author&gt;&lt;author&gt;Jacobs, J. M.&lt;/author&gt;&lt;author&gt;Metz, T. O.&lt;/author&gt;&lt;author&gt;Varnum, S. M.&lt;/author&gt;&lt;author&gt;Pounds, J. G.&lt;/author&gt;&lt;/authors&gt;&lt;/contributors&gt;&lt;auth-address&gt;Pacific Northwest National Laboratory, Richland, WA 99352, USA. bj@pnl.gov&lt;/auth-address&gt;&lt;titles&gt;&lt;title&gt;Combined statistical analyses of peptide intensities and peptide occurrences improves identification of significant peptides from MS-based proteomics data&lt;/title&gt;&lt;secondary-title&gt;J Proteome Res&lt;/secondary-title&gt;&lt;/titles&gt;&lt;periodical&gt;&lt;full-title&gt;J Proteome Res&lt;/full-title&gt;&lt;/periodical&gt;&lt;pages&gt;5748-56&lt;/pages&gt;&lt;volume&gt;9&lt;/volume&gt;&lt;number&gt;11&lt;/number&gt;&lt;edition&gt;20101008&lt;/edition&gt;&lt;keywords&gt;&lt;keyword&gt;Analysis of Variance&lt;/keyword&gt;&lt;keyword&gt;Data Interpretation, Statistical&lt;/keyword&gt;&lt;keyword&gt;Mass Spectrometry&lt;/keyword&gt;&lt;keyword&gt;Peptides/*analysis&lt;/keyword&gt;&lt;keyword&gt;Proteomics/*methods&lt;/keyword&gt;&lt;keyword&gt;Sensitivity and Specificity&lt;/keyword&gt;&lt;/keywords&gt;&lt;dates&gt;&lt;year&gt;2010&lt;/year&gt;&lt;pub-dates&gt;&lt;date&gt;Nov 5&lt;/date&gt;&lt;/pub-dates&gt;&lt;/dates&gt;&lt;isbn&gt;1535-3907 (Electronic)&amp;#xD;1535-3893 (Print)&amp;#xD;1535-3893 (Linking)&lt;/isbn&gt;&lt;accession-num&gt;20831241&lt;/accession-num&gt;&lt;urls&gt;&lt;related-urls&gt;&lt;url&gt;https://www.ncbi.nlm.nih.gov/pubmed/20831241&lt;/url&gt;&lt;/related-urls&gt;&lt;/urls&gt;&lt;custom2&gt;PMC2974810&lt;/custom2&gt;&lt;electronic-resource-num&gt;10.1021/pr1005247&lt;/electronic-resource-num&gt;&lt;remote-database-name&gt;Medline&lt;/remote-database-name&gt;&lt;remote-database-provider&gt;NLM&lt;/remote-database-provider&gt;&lt;/record&gt;&lt;/Cite&gt;&lt;/EndNote&gt;</w:instrText>
      </w:r>
      <w:r w:rsidR="0015252F">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63</w:t>
      </w:r>
      <w:r w:rsidR="0015252F">
        <w:rPr>
          <w:rFonts w:ascii="Arial" w:hAnsi="Arial" w:cs="Arial"/>
          <w:color w:val="222222"/>
          <w:sz w:val="22"/>
          <w:szCs w:val="22"/>
        </w:rPr>
        <w:fldChar w:fldCharType="end"/>
      </w:r>
      <w:r w:rsidR="0015252F">
        <w:rPr>
          <w:rFonts w:ascii="Arial" w:hAnsi="Arial" w:cs="Arial"/>
          <w:color w:val="222222"/>
          <w:sz w:val="22"/>
          <w:szCs w:val="22"/>
        </w:rPr>
        <w:t>.</w:t>
      </w:r>
    </w:p>
    <w:p w14:paraId="3257CEA8" w14:textId="00157090" w:rsidR="00B876AC" w:rsidRDefault="00C879D3" w:rsidP="00CE5867">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For top-down proteomics analysis</w:t>
      </w:r>
      <w:r w:rsidR="00F221DD">
        <w:rPr>
          <w:rFonts w:ascii="Arial" w:hAnsi="Arial" w:cs="Arial"/>
          <w:color w:val="222222"/>
          <w:sz w:val="22"/>
          <w:szCs w:val="22"/>
        </w:rPr>
        <w:t xml:space="preserve"> (Pck</w:t>
      </w:r>
      <w:r w:rsidR="00D86A5C">
        <w:rPr>
          <w:rFonts w:ascii="Arial" w:hAnsi="Arial" w:cs="Arial"/>
          <w:color w:val="222222"/>
          <w:sz w:val="22"/>
          <w:szCs w:val="22"/>
        </w:rPr>
        <w:t>01</w:t>
      </w:r>
      <w:r w:rsidR="00912339">
        <w:rPr>
          <w:rFonts w:ascii="Arial" w:hAnsi="Arial" w:cs="Arial"/>
          <w:color w:val="222222"/>
          <w:sz w:val="22"/>
          <w:szCs w:val="22"/>
        </w:rPr>
        <w:t>5</w:t>
      </w:r>
      <w:r w:rsidR="00D86A5C">
        <w:rPr>
          <w:rFonts w:ascii="Arial" w:hAnsi="Arial" w:cs="Arial"/>
          <w:color w:val="222222"/>
          <w:sz w:val="22"/>
          <w:szCs w:val="22"/>
        </w:rPr>
        <w:t>)</w:t>
      </w:r>
      <w:r w:rsidR="009E0743">
        <w:rPr>
          <w:rFonts w:ascii="Arial" w:hAnsi="Arial" w:cs="Arial"/>
          <w:color w:val="222222"/>
          <w:sz w:val="22"/>
          <w:szCs w:val="22"/>
        </w:rPr>
        <w:fldChar w:fldCharType="begin">
          <w:fldData xml:space="preserve">PEVuZE5vdGU+PENpdGU+PEF1dGhvcj5JdmVzPC9BdXRob3I+PFllYXI+MjAyNTwvWWVhcj48UmVj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=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PEVuZE5vdGU+PENpdGU+PEF1dGhvcj5JdmVzPC9BdXRob3I+PFllYXI+MjAyNTwvWWVhcj48UmVj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=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9E0743">
        <w:rPr>
          <w:rFonts w:ascii="Arial" w:hAnsi="Arial" w:cs="Arial"/>
          <w:color w:val="222222"/>
          <w:sz w:val="22"/>
          <w:szCs w:val="22"/>
        </w:rPr>
      </w:r>
      <w:r w:rsidR="009E074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41</w:t>
      </w:r>
      <w:r w:rsidR="009E0743">
        <w:rPr>
          <w:rFonts w:ascii="Arial" w:hAnsi="Arial" w:cs="Arial"/>
          <w:color w:val="222222"/>
          <w:sz w:val="22"/>
          <w:szCs w:val="22"/>
        </w:rPr>
        <w:fldChar w:fldCharType="end"/>
      </w:r>
      <w:r>
        <w:rPr>
          <w:rFonts w:ascii="Arial" w:hAnsi="Arial" w:cs="Arial"/>
          <w:color w:val="222222"/>
          <w:sz w:val="22"/>
          <w:szCs w:val="22"/>
        </w:rPr>
        <w:t xml:space="preserve">, </w:t>
      </w:r>
      <w:r w:rsidR="007934BD">
        <w:rPr>
          <w:rFonts w:ascii="Arial" w:hAnsi="Arial" w:cs="Arial"/>
          <w:color w:val="222222"/>
          <w:sz w:val="22"/>
          <w:szCs w:val="22"/>
        </w:rPr>
        <w:t xml:space="preserve">human islets treated with IL-1β + IFNγ were extracted with 8 M urea, reduced with dithiothreitol, alkylated with iodoacetamide and buffer exchanged with </w:t>
      </w:r>
      <w:r w:rsidR="007934BD" w:rsidRPr="004A2F98">
        <w:rPr>
          <w:rFonts w:ascii="Arial" w:hAnsi="Arial" w:cs="Arial"/>
          <w:color w:val="222222"/>
          <w:sz w:val="22"/>
          <w:szCs w:val="22"/>
        </w:rPr>
        <w:t>3 kDa MWCO Amicon Ultra centrifugal filter (Millipore</w:t>
      </w:r>
      <w:r w:rsidR="007934BD">
        <w:rPr>
          <w:rFonts w:ascii="Arial" w:hAnsi="Arial" w:cs="Arial"/>
          <w:color w:val="222222"/>
          <w:sz w:val="22"/>
          <w:szCs w:val="22"/>
        </w:rPr>
        <w:t xml:space="preserve"> </w:t>
      </w:r>
      <w:r w:rsidR="007934BD" w:rsidRPr="004A2F98">
        <w:rPr>
          <w:rFonts w:ascii="Arial" w:hAnsi="Arial" w:cs="Arial"/>
          <w:color w:val="222222"/>
          <w:sz w:val="22"/>
          <w:szCs w:val="22"/>
        </w:rPr>
        <w:t>Sigma)</w:t>
      </w:r>
      <w:r w:rsidR="007934BD">
        <w:rPr>
          <w:rFonts w:ascii="Arial" w:hAnsi="Arial" w:cs="Arial"/>
          <w:color w:val="222222"/>
          <w:sz w:val="22"/>
          <w:szCs w:val="22"/>
        </w:rPr>
        <w:t xml:space="preserve"> prior to LC-MS/MS analysis on an ion mobility equipped ThermoFisher Orbitrap Fusion Lumos. Mapping of “proteoform” (i.e., a protein product defined by its amino acid sequence and any post-translation modifications)  identifications was performed with the TopPIC software (version 1.7.3) by searching the human protein sequence database (</w:t>
      </w:r>
      <w:r w:rsidR="007934BD" w:rsidRPr="00872854">
        <w:rPr>
          <w:rFonts w:ascii="Arial" w:hAnsi="Arial" w:cs="Arial"/>
          <w:color w:val="222222"/>
          <w:sz w:val="22"/>
          <w:szCs w:val="22"/>
        </w:rPr>
        <w:t>UP000005640—accessed</w:t>
      </w:r>
      <w:r w:rsidR="007934BD">
        <w:rPr>
          <w:rFonts w:ascii="Arial" w:hAnsi="Arial" w:cs="Arial"/>
          <w:color w:val="222222"/>
          <w:sz w:val="22"/>
          <w:szCs w:val="22"/>
        </w:rPr>
        <w:t xml:space="preserve"> 09/22) from UniProt</w:t>
      </w:r>
      <w:r w:rsidR="008C1508">
        <w:rPr>
          <w:rFonts w:ascii="Arial" w:hAnsi="Arial" w:cs="Arial"/>
          <w:color w:val="222222"/>
          <w:sz w:val="22"/>
          <w:szCs w:val="22"/>
        </w:rPr>
        <w:t xml:space="preserve"> Knowledgebase</w:t>
      </w:r>
      <w:r w:rsidR="00E07732">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&lt;EndNote&gt;&lt;Cite&gt;&lt;Author&gt;Kou&lt;/Author&gt;&lt;Year&gt;2016&lt;/Year&gt;&lt;RecNum&gt;44&lt;/RecNum&gt;&lt;DisplayText&gt;&lt;style face="superscript"&gt;64&lt;/style&gt;&lt;/DisplayText&gt;&lt;record&gt;&lt;rec-number&gt;44&lt;/rec-number&gt;&lt;foreign-keys&gt;&lt;key app="EN" db-id="dsz9as9xsxd2dke259vvss5cawvfrsf592z9" timestamp="1763669015"&gt;44&lt;/key&gt;&lt;/foreign-keys&gt;&lt;ref-type name="Journal Article"&gt;17&lt;/ref-type&gt;&lt;contributors&gt;&lt;authors&gt;&lt;author&gt;Kou, Q.&lt;/author&gt;&lt;author&gt;Xun, L.&lt;/author&gt;&lt;author&gt;Liu, X.&lt;/author&gt;&lt;/authors&gt;&lt;/contributors&gt;&lt;auth-address&gt;Department of BioHealth Informatics, Indiana University-Purdue University Indianapolis, Indianapolis, IN 46202, USA.&amp;#xD;Center for Computational Biology and Bioinformatics, Indiana University School of Medicine, Indianapolis, IN 46202, USA.&lt;/auth-address&gt;&lt;titles&gt;&lt;title&gt;TopPIC: a software tool for top-down mass spectrometry-based proteoform identification and characterization&lt;/title&gt;&lt;secondary-title&gt;Bioinformatics&lt;/secondary-title&gt;&lt;/titles&gt;&lt;periodical&gt;&lt;full-title&gt;Bioinformatics&lt;/full-title&gt;&lt;/periodical&gt;&lt;pages&gt;3495-3497&lt;/pages&gt;&lt;volume&gt;32&lt;/volume&gt;&lt;number&gt;22&lt;/number&gt;&lt;edition&gt;20160716&lt;/edition&gt;&lt;keywords&gt;&lt;keyword&gt;Animals&lt;/keyword&gt;&lt;keyword&gt;Humans&lt;/keyword&gt;&lt;keyword&gt;Protein Processing, Post-Translational&lt;/keyword&gt;&lt;keyword&gt;*Proteome&lt;/keyword&gt;&lt;keyword&gt;*Proteomics&lt;/keyword&gt;&lt;keyword&gt;Software&lt;/keyword&gt;&lt;keyword&gt;Tandem Mass Spectrometry&lt;/keyword&gt;&lt;/keywords&gt;&lt;dates&gt;&lt;year&gt;2016&lt;/year&gt;&lt;pub-dates&gt;&lt;date&gt;Nov 15&lt;/date&gt;&lt;/pub-dates&gt;&lt;/dates&gt;&lt;isbn&gt;1367-4811 (Electronic)&amp;#xD;1367-4803 (Print)&amp;#xD;1367-4803 (Linking)&lt;/isbn&gt;&lt;accession-num&gt;27423895&lt;/accession-num&gt;&lt;urls&gt;&lt;related-urls&gt;&lt;url&gt;https://www.ncbi.nlm.nih.gov/pubmed/27423895&lt;/url&gt;&lt;/related-urls&gt;&lt;/urls&gt;&lt;custom2&gt;PMC5181555&lt;/custom2&gt;&lt;electronic-resource-num&gt;10.1093/bioinformatics/btw398&lt;/electronic-resource-num&gt;&lt;remote-database-name&gt;Medline&lt;/remote-database-name&gt;&lt;remote-database-provider&gt;NLM&lt;/remote-database-provider&gt;&lt;/record&gt;&lt;/Cite&gt;&lt;/EndNote&gt;</w:instrText>
      </w:r>
      <w:r w:rsidR="00E07732">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64</w:t>
      </w:r>
      <w:r w:rsidR="00E07732">
        <w:rPr>
          <w:rFonts w:ascii="Arial" w:hAnsi="Arial" w:cs="Arial"/>
          <w:color w:val="222222"/>
          <w:sz w:val="22"/>
          <w:szCs w:val="22"/>
        </w:rPr>
        <w:fldChar w:fldCharType="end"/>
      </w:r>
      <w:r w:rsidR="008C1508">
        <w:rPr>
          <w:rFonts w:ascii="Arial" w:hAnsi="Arial" w:cs="Arial"/>
          <w:color w:val="222222"/>
          <w:sz w:val="22"/>
          <w:szCs w:val="22"/>
        </w:rPr>
        <w:t>.</w:t>
      </w:r>
      <w:r w:rsidR="00E07732" w:rsidRPr="00E07732">
        <w:rPr>
          <w:rFonts w:ascii="Arial" w:hAnsi="Arial" w:cs="Arial"/>
          <w:color w:val="222222"/>
          <w:sz w:val="22"/>
          <w:szCs w:val="22"/>
        </w:rPr>
        <w:t xml:space="preserve"> </w:t>
      </w:r>
      <w:r w:rsidR="009F3C47">
        <w:rPr>
          <w:rFonts w:ascii="Arial" w:hAnsi="Arial" w:cs="Arial"/>
          <w:color w:val="222222"/>
          <w:sz w:val="22"/>
          <w:szCs w:val="22"/>
        </w:rPr>
        <w:t xml:space="preserve">Differential abundance testing was performed using Bioconductor R package </w:t>
      </w:r>
      <w:r w:rsidR="00E07732">
        <w:rPr>
          <w:rFonts w:ascii="Arial" w:hAnsi="Arial" w:cs="Arial"/>
          <w:color w:val="222222"/>
          <w:sz w:val="22"/>
          <w:szCs w:val="22"/>
        </w:rPr>
        <w:t>limma</w:t>
      </w:r>
      <w:r w:rsidR="00E07732">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NTk8L3N0eWxlPjwvRGlzcGxheVRleHQ+PHJlY29yZD48cmVjLW51bWJlcj40MDwvcmVjLW51bWJl
cj48Zm9yZWlnbi1rZXlzPjxrZXkgYXBwPSJFTiIgZGItaWQ9ImRzejlhczl4c3hkMmRrZTI1OXZ2
c3M1Y2F3dmZyc2Y1OTJ6OSIgdGltZXN0YW1wPSIxNzYzNjY5MDE1Ij40MDwva2V5PjwvZm9yZWln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dW1lPjQzPC92b2x1bWU+PG51bWJlcj43PC9udW1iZXI+PGVkaXRpb24+MjAxNTAxMjA8L2VkaXRp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NTk8L3N0eWxlPjwvRGlzcGxheVRleHQ+PHJlY29yZD48cmVjLW51bWJlcj40MDwvcmVjLW51bWJl
cj48Zm9yZWlnbi1rZXlzPjxrZXkgYXBwPSJFTiIgZGItaWQ9ImRzejlhczl4c3hkMmRrZTI1OXZ2
c3M1Y2F3dmZyc2Y1OTJ6OSIgdGltZXN0YW1wPSIxNzYzNjY5MDE1Ij40MDwva2V5PjwvZm9yZWln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dW1lPjQzPC92b2x1bWU+PG51bWJlcj43PC9udW1iZXI+PGVkaXRpb24+MjAxNTAxMjA8L2VkaXRp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E07732">
        <w:rPr>
          <w:rFonts w:ascii="Arial" w:hAnsi="Arial" w:cs="Arial"/>
          <w:color w:val="222222"/>
          <w:sz w:val="22"/>
          <w:szCs w:val="22"/>
        </w:rPr>
      </w:r>
      <w:r w:rsidR="00E07732">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59</w:t>
      </w:r>
      <w:r w:rsidR="00E07732">
        <w:rPr>
          <w:rFonts w:ascii="Arial" w:hAnsi="Arial" w:cs="Arial"/>
          <w:color w:val="222222"/>
          <w:sz w:val="22"/>
          <w:szCs w:val="22"/>
        </w:rPr>
        <w:fldChar w:fldCharType="end"/>
      </w:r>
      <w:r w:rsidR="003063F9">
        <w:rPr>
          <w:rFonts w:ascii="Arial" w:hAnsi="Arial" w:cs="Arial"/>
          <w:color w:val="222222"/>
          <w:sz w:val="22"/>
          <w:szCs w:val="22"/>
        </w:rPr>
        <w:t xml:space="preserve"> and p-values were corrected for multiple comparisons through the </w:t>
      </w:r>
      <w:r w:rsidR="003063F9" w:rsidRPr="00872854">
        <w:rPr>
          <w:rFonts w:ascii="Arial" w:hAnsi="Arial" w:cs="Arial"/>
          <w:color w:val="222222"/>
          <w:sz w:val="22"/>
          <w:szCs w:val="22"/>
        </w:rPr>
        <w:t>Benjamini and Hochberg proce</w:t>
      </w:r>
      <w:r w:rsidR="003063F9">
        <w:rPr>
          <w:rFonts w:ascii="Arial" w:hAnsi="Arial" w:cs="Arial"/>
          <w:color w:val="222222"/>
          <w:sz w:val="22"/>
          <w:szCs w:val="22"/>
        </w:rPr>
        <w:t>dure.</w:t>
      </w:r>
    </w:p>
    <w:p w14:paraId="69EB162F" w14:textId="6492C421" w:rsidR="00030B14" w:rsidRPr="00FD25F8" w:rsidRDefault="007443B5" w:rsidP="00030B14">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MIN6 cells (Pck01</w:t>
      </w:r>
      <w:r w:rsidR="0049162A">
        <w:rPr>
          <w:rFonts w:ascii="Arial" w:hAnsi="Arial" w:cs="Arial"/>
          <w:color w:val="222222"/>
          <w:sz w:val="22"/>
          <w:szCs w:val="22"/>
        </w:rPr>
        <w:t>8</w:t>
      </w:r>
      <w:r>
        <w:rPr>
          <w:rFonts w:ascii="Arial" w:hAnsi="Arial" w:cs="Arial"/>
          <w:color w:val="222222"/>
          <w:sz w:val="22"/>
          <w:szCs w:val="22"/>
        </w:rPr>
        <w:t>-02</w:t>
      </w:r>
      <w:r w:rsidR="0049162A">
        <w:rPr>
          <w:rFonts w:ascii="Arial" w:hAnsi="Arial" w:cs="Arial"/>
          <w:color w:val="222222"/>
          <w:sz w:val="22"/>
          <w:szCs w:val="22"/>
        </w:rPr>
        <w:t>1</w:t>
      </w:r>
      <w:r>
        <w:rPr>
          <w:rFonts w:ascii="Arial" w:hAnsi="Arial" w:cs="Arial"/>
          <w:color w:val="222222"/>
          <w:sz w:val="22"/>
          <w:szCs w:val="22"/>
        </w:rPr>
        <w:t>)</w:t>
      </w:r>
      <w:r w:rsidR="001E1AA4">
        <w:rPr>
          <w:rFonts w:ascii="Arial" w:hAnsi="Arial" w:cs="Arial"/>
          <w:color w:val="222222"/>
          <w:sz w:val="22"/>
          <w:szCs w:val="22"/>
        </w:rPr>
        <w:fldChar w:fldCharType="begin">
          <w:fldData xml:space="preserve">PEVuZE5vdGU+PENpdGU+PEF1dGhvcj5FbGxpb3R0PC9BdXRob3I+PFllYXI+MjAyNDwvWWVhcj48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PEVuZE5vdGU+PENpdGU+PEF1dGhvcj5FbGxpb3R0PC9BdXRob3I+PFllYXI+MjAyNDwvWWVhcj48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1E1AA4">
        <w:rPr>
          <w:rFonts w:ascii="Arial" w:hAnsi="Arial" w:cs="Arial"/>
          <w:color w:val="222222"/>
          <w:sz w:val="22"/>
          <w:szCs w:val="22"/>
        </w:rPr>
      </w:r>
      <w:r w:rsidR="001E1AA4">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29,33,44,45</w:t>
      </w:r>
      <w:r w:rsidR="001E1AA4">
        <w:rPr>
          <w:rFonts w:ascii="Arial" w:hAnsi="Arial" w:cs="Arial"/>
          <w:color w:val="222222"/>
          <w:sz w:val="22"/>
          <w:szCs w:val="22"/>
        </w:rPr>
        <w:fldChar w:fldCharType="end"/>
      </w:r>
      <w:r>
        <w:rPr>
          <w:rFonts w:ascii="Arial" w:hAnsi="Arial" w:cs="Arial"/>
          <w:color w:val="222222"/>
          <w:sz w:val="22"/>
          <w:szCs w:val="22"/>
        </w:rPr>
        <w:t xml:space="preserve"> were treated with </w:t>
      </w:r>
      <w:r w:rsidR="008F0874" w:rsidRPr="008F0874">
        <w:rPr>
          <w:rFonts w:ascii="Arial" w:hAnsi="Arial" w:cs="Arial"/>
          <w:color w:val="222222"/>
          <w:sz w:val="22"/>
          <w:szCs w:val="22"/>
        </w:rPr>
        <w:t>IL-1β + IFNγ + TNFα</w:t>
      </w:r>
      <w:r w:rsidR="00375354">
        <w:rPr>
          <w:rFonts w:ascii="Arial" w:hAnsi="Arial" w:cs="Arial"/>
          <w:color w:val="222222"/>
          <w:sz w:val="22"/>
          <w:szCs w:val="22"/>
        </w:rPr>
        <w:t>,</w:t>
      </w:r>
      <w:r w:rsidR="008F0874" w:rsidRPr="008F0874">
        <w:rPr>
          <w:rFonts w:ascii="Arial" w:hAnsi="Arial" w:cs="Arial"/>
          <w:color w:val="222222"/>
          <w:sz w:val="22"/>
          <w:szCs w:val="22"/>
        </w:rPr>
        <w:t xml:space="preserve"> </w:t>
      </w:r>
      <w:r w:rsidR="00470588">
        <w:rPr>
          <w:rFonts w:ascii="Arial" w:hAnsi="Arial" w:cs="Arial"/>
          <w:color w:val="222222"/>
          <w:sz w:val="22"/>
          <w:szCs w:val="22"/>
        </w:rPr>
        <w:t xml:space="preserve">along with </w:t>
      </w:r>
      <w:r w:rsidR="00375354">
        <w:rPr>
          <w:rFonts w:ascii="Arial" w:hAnsi="Arial" w:cs="Arial"/>
          <w:color w:val="222222"/>
          <w:sz w:val="22"/>
          <w:szCs w:val="22"/>
        </w:rPr>
        <w:t>the respective genetic manipulations and</w:t>
      </w:r>
      <w:r w:rsidR="008F0874" w:rsidRPr="008F0874">
        <w:rPr>
          <w:rFonts w:ascii="Arial" w:hAnsi="Arial" w:cs="Arial"/>
          <w:color w:val="222222"/>
          <w:sz w:val="22"/>
          <w:szCs w:val="22"/>
        </w:rPr>
        <w:t xml:space="preserve"> palmitate</w:t>
      </w:r>
      <w:r w:rsidR="00375354">
        <w:rPr>
          <w:rFonts w:ascii="Arial" w:hAnsi="Arial" w:cs="Arial"/>
          <w:color w:val="222222"/>
          <w:sz w:val="22"/>
          <w:szCs w:val="22"/>
        </w:rPr>
        <w:t xml:space="preserve"> treatment</w:t>
      </w:r>
      <w:r w:rsidR="008F0874">
        <w:rPr>
          <w:rFonts w:ascii="Arial" w:hAnsi="Arial" w:cs="Arial"/>
          <w:color w:val="222222"/>
          <w:sz w:val="22"/>
          <w:szCs w:val="22"/>
        </w:rPr>
        <w:t>.</w:t>
      </w:r>
      <w:r w:rsidR="008F0874" w:rsidRPr="008F0874">
        <w:rPr>
          <w:rFonts w:ascii="Arial" w:hAnsi="Arial" w:cs="Arial"/>
          <w:color w:val="222222"/>
          <w:sz w:val="22"/>
          <w:szCs w:val="22"/>
        </w:rPr>
        <w:t xml:space="preserve"> </w:t>
      </w:r>
      <w:r w:rsidR="00030B14">
        <w:rPr>
          <w:rFonts w:ascii="Arial" w:hAnsi="Arial" w:cs="Arial"/>
          <w:color w:val="222222"/>
          <w:sz w:val="22"/>
          <w:szCs w:val="22"/>
        </w:rPr>
        <w:t>Proteins were then extracted</w:t>
      </w:r>
      <w:r w:rsidR="007860ED">
        <w:rPr>
          <w:rFonts w:ascii="Arial" w:hAnsi="Arial" w:cs="Arial"/>
          <w:color w:val="222222"/>
          <w:sz w:val="22"/>
          <w:szCs w:val="22"/>
        </w:rPr>
        <w:t xml:space="preserve"> with 8 M urea</w:t>
      </w:r>
      <w:r w:rsidR="00030B14">
        <w:rPr>
          <w:rFonts w:ascii="Arial" w:hAnsi="Arial" w:cs="Arial"/>
          <w:color w:val="222222"/>
          <w:sz w:val="22"/>
          <w:szCs w:val="22"/>
        </w:rPr>
        <w:t xml:space="preserve">, reduced with dithiothreitol, alkylated with iodoacetamide and digested with trypsin. </w:t>
      </w:r>
      <w:r w:rsidR="00857065">
        <w:rPr>
          <w:rFonts w:ascii="Arial" w:hAnsi="Arial" w:cs="Arial"/>
          <w:color w:val="222222"/>
          <w:sz w:val="22"/>
          <w:szCs w:val="22"/>
        </w:rPr>
        <w:t>Post SPE clean-up</w:t>
      </w:r>
      <w:r w:rsidR="00671DC5">
        <w:rPr>
          <w:rFonts w:ascii="Arial" w:hAnsi="Arial" w:cs="Arial"/>
          <w:color w:val="222222"/>
          <w:sz w:val="22"/>
          <w:szCs w:val="22"/>
        </w:rPr>
        <w:t>, p</w:t>
      </w:r>
      <w:r w:rsidR="00030B14">
        <w:rPr>
          <w:rFonts w:ascii="Arial" w:hAnsi="Arial" w:cs="Arial"/>
          <w:color w:val="222222"/>
          <w:sz w:val="22"/>
          <w:szCs w:val="22"/>
        </w:rPr>
        <w:t>eptides were</w:t>
      </w:r>
      <w:r w:rsidR="008D25F6">
        <w:rPr>
          <w:rFonts w:ascii="Arial" w:hAnsi="Arial" w:cs="Arial"/>
          <w:color w:val="222222"/>
          <w:sz w:val="22"/>
          <w:szCs w:val="22"/>
        </w:rPr>
        <w:t xml:space="preserve"> </w:t>
      </w:r>
      <w:r w:rsidR="00030B14">
        <w:rPr>
          <w:rFonts w:ascii="Arial" w:hAnsi="Arial" w:cs="Arial"/>
          <w:color w:val="222222"/>
          <w:sz w:val="22"/>
          <w:szCs w:val="22"/>
        </w:rPr>
        <w:t>analyzed by data-dependent acquisition on a Q-Exactive mass spectrometer (Thermo Fisher Scientific). Data w</w:t>
      </w:r>
      <w:r w:rsidR="00976D0D">
        <w:rPr>
          <w:rFonts w:ascii="Arial" w:hAnsi="Arial" w:cs="Arial"/>
          <w:color w:val="222222"/>
          <w:sz w:val="22"/>
          <w:szCs w:val="22"/>
        </w:rPr>
        <w:t>ere</w:t>
      </w:r>
      <w:r w:rsidR="00030B14">
        <w:rPr>
          <w:rFonts w:ascii="Arial" w:hAnsi="Arial" w:cs="Arial"/>
          <w:color w:val="222222"/>
          <w:sz w:val="22"/>
          <w:szCs w:val="22"/>
        </w:rPr>
        <w:t xml:space="preserve"> processed with MaxQuant by searching against the mouse reference proteome from the Uniprot Knowledgebase</w:t>
      </w:r>
      <w:r w:rsidR="00030B14">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030B14">
        <w:rPr>
          <w:rFonts w:ascii="Arial" w:hAnsi="Arial" w:cs="Arial"/>
          <w:color w:val="222222"/>
          <w:sz w:val="22"/>
          <w:szCs w:val="22"/>
        </w:rPr>
      </w:r>
      <w:r w:rsidR="00030B1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65,66</w:t>
      </w:r>
      <w:r w:rsidR="00030B14">
        <w:rPr>
          <w:rFonts w:ascii="Arial" w:hAnsi="Arial" w:cs="Arial"/>
          <w:color w:val="222222"/>
          <w:sz w:val="22"/>
          <w:szCs w:val="22"/>
        </w:rPr>
        <w:fldChar w:fldCharType="end"/>
      </w:r>
      <w:r w:rsidR="00030B14">
        <w:rPr>
          <w:rFonts w:ascii="Arial" w:hAnsi="Arial" w:cs="Arial"/>
          <w:color w:val="222222"/>
          <w:sz w:val="22"/>
          <w:szCs w:val="22"/>
        </w:rPr>
        <w:t>. A</w:t>
      </w:r>
      <w:r w:rsidR="00030B14" w:rsidRPr="00D1449D">
        <w:rPr>
          <w:rFonts w:ascii="Arial" w:hAnsi="Arial" w:cs="Arial"/>
          <w:color w:val="222222"/>
          <w:sz w:val="22"/>
          <w:szCs w:val="22"/>
        </w:rPr>
        <w:t>cetylation (protein N-term</w:t>
      </w:r>
      <w:ins w:id="189" w:author="Nakayasu, Ernesto S" w:date="2026-05-12T09:45:00Z" w16du:dateUtc="2026-05-12T16:45:00Z">
        <w:r w:rsidR="008B2DC8">
          <w:rPr>
            <w:rFonts w:ascii="Arial" w:hAnsi="Arial" w:cs="Arial"/>
            <w:color w:val="222222"/>
            <w:sz w:val="22"/>
            <w:szCs w:val="22"/>
          </w:rPr>
          <w:t>inus</w:t>
        </w:r>
      </w:ins>
      <w:r w:rsidR="00030B14" w:rsidRPr="00D1449D">
        <w:rPr>
          <w:rFonts w:ascii="Arial" w:hAnsi="Arial" w:cs="Arial"/>
          <w:color w:val="222222"/>
          <w:sz w:val="22"/>
          <w:szCs w:val="22"/>
        </w:rPr>
        <w:t>)</w:t>
      </w:r>
      <w:r w:rsidR="00030B14">
        <w:rPr>
          <w:rFonts w:ascii="Arial" w:hAnsi="Arial" w:cs="Arial"/>
          <w:color w:val="222222"/>
          <w:sz w:val="22"/>
          <w:szCs w:val="22"/>
        </w:rPr>
        <w:t xml:space="preserve"> and </w:t>
      </w:r>
      <w:r w:rsidR="00030B14" w:rsidRPr="00D1449D">
        <w:rPr>
          <w:rFonts w:ascii="Arial" w:hAnsi="Arial" w:cs="Arial"/>
          <w:color w:val="222222"/>
          <w:sz w:val="22"/>
          <w:szCs w:val="22"/>
        </w:rPr>
        <w:t>oxidation (M)</w:t>
      </w:r>
      <w:r w:rsidR="00030B14">
        <w:rPr>
          <w:rFonts w:ascii="Arial" w:hAnsi="Arial" w:cs="Arial"/>
          <w:color w:val="222222"/>
          <w:sz w:val="22"/>
          <w:szCs w:val="22"/>
        </w:rPr>
        <w:t xml:space="preserve"> </w:t>
      </w:r>
      <w:r w:rsidR="00030B14" w:rsidRPr="00D1449D">
        <w:rPr>
          <w:rFonts w:ascii="Arial" w:hAnsi="Arial" w:cs="Arial"/>
          <w:color w:val="222222"/>
          <w:sz w:val="22"/>
          <w:szCs w:val="22"/>
        </w:rPr>
        <w:t>were set as variable modifications, and the carbamidomethyl</w:t>
      </w:r>
      <w:r w:rsidR="001D5B47">
        <w:rPr>
          <w:rFonts w:ascii="Arial" w:hAnsi="Arial" w:cs="Arial"/>
          <w:color w:val="222222"/>
          <w:sz w:val="22"/>
          <w:szCs w:val="22"/>
        </w:rPr>
        <w:t>ation</w:t>
      </w:r>
      <w:r w:rsidR="00030B14" w:rsidRPr="00D1449D">
        <w:rPr>
          <w:rFonts w:ascii="Arial" w:hAnsi="Arial" w:cs="Arial"/>
          <w:color w:val="222222"/>
          <w:sz w:val="22"/>
          <w:szCs w:val="22"/>
        </w:rPr>
        <w:t xml:space="preserve"> (C) was set as a fixed modification</w:t>
      </w:r>
      <w:r w:rsidR="00030B14">
        <w:rPr>
          <w:rFonts w:ascii="Arial" w:hAnsi="Arial" w:cs="Arial"/>
          <w:color w:val="222222"/>
          <w:sz w:val="22"/>
          <w:szCs w:val="22"/>
        </w:rPr>
        <w:t xml:space="preserve">. Identification results were filtered with </w:t>
      </w:r>
      <w:r w:rsidR="00EB6B89">
        <w:rPr>
          <w:rFonts w:ascii="Arial" w:hAnsi="Arial" w:cs="Arial"/>
          <w:color w:val="222222"/>
          <w:sz w:val="22"/>
          <w:szCs w:val="22"/>
        </w:rPr>
        <w:t xml:space="preserve">a </w:t>
      </w:r>
      <w:r w:rsidR="00030B14">
        <w:rPr>
          <w:rFonts w:ascii="Arial" w:hAnsi="Arial" w:cs="Arial"/>
          <w:color w:val="222222"/>
          <w:sz w:val="22"/>
          <w:szCs w:val="22"/>
        </w:rPr>
        <w:t xml:space="preserve">1% false-discovery rate on with </w:t>
      </w:r>
      <w:r w:rsidR="00030B14" w:rsidRPr="00FD0A53">
        <w:rPr>
          <w:rFonts w:ascii="Arial" w:hAnsi="Arial" w:cs="Arial"/>
          <w:color w:val="222222"/>
          <w:sz w:val="22"/>
          <w:szCs w:val="22"/>
        </w:rPr>
        <w:t>both peptide-spectrum match and protein group levels.</w:t>
      </w:r>
      <w:r w:rsidR="00030B14">
        <w:rPr>
          <w:rFonts w:ascii="Arial" w:hAnsi="Arial" w:cs="Arial"/>
          <w:color w:val="222222"/>
          <w:sz w:val="22"/>
          <w:szCs w:val="22"/>
        </w:rPr>
        <w:t xml:space="preserve"> </w:t>
      </w:r>
      <w:r w:rsidR="00EB6B89">
        <w:rPr>
          <w:rFonts w:ascii="Arial" w:hAnsi="Arial" w:cs="Arial"/>
          <w:color w:val="222222"/>
          <w:sz w:val="22"/>
          <w:szCs w:val="22"/>
        </w:rPr>
        <w:t xml:space="preserve">A </w:t>
      </w:r>
      <w:r w:rsidR="00030B14">
        <w:rPr>
          <w:rFonts w:ascii="Arial" w:hAnsi="Arial" w:cs="Arial"/>
          <w:color w:val="222222"/>
          <w:sz w:val="22"/>
          <w:szCs w:val="22"/>
        </w:rPr>
        <w:t xml:space="preserve">Label-free quantification method was used for extracting quantitative information, which was processed with Perseus for Student’s </w:t>
      </w:r>
      <w:r w:rsidR="00030B14" w:rsidRPr="00DD712A">
        <w:rPr>
          <w:rFonts w:ascii="Arial" w:hAnsi="Arial" w:cs="Arial"/>
          <w:i/>
          <w:iCs/>
          <w:color w:val="222222"/>
          <w:sz w:val="22"/>
          <w:szCs w:val="22"/>
        </w:rPr>
        <w:t>t</w:t>
      </w:r>
      <w:r w:rsidR="00030B14">
        <w:rPr>
          <w:rFonts w:ascii="Arial" w:hAnsi="Arial" w:cs="Arial"/>
          <w:color w:val="222222"/>
          <w:sz w:val="22"/>
          <w:szCs w:val="22"/>
        </w:rPr>
        <w:t>-test</w:t>
      </w:r>
      <w:r w:rsidR="00030B14">
        <w:rPr>
          <w:rFonts w:ascii="Arial" w:hAnsi="Arial" w:cs="Arial"/>
          <w:color w:val="222222"/>
          <w:sz w:val="22"/>
          <w:szCs w:val="22"/>
        </w:rPr>
        <w:fldChar w:fldCharType="begin">
          <w:fldData xml:space="preserve">PEVuZE5vdGU+PENpdGU+PEF1dGhvcj5UeWFub3ZhPC9BdXRob3I+PFllYXI+MjAxNjwvWWVhcj48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PEVuZE5vdGU+PENpdGU+PEF1dGhvcj5UeWFub3ZhPC9BdXRob3I+PFllYXI+MjAxNjwvWWVhcj48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030B14">
        <w:rPr>
          <w:rFonts w:ascii="Arial" w:hAnsi="Arial" w:cs="Arial"/>
          <w:color w:val="222222"/>
          <w:sz w:val="22"/>
          <w:szCs w:val="22"/>
        </w:rPr>
      </w:r>
      <w:r w:rsidR="00030B1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67</w:t>
      </w:r>
      <w:r w:rsidR="00030B14">
        <w:rPr>
          <w:rFonts w:ascii="Arial" w:hAnsi="Arial" w:cs="Arial"/>
          <w:color w:val="222222"/>
          <w:sz w:val="22"/>
          <w:szCs w:val="22"/>
        </w:rPr>
        <w:fldChar w:fldCharType="end"/>
      </w:r>
      <w:r w:rsidR="00030B14">
        <w:rPr>
          <w:rFonts w:ascii="Arial" w:hAnsi="Arial" w:cs="Arial"/>
          <w:color w:val="222222"/>
          <w:sz w:val="22"/>
          <w:szCs w:val="22"/>
        </w:rPr>
        <w:t xml:space="preserve">. </w:t>
      </w:r>
    </w:p>
    <w:p w14:paraId="16552676" w14:textId="15AB5386" w:rsidR="009601E3" w:rsidRPr="00694E48" w:rsidRDefault="009601E3" w:rsidP="00CE5867">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lastRenderedPageBreak/>
        <w:t>Lipidomics</w:t>
      </w:r>
      <w:r w:rsidRPr="00694E48">
        <w:rPr>
          <w:rFonts w:ascii="Arial" w:hAnsi="Arial" w:cs="Arial"/>
          <w:color w:val="222222"/>
          <w:sz w:val="22"/>
          <w:szCs w:val="22"/>
        </w:rPr>
        <w:t>:</w:t>
      </w:r>
      <w:r w:rsidR="009E4401" w:rsidRPr="00694E48">
        <w:rPr>
          <w:rFonts w:ascii="Arial" w:hAnsi="Arial" w:cs="Arial"/>
          <w:color w:val="222222"/>
          <w:sz w:val="22"/>
          <w:szCs w:val="22"/>
        </w:rPr>
        <w:t xml:space="preserve"> </w:t>
      </w:r>
      <w:r w:rsidR="00510431" w:rsidRPr="00652A13">
        <w:rPr>
          <w:rFonts w:ascii="Arial" w:hAnsi="Arial" w:cs="Arial"/>
          <w:color w:val="222222"/>
          <w:sz w:val="22"/>
          <w:szCs w:val="22"/>
        </w:rPr>
        <w:t>Human islets treated with IL-1β + IFNγ</w:t>
      </w:r>
      <w:r w:rsidR="001E1AA4">
        <w:rPr>
          <w:rFonts w:ascii="Arial" w:hAnsi="Arial" w:cs="Arial"/>
          <w:color w:val="222222"/>
          <w:sz w:val="22"/>
          <w:szCs w:val="22"/>
        </w:rPr>
        <w:t xml:space="preserve"> (Pck00</w:t>
      </w:r>
      <w:r w:rsidR="0049162A">
        <w:rPr>
          <w:rFonts w:ascii="Arial" w:hAnsi="Arial" w:cs="Arial"/>
          <w:color w:val="222222"/>
          <w:sz w:val="22"/>
          <w:szCs w:val="22"/>
        </w:rPr>
        <w:t>6</w:t>
      </w:r>
      <w:r w:rsidR="001E1AA4">
        <w:rPr>
          <w:rFonts w:ascii="Arial" w:hAnsi="Arial" w:cs="Arial"/>
          <w:color w:val="222222"/>
          <w:sz w:val="22"/>
          <w:szCs w:val="22"/>
        </w:rPr>
        <w:t>)</w:t>
      </w:r>
      <w:r w:rsidR="00FE4A5E">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FE4A5E">
        <w:rPr>
          <w:rFonts w:ascii="Arial" w:hAnsi="Arial" w:cs="Arial"/>
          <w:color w:val="222222"/>
          <w:sz w:val="22"/>
          <w:szCs w:val="22"/>
        </w:rPr>
      </w:r>
      <w:r w:rsidR="00FE4A5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w:t>
      </w:r>
      <w:r w:rsidR="00FE4A5E">
        <w:rPr>
          <w:rFonts w:ascii="Arial" w:hAnsi="Arial" w:cs="Arial"/>
          <w:color w:val="222222"/>
          <w:sz w:val="22"/>
          <w:szCs w:val="22"/>
        </w:rPr>
        <w:fldChar w:fldCharType="end"/>
      </w:r>
      <w:r w:rsidR="008313BE">
        <w:rPr>
          <w:rFonts w:ascii="Arial" w:hAnsi="Arial" w:cs="Arial"/>
          <w:color w:val="222222"/>
          <w:sz w:val="22"/>
          <w:szCs w:val="22"/>
        </w:rPr>
        <w:t xml:space="preserve"> and </w:t>
      </w:r>
      <w:r w:rsidR="00510431" w:rsidRPr="00652A13">
        <w:rPr>
          <w:rFonts w:ascii="Arial" w:hAnsi="Arial" w:cs="Arial"/>
          <w:color w:val="222222"/>
          <w:sz w:val="22"/>
          <w:szCs w:val="22"/>
        </w:rPr>
        <w:t xml:space="preserve">EndoC-βH1 cells treated IL-1β + IFNγ </w:t>
      </w:r>
      <w:r w:rsidR="004B43CF">
        <w:rPr>
          <w:rFonts w:ascii="Arial" w:hAnsi="Arial" w:cs="Arial"/>
          <w:color w:val="222222"/>
          <w:sz w:val="22"/>
          <w:szCs w:val="22"/>
        </w:rPr>
        <w:t>(Pck002)</w:t>
      </w:r>
      <w:r w:rsidR="00FE75F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FE75F6">
        <w:rPr>
          <w:rFonts w:ascii="Arial" w:hAnsi="Arial" w:cs="Arial"/>
          <w:color w:val="222222"/>
          <w:sz w:val="22"/>
          <w:szCs w:val="22"/>
        </w:rPr>
      </w:r>
      <w:r w:rsidR="00FE75F6">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w:t>
      </w:r>
      <w:r w:rsidR="00FE75F6">
        <w:rPr>
          <w:rFonts w:ascii="Arial" w:hAnsi="Arial" w:cs="Arial"/>
          <w:color w:val="222222"/>
          <w:sz w:val="22"/>
          <w:szCs w:val="22"/>
        </w:rPr>
        <w:fldChar w:fldCharType="end"/>
      </w:r>
      <w:r w:rsidR="004B43CF">
        <w:rPr>
          <w:rFonts w:ascii="Arial" w:hAnsi="Arial" w:cs="Arial"/>
          <w:color w:val="222222"/>
          <w:sz w:val="22"/>
          <w:szCs w:val="22"/>
        </w:rPr>
        <w:t xml:space="preserve"> </w:t>
      </w:r>
      <w:r w:rsidR="00510431" w:rsidRPr="00652A13">
        <w:rPr>
          <w:rFonts w:ascii="Arial" w:hAnsi="Arial" w:cs="Arial"/>
          <w:color w:val="222222"/>
          <w:sz w:val="22"/>
          <w:szCs w:val="22"/>
        </w:rPr>
        <w:t>or IFNα</w:t>
      </w:r>
      <w:r w:rsidR="00510431" w:rsidRPr="00694E48">
        <w:rPr>
          <w:rFonts w:ascii="Arial" w:hAnsi="Arial" w:cs="Arial"/>
          <w:color w:val="222222"/>
          <w:sz w:val="22"/>
          <w:szCs w:val="22"/>
        </w:rPr>
        <w:t xml:space="preserve"> </w:t>
      </w:r>
      <w:r w:rsidR="004B43CF">
        <w:rPr>
          <w:rFonts w:ascii="Arial" w:hAnsi="Arial" w:cs="Arial"/>
          <w:color w:val="222222"/>
          <w:sz w:val="22"/>
          <w:szCs w:val="22"/>
        </w:rPr>
        <w:t>(Pck00</w:t>
      </w:r>
      <w:r w:rsidR="006B2A9D">
        <w:rPr>
          <w:rFonts w:ascii="Arial" w:hAnsi="Arial" w:cs="Arial"/>
          <w:color w:val="222222"/>
          <w:sz w:val="22"/>
          <w:szCs w:val="22"/>
        </w:rPr>
        <w:t>3</w:t>
      </w:r>
      <w:r w:rsidR="004B43CF">
        <w:rPr>
          <w:rFonts w:ascii="Arial" w:hAnsi="Arial" w:cs="Arial"/>
          <w:color w:val="222222"/>
          <w:sz w:val="22"/>
          <w:szCs w:val="22"/>
        </w:rPr>
        <w:t xml:space="preserve">) </w:t>
      </w:r>
      <w:r w:rsidR="0082623C">
        <w:rPr>
          <w:rFonts w:ascii="Arial" w:hAnsi="Arial" w:cs="Arial"/>
          <w:color w:val="222222"/>
          <w:sz w:val="22"/>
          <w:szCs w:val="22"/>
        </w:rPr>
        <w:t>were submitted to</w:t>
      </w:r>
      <w:r w:rsidR="00DB3264" w:rsidRPr="00694E48">
        <w:rPr>
          <w:rFonts w:ascii="Arial" w:hAnsi="Arial" w:cs="Arial"/>
          <w:color w:val="222222"/>
          <w:sz w:val="22"/>
          <w:szCs w:val="22"/>
        </w:rPr>
        <w:t xml:space="preserve"> MPLEx </w:t>
      </w:r>
      <w:r w:rsidR="00B5253C">
        <w:rPr>
          <w:rFonts w:ascii="Arial" w:hAnsi="Arial" w:cs="Arial"/>
          <w:color w:val="222222"/>
          <w:sz w:val="22"/>
          <w:szCs w:val="22"/>
        </w:rPr>
        <w:t>extraction</w:t>
      </w:r>
      <w:r w:rsidR="00422511">
        <w:rPr>
          <w:rFonts w:ascii="Arial" w:hAnsi="Arial" w:cs="Arial"/>
          <w:color w:val="222222"/>
          <w:sz w:val="22"/>
          <w:szCs w:val="22"/>
        </w:rPr>
        <w:t xml:space="preserve"> </w:t>
      </w:r>
      <w:r w:rsidR="008D14CB">
        <w:rPr>
          <w:rFonts w:ascii="Arial" w:hAnsi="Arial" w:cs="Arial"/>
          <w:color w:val="222222"/>
          <w:sz w:val="22"/>
          <w:szCs w:val="22"/>
        </w:rPr>
        <w:t xml:space="preserve">and samples were split for proteomics and </w:t>
      </w:r>
      <w:r w:rsidR="00B65FBA">
        <w:rPr>
          <w:rFonts w:ascii="Arial" w:hAnsi="Arial" w:cs="Arial"/>
          <w:color w:val="222222"/>
          <w:sz w:val="22"/>
          <w:szCs w:val="22"/>
        </w:rPr>
        <w:t>lipidomics</w:t>
      </w:r>
      <w:r w:rsidR="008D14CB">
        <w:rPr>
          <w:rFonts w:ascii="Arial" w:hAnsi="Arial" w:cs="Arial"/>
          <w:color w:val="222222"/>
          <w:sz w:val="22"/>
          <w:szCs w:val="22"/>
        </w:rPr>
        <w:t xml:space="preserve"> analyses</w:t>
      </w:r>
      <w:r w:rsidR="00770F1F">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PjUxPC9zdHlsZT48L0Rpc3BsYXlUZXh0PjxyZWNvcmQ+PHJlYy1udW1iZXI+MzU8L3JlYy1udW1i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PjUxPC9zdHlsZT48L0Rpc3BsYXlUZXh0PjxyZWNvcmQ+PHJlYy1udW1iZXI+MzU8L3JlYy1udW1i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770F1F">
        <w:rPr>
          <w:rFonts w:ascii="Arial" w:hAnsi="Arial" w:cs="Arial"/>
          <w:color w:val="222222"/>
          <w:sz w:val="22"/>
          <w:szCs w:val="22"/>
        </w:rPr>
      </w:r>
      <w:r w:rsidR="00770F1F">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51</w:t>
      </w:r>
      <w:r w:rsidR="00770F1F">
        <w:rPr>
          <w:rFonts w:ascii="Arial" w:hAnsi="Arial" w:cs="Arial"/>
          <w:color w:val="222222"/>
          <w:sz w:val="22"/>
          <w:szCs w:val="22"/>
        </w:rPr>
        <w:fldChar w:fldCharType="end"/>
      </w:r>
      <w:r w:rsidR="00FA3170">
        <w:rPr>
          <w:rFonts w:ascii="Arial" w:hAnsi="Arial" w:cs="Arial"/>
          <w:color w:val="222222"/>
          <w:sz w:val="22"/>
          <w:szCs w:val="22"/>
        </w:rPr>
        <w:t xml:space="preserve">. </w:t>
      </w:r>
      <w:r w:rsidR="00C94A7F">
        <w:rPr>
          <w:rFonts w:ascii="Arial" w:hAnsi="Arial" w:cs="Arial"/>
          <w:color w:val="222222"/>
          <w:sz w:val="22"/>
          <w:szCs w:val="22"/>
        </w:rPr>
        <w:t>Lipids</w:t>
      </w:r>
      <w:r w:rsidR="005E368C" w:rsidRPr="00694E48">
        <w:rPr>
          <w:rFonts w:ascii="Arial" w:hAnsi="Arial" w:cs="Arial"/>
          <w:color w:val="222222"/>
          <w:sz w:val="22"/>
          <w:szCs w:val="22"/>
        </w:rPr>
        <w:t xml:space="preserve"> were </w:t>
      </w:r>
      <w:r w:rsidR="00C94A7F">
        <w:rPr>
          <w:rFonts w:ascii="Arial" w:hAnsi="Arial" w:cs="Arial"/>
          <w:color w:val="222222"/>
          <w:sz w:val="22"/>
          <w:szCs w:val="22"/>
        </w:rPr>
        <w:t xml:space="preserve">analyzed by LC-MS/MS </w:t>
      </w:r>
      <w:r w:rsidR="007E77F7">
        <w:rPr>
          <w:rFonts w:ascii="Arial" w:hAnsi="Arial" w:cs="Arial"/>
          <w:color w:val="222222"/>
          <w:sz w:val="22"/>
          <w:szCs w:val="22"/>
        </w:rPr>
        <w:t>on</w:t>
      </w:r>
      <w:r w:rsidR="005E368C" w:rsidRPr="00694E48">
        <w:rPr>
          <w:rFonts w:ascii="Arial" w:hAnsi="Arial" w:cs="Arial"/>
          <w:color w:val="222222"/>
          <w:sz w:val="22"/>
          <w:szCs w:val="22"/>
        </w:rPr>
        <w:t xml:space="preserve"> a Velos Orbitrap mass spectrometer (Thermo Fisher</w:t>
      </w:r>
      <w:r w:rsidR="007B24AB">
        <w:rPr>
          <w:rFonts w:ascii="Arial" w:hAnsi="Arial" w:cs="Arial"/>
          <w:color w:val="222222"/>
          <w:sz w:val="22"/>
          <w:szCs w:val="22"/>
        </w:rPr>
        <w:t xml:space="preserve"> Scientific</w:t>
      </w:r>
      <w:r w:rsidR="005E368C" w:rsidRPr="00694E48">
        <w:rPr>
          <w:rFonts w:ascii="Arial" w:hAnsi="Arial" w:cs="Arial"/>
          <w:color w:val="222222"/>
          <w:sz w:val="22"/>
          <w:szCs w:val="22"/>
        </w:rPr>
        <w:t xml:space="preserve">). </w:t>
      </w:r>
      <w:r w:rsidR="007B24AB">
        <w:rPr>
          <w:rFonts w:ascii="Arial" w:hAnsi="Arial" w:cs="Arial"/>
          <w:color w:val="222222"/>
          <w:sz w:val="22"/>
          <w:szCs w:val="22"/>
        </w:rPr>
        <w:t xml:space="preserve">Lipid </w:t>
      </w:r>
      <w:r w:rsidR="00616628">
        <w:rPr>
          <w:rFonts w:ascii="Arial" w:hAnsi="Arial" w:cs="Arial"/>
          <w:color w:val="222222"/>
          <w:sz w:val="22"/>
          <w:szCs w:val="22"/>
        </w:rPr>
        <w:t>molecular specie</w:t>
      </w:r>
      <w:r w:rsidR="008C7FFB">
        <w:rPr>
          <w:rFonts w:ascii="Arial" w:hAnsi="Arial" w:cs="Arial"/>
          <w:color w:val="222222"/>
          <w:sz w:val="22"/>
          <w:szCs w:val="22"/>
        </w:rPr>
        <w:t xml:space="preserve">s were </w:t>
      </w:r>
      <w:r w:rsidR="007B24AB">
        <w:rPr>
          <w:rFonts w:ascii="Arial" w:hAnsi="Arial" w:cs="Arial"/>
          <w:color w:val="222222"/>
          <w:sz w:val="22"/>
          <w:szCs w:val="22"/>
        </w:rPr>
        <w:t>identifi</w:t>
      </w:r>
      <w:r w:rsidR="008D0C58">
        <w:rPr>
          <w:rFonts w:ascii="Arial" w:hAnsi="Arial" w:cs="Arial"/>
          <w:color w:val="222222"/>
          <w:sz w:val="22"/>
          <w:szCs w:val="22"/>
        </w:rPr>
        <w:t>ed</w:t>
      </w:r>
      <w:r w:rsidR="007B24AB">
        <w:rPr>
          <w:rFonts w:ascii="Arial" w:hAnsi="Arial" w:cs="Arial"/>
          <w:color w:val="222222"/>
          <w:sz w:val="22"/>
          <w:szCs w:val="22"/>
        </w:rPr>
        <w:t xml:space="preserve"> </w:t>
      </w:r>
      <w:r w:rsidR="008D0C58">
        <w:rPr>
          <w:rFonts w:ascii="Arial" w:hAnsi="Arial" w:cs="Arial"/>
          <w:color w:val="222222"/>
          <w:sz w:val="22"/>
          <w:szCs w:val="22"/>
        </w:rPr>
        <w:t xml:space="preserve">using </w:t>
      </w:r>
      <w:r w:rsidR="00165D32" w:rsidRPr="00694E48">
        <w:rPr>
          <w:rFonts w:ascii="Arial" w:hAnsi="Arial" w:cs="Arial"/>
          <w:color w:val="222222"/>
          <w:sz w:val="22"/>
          <w:szCs w:val="22"/>
        </w:rPr>
        <w:t>LIQUID</w:t>
      </w:r>
      <w:r w:rsidR="00464660">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&lt;EndNote&gt;&lt;Cite&gt;&lt;Author&gt;Kyle&lt;/Author&gt;&lt;Year&gt;2017&lt;/Year&gt;&lt;RecNum&gt;48&lt;/RecNum&gt;&lt;DisplayText&gt;&lt;style face="superscript"&gt;68&lt;/style&gt;&lt;/DisplayText&gt;&lt;record&gt;&lt;rec-number&gt;48&lt;/rec-number&gt;&lt;foreign-keys&gt;&lt;key app="EN" db-id="dsz9as9xsxd2dke259vvss5cawvfrsf592z9" timestamp="1763669015"&gt;48&lt;/key&gt;&lt;/foreign-keys&gt;&lt;ref-type name="Journal Article"&gt;17&lt;/ref-type&gt;&lt;contributors&gt;&lt;authors&gt;&lt;author&gt;Kyle, J. E.&lt;/author&gt;&lt;author&gt;Crowell, K. L.&lt;/author&gt;&lt;author&gt;Casey, C. P.&lt;/author&gt;&lt;author&gt;Fujimoto, G. M.&lt;/author&gt;&lt;author&gt;Kim, S.&lt;/author&gt;&lt;author&gt;Dautel, S. E.&lt;/author&gt;&lt;author&gt;Smith, R. D.&lt;/author&gt;&lt;author&gt;Payne, S. H.&lt;/author&gt;&lt;author&gt;Metz, T. O.&lt;/author&gt;&lt;/authors&gt;&lt;/contributors&gt;&lt;auth-address&gt;Biological Sciences Division, Pacific Northwest National Laboratory, Richland, WA, USA.&lt;/auth-address&gt;&lt;titles&gt;&lt;title&gt;LIQUID: an-open source software for identifying lipids in LC-MS/MS-based lipidomics data&lt;/title&gt;&lt;secondary-title&gt;Bioinformatics&lt;/secondary-title&gt;&lt;/titles&gt;&lt;periodical&gt;&lt;full-title&gt;Bioinformatics&lt;/full-title&gt;&lt;/periodical&gt;&lt;pages&gt;1744-1746&lt;/pages&gt;&lt;volume&gt;33&lt;/volume&gt;&lt;number&gt;11&lt;/number&gt;&lt;keywords&gt;&lt;keyword&gt;Chromatography, Liquid/*methods&lt;/keyword&gt;&lt;keyword&gt;Lipids/*analysis&lt;/keyword&gt;&lt;keyword&gt;Plants/chemistry/metabolism&lt;/keyword&gt;&lt;keyword&gt;*Software&lt;/keyword&gt;&lt;keyword&gt;Tandem Mass Spectrometry/*methods&lt;/keyword&gt;&lt;keyword&gt;Yeasts/chemistry/metabolism&lt;/keyword&gt;&lt;/keywords&gt;&lt;dates&gt;&lt;year&gt;2017&lt;/year&gt;&lt;pub-dates&gt;&lt;date&gt;Jun 1&lt;/date&gt;&lt;/pub-dates&gt;&lt;/dates&gt;&lt;isbn&gt;1367-4811 (Electronic)&amp;#xD;1367-4803 (Print)&amp;#xD;1367-4803 (Linking)&lt;/isbn&gt;&lt;accession-num&gt;28158427&lt;/accession-num&gt;&lt;urls&gt;&lt;related-urls&gt;&lt;url&gt;https://www.ncbi.nlm.nih.gov/pubmed/28158427&lt;/url&gt;&lt;/related-urls&gt;&lt;/urls&gt;&lt;custom2&gt;PMC5860051&lt;/custom2&gt;&lt;electronic-resource-num&gt;10.1093/bioinformatics/btx046&lt;/electronic-resource-num&gt;&lt;remote-database-name&gt;Medline&lt;/remote-database-name&gt;&lt;remote-database-provider&gt;NLM&lt;/remote-database-provider&gt;&lt;/record&gt;&lt;/Cite&gt;&lt;/EndNote&gt;</w:instrText>
      </w:r>
      <w:r w:rsidR="0046466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68</w:t>
      </w:r>
      <w:r w:rsidR="00464660">
        <w:rPr>
          <w:rFonts w:ascii="Arial" w:hAnsi="Arial" w:cs="Arial"/>
          <w:color w:val="222222"/>
          <w:sz w:val="22"/>
          <w:szCs w:val="22"/>
        </w:rPr>
        <w:fldChar w:fldCharType="end"/>
      </w:r>
      <w:r w:rsidR="008D0C58">
        <w:rPr>
          <w:rFonts w:ascii="Arial" w:hAnsi="Arial" w:cs="Arial"/>
          <w:color w:val="222222"/>
          <w:sz w:val="22"/>
          <w:szCs w:val="22"/>
        </w:rPr>
        <w:t xml:space="preserve"> and </w:t>
      </w:r>
      <w:r w:rsidR="00165D32" w:rsidRPr="00694E48">
        <w:rPr>
          <w:rFonts w:ascii="Arial" w:hAnsi="Arial" w:cs="Arial"/>
          <w:color w:val="222222"/>
          <w:sz w:val="22"/>
          <w:szCs w:val="22"/>
        </w:rPr>
        <w:t>validated manually based on retention time</w:t>
      </w:r>
      <w:r w:rsidR="008D0C58">
        <w:rPr>
          <w:rFonts w:ascii="Arial" w:hAnsi="Arial" w:cs="Arial"/>
          <w:color w:val="222222"/>
          <w:sz w:val="22"/>
          <w:szCs w:val="22"/>
        </w:rPr>
        <w:t>s</w:t>
      </w:r>
      <w:r w:rsidR="00165D32" w:rsidRPr="00694E48">
        <w:rPr>
          <w:rFonts w:ascii="Arial" w:hAnsi="Arial" w:cs="Arial"/>
          <w:color w:val="222222"/>
          <w:sz w:val="22"/>
          <w:szCs w:val="22"/>
        </w:rPr>
        <w:t xml:space="preserve">, isotopic profiles, and </w:t>
      </w:r>
      <w:r w:rsidR="00D81B6C">
        <w:rPr>
          <w:rFonts w:ascii="Arial" w:hAnsi="Arial" w:cs="Arial"/>
          <w:color w:val="222222"/>
          <w:sz w:val="22"/>
          <w:szCs w:val="22"/>
        </w:rPr>
        <w:t>MS/MS</w:t>
      </w:r>
      <w:r w:rsidR="00165D32" w:rsidRPr="00694E48">
        <w:rPr>
          <w:rFonts w:ascii="Arial" w:hAnsi="Arial" w:cs="Arial"/>
          <w:color w:val="222222"/>
          <w:sz w:val="22"/>
          <w:szCs w:val="22"/>
        </w:rPr>
        <w:t xml:space="preserve"> fragments. Different lipid isomers </w:t>
      </w:r>
      <w:r w:rsidR="00040B3E">
        <w:rPr>
          <w:rFonts w:ascii="Arial" w:hAnsi="Arial" w:cs="Arial"/>
          <w:color w:val="222222"/>
          <w:sz w:val="22"/>
          <w:szCs w:val="22"/>
        </w:rPr>
        <w:t>were</w:t>
      </w:r>
      <w:r w:rsidR="00165D32" w:rsidRPr="00694E48">
        <w:rPr>
          <w:rFonts w:ascii="Arial" w:hAnsi="Arial" w:cs="Arial"/>
          <w:color w:val="222222"/>
          <w:sz w:val="22"/>
          <w:szCs w:val="22"/>
        </w:rPr>
        <w:t xml:space="preserve"> named by their elution order. </w:t>
      </w:r>
      <w:r w:rsidR="00040B3E">
        <w:rPr>
          <w:rFonts w:ascii="Arial" w:hAnsi="Arial" w:cs="Arial"/>
          <w:color w:val="222222"/>
          <w:sz w:val="22"/>
          <w:szCs w:val="22"/>
        </w:rPr>
        <w:t>LC-MS p</w:t>
      </w:r>
      <w:r w:rsidR="00165D32" w:rsidRPr="00694E48">
        <w:rPr>
          <w:rFonts w:ascii="Arial" w:hAnsi="Arial" w:cs="Arial"/>
          <w:color w:val="222222"/>
          <w:sz w:val="22"/>
          <w:szCs w:val="22"/>
        </w:rPr>
        <w:t xml:space="preserve">eak detection </w:t>
      </w:r>
      <w:r w:rsidR="00364FBA">
        <w:rPr>
          <w:rFonts w:ascii="Arial" w:hAnsi="Arial" w:cs="Arial"/>
          <w:color w:val="222222"/>
          <w:sz w:val="22"/>
          <w:szCs w:val="22"/>
        </w:rPr>
        <w:t xml:space="preserve">and extraction </w:t>
      </w:r>
      <w:r w:rsidR="00165D32" w:rsidRPr="00694E48">
        <w:rPr>
          <w:rFonts w:ascii="Arial" w:hAnsi="Arial" w:cs="Arial"/>
          <w:color w:val="222222"/>
          <w:sz w:val="22"/>
          <w:szCs w:val="22"/>
        </w:rPr>
        <w:t>was performed using MZmine</w:t>
      </w:r>
      <w:r w:rsidR="00170FE3">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&lt;EndNote&gt;&lt;Cite&gt;&lt;Author&gt;Pluskal&lt;/Author&gt;&lt;Year&gt;2010&lt;/Year&gt;&lt;RecNum&gt;49&lt;/RecNum&gt;&lt;DisplayText&gt;&lt;style face="superscript"&gt;69&lt;/style&gt;&lt;/DisplayText&gt;&lt;record&gt;&lt;rec-number&gt;49&lt;/rec-number&gt;&lt;foreign-keys&gt;&lt;key app="EN" db-id="dsz9as9xsxd2dke259vvss5cawvfrsf592z9" timestamp="1763669015"&gt;49&lt;/key&gt;&lt;/foreign-keys&gt;&lt;ref-type name="Journal Article"&gt;17&lt;/ref-type&gt;&lt;contributors&gt;&lt;authors&gt;&lt;author&gt;Pluskal, T.&lt;/author&gt;&lt;author&gt;Castillo, S.&lt;/author&gt;&lt;author&gt;Villar-Briones, A.&lt;/author&gt;&lt;author&gt;Oresic, M.&lt;/author&gt;&lt;/authors&gt;&lt;/contributors&gt;&lt;auth-address&gt;G0 Cell Unit, Okinawa Institute of Science and Technology, Onna, Okinawa, Japan. pluskal@oist.jp&lt;/auth-address&gt;&lt;titles&gt;&lt;title&gt;MZmine 2: modular framework for processing, visualizing, and analyzing mass spectrometry-based molecular profile data&lt;/title&gt;&lt;secondary-title&gt;BMC Bioinformatics&lt;/secondary-title&gt;&lt;/titles&gt;&lt;periodical&gt;&lt;full-title&gt;BMC Bioinformatics&lt;/full-title&gt;&lt;/periodical&gt;&lt;pages&gt;395&lt;/pages&gt;&lt;volume&gt;11&lt;/volume&gt;&lt;edition&gt;20100723&lt;/edition&gt;&lt;keywords&gt;&lt;keyword&gt;Algorithms&lt;/keyword&gt;&lt;keyword&gt;Mass Spectrometry&lt;/keyword&gt;&lt;keyword&gt;Proteomics/*methods&lt;/keyword&gt;&lt;keyword&gt;*Software&lt;/keyword&gt;&lt;keyword&gt;Software Design&lt;/keyword&gt;&lt;/keywords&gt;&lt;dates&gt;&lt;year&gt;2010&lt;/year&gt;&lt;pub-dates&gt;&lt;date&gt;Jul 23&lt;/date&gt;&lt;/pub-dates&gt;&lt;/dates&gt;&lt;isbn&gt;1471-2105 (Electronic)&amp;#xD;1471-2105 (Linking)&lt;/isbn&gt;&lt;accession-num&gt;20650010&lt;/accession-num&gt;&lt;urls&gt;&lt;related-urls&gt;&lt;url&gt;https://www.ncbi.nlm.nih.gov/pubmed/20650010&lt;/url&gt;&lt;/related-urls&gt;&lt;/urls&gt;&lt;custom2&gt;PMC2918584&lt;/custom2&gt;&lt;electronic-resource-num&gt;10.1186/1471-2105-11-395&lt;/electronic-resource-num&gt;&lt;remote-database-name&gt;Medline&lt;/remote-database-name&gt;&lt;remote-database-provider&gt;NLM&lt;/remote-database-provider&gt;&lt;/record&gt;&lt;/Cite&gt;&lt;/EndNote&gt;</w:instrText>
      </w:r>
      <w:r w:rsidR="00170FE3">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69</w:t>
      </w:r>
      <w:r w:rsidR="00170FE3">
        <w:rPr>
          <w:rFonts w:ascii="Arial" w:hAnsi="Arial" w:cs="Arial"/>
          <w:color w:val="222222"/>
          <w:sz w:val="22"/>
          <w:szCs w:val="22"/>
        </w:rPr>
        <w:fldChar w:fldCharType="end"/>
      </w:r>
      <w:r w:rsidR="00165D32" w:rsidRPr="00694E48">
        <w:rPr>
          <w:rFonts w:ascii="Arial" w:hAnsi="Arial" w:cs="Arial"/>
          <w:color w:val="222222"/>
          <w:sz w:val="22"/>
          <w:szCs w:val="22"/>
        </w:rPr>
        <w:t xml:space="preserve">. </w:t>
      </w:r>
      <w:r w:rsidR="003027BF">
        <w:rPr>
          <w:rFonts w:ascii="Arial" w:hAnsi="Arial" w:cs="Arial"/>
          <w:color w:val="222222"/>
          <w:sz w:val="22"/>
          <w:szCs w:val="22"/>
        </w:rPr>
        <w:t xml:space="preserve">Statistical analysis was </w:t>
      </w:r>
      <w:r w:rsidR="00040B3E">
        <w:rPr>
          <w:rFonts w:ascii="Arial" w:hAnsi="Arial" w:cs="Arial"/>
          <w:color w:val="222222"/>
          <w:sz w:val="22"/>
          <w:szCs w:val="22"/>
        </w:rPr>
        <w:t xml:space="preserve">performed </w:t>
      </w:r>
      <w:r w:rsidR="003027BF">
        <w:rPr>
          <w:rFonts w:ascii="Arial" w:hAnsi="Arial" w:cs="Arial"/>
          <w:color w:val="222222"/>
          <w:sz w:val="22"/>
          <w:szCs w:val="22"/>
        </w:rPr>
        <w:t xml:space="preserve">with </w:t>
      </w:r>
      <w:ins w:id="190" w:author="Sarkar, Soumyadeep" w:date="2026-05-18T16:11:00Z" w16du:dateUtc="2026-05-18T23:11:00Z">
        <w:r w:rsidR="00804369">
          <w:rPr>
            <w:rFonts w:ascii="Arial" w:hAnsi="Arial" w:cs="Arial"/>
            <w:color w:val="222222"/>
            <w:sz w:val="22"/>
            <w:szCs w:val="22"/>
          </w:rPr>
          <w:t xml:space="preserve">a </w:t>
        </w:r>
      </w:ins>
      <w:r w:rsidR="002B3A43">
        <w:rPr>
          <w:rFonts w:ascii="Arial" w:hAnsi="Arial" w:cs="Arial"/>
          <w:color w:val="222222"/>
          <w:sz w:val="22"/>
          <w:szCs w:val="22"/>
        </w:rPr>
        <w:t xml:space="preserve">paired Student t-test using </w:t>
      </w:r>
      <w:r w:rsidR="003839DA" w:rsidRPr="003839DA">
        <w:rPr>
          <w:rFonts w:ascii="Arial" w:hAnsi="Arial" w:cs="Arial"/>
          <w:color w:val="222222"/>
          <w:sz w:val="22"/>
          <w:szCs w:val="22"/>
        </w:rPr>
        <w:t>Bonferroni correction</w:t>
      </w:r>
      <w:r w:rsidR="003839DA">
        <w:rPr>
          <w:rFonts w:ascii="Arial" w:hAnsi="Arial" w:cs="Arial"/>
          <w:color w:val="222222"/>
          <w:sz w:val="22"/>
          <w:szCs w:val="22"/>
        </w:rPr>
        <w:t>.</w:t>
      </w:r>
    </w:p>
    <w:p w14:paraId="54C95120" w14:textId="108D2A24" w:rsidR="00A271C1" w:rsidRPr="00652A13" w:rsidRDefault="00866975" w:rsidP="00CE5867">
      <w:pPr>
        <w:shd w:val="clear" w:color="auto" w:fill="FFFFFF"/>
        <w:spacing w:before="100" w:beforeAutospacing="1" w:after="100" w:afterAutospacing="1"/>
        <w:jc w:val="both"/>
        <w:rPr>
          <w:rFonts w:ascii="Arial" w:hAnsi="Arial" w:cs="Arial"/>
          <w:color w:val="222222"/>
          <w:sz w:val="22"/>
          <w:szCs w:val="22"/>
        </w:rPr>
      </w:pPr>
      <w:r w:rsidRPr="00652A13">
        <w:rPr>
          <w:rFonts w:ascii="Arial" w:hAnsi="Arial" w:cs="Arial"/>
          <w:i/>
          <w:iCs/>
          <w:color w:val="222222"/>
          <w:sz w:val="22"/>
          <w:szCs w:val="22"/>
          <w:u w:val="single"/>
        </w:rPr>
        <w:t>Metabolomics</w:t>
      </w:r>
      <w:r w:rsidRPr="00652A13">
        <w:rPr>
          <w:rFonts w:ascii="Arial" w:hAnsi="Arial" w:cs="Arial"/>
          <w:color w:val="222222"/>
          <w:sz w:val="22"/>
          <w:szCs w:val="22"/>
        </w:rPr>
        <w:t xml:space="preserve">: </w:t>
      </w:r>
      <w:r w:rsidR="002B6388" w:rsidRPr="00652A13">
        <w:rPr>
          <w:rFonts w:ascii="Arial" w:hAnsi="Arial" w:cs="Arial"/>
          <w:color w:val="222222"/>
          <w:sz w:val="22"/>
          <w:szCs w:val="22"/>
        </w:rPr>
        <w:t>Human islets treated with IL-1β + IFNγ</w:t>
      </w:r>
      <w:r w:rsidR="00D06AE4">
        <w:rPr>
          <w:rFonts w:ascii="Arial" w:hAnsi="Arial" w:cs="Arial"/>
          <w:color w:val="222222"/>
          <w:sz w:val="22"/>
          <w:szCs w:val="22"/>
        </w:rPr>
        <w:t xml:space="preserve"> (paired with proteomics and lipidomics)</w:t>
      </w:r>
      <w:r w:rsidR="00740D1E">
        <w:rPr>
          <w:rFonts w:ascii="Arial" w:hAnsi="Arial" w:cs="Arial"/>
          <w:color w:val="222222"/>
          <w:sz w:val="22"/>
          <w:szCs w:val="22"/>
        </w:rPr>
        <w:t xml:space="preserve"> (Pck00</w:t>
      </w:r>
      <w:r w:rsidR="0049162A">
        <w:rPr>
          <w:rFonts w:ascii="Arial" w:hAnsi="Arial" w:cs="Arial"/>
          <w:color w:val="222222"/>
          <w:sz w:val="22"/>
          <w:szCs w:val="22"/>
        </w:rPr>
        <w:t>6</w:t>
      </w:r>
      <w:r w:rsidR="00740D1E">
        <w:rPr>
          <w:rFonts w:ascii="Arial" w:hAnsi="Arial" w:cs="Arial"/>
          <w:color w:val="222222"/>
          <w:sz w:val="22"/>
          <w:szCs w:val="22"/>
        </w:rPr>
        <w:t>)</w:t>
      </w:r>
      <w:r w:rsidR="005E3BE3">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5E3BE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33</w:t>
      </w:r>
      <w:r w:rsidR="005E3BE3">
        <w:rPr>
          <w:rFonts w:ascii="Arial" w:hAnsi="Arial" w:cs="Arial"/>
          <w:color w:val="222222"/>
          <w:sz w:val="22"/>
          <w:szCs w:val="22"/>
        </w:rPr>
        <w:fldChar w:fldCharType="end"/>
      </w:r>
      <w:r w:rsidR="002B6388" w:rsidRPr="00652A13">
        <w:rPr>
          <w:rFonts w:ascii="Arial" w:hAnsi="Arial" w:cs="Arial"/>
          <w:color w:val="222222"/>
          <w:sz w:val="22"/>
          <w:szCs w:val="22"/>
        </w:rPr>
        <w:t xml:space="preserve">, EndoC-βH1 cells treated IL-1β + IFNγ </w:t>
      </w:r>
      <w:r w:rsidR="005E3BE3">
        <w:rPr>
          <w:rFonts w:ascii="Arial" w:hAnsi="Arial" w:cs="Arial"/>
          <w:color w:val="222222"/>
          <w:sz w:val="22"/>
          <w:szCs w:val="22"/>
        </w:rPr>
        <w:t xml:space="preserve">(Pck002) </w:t>
      </w:r>
      <w:r w:rsidR="002B6388" w:rsidRPr="00652A13">
        <w:rPr>
          <w:rFonts w:ascii="Arial" w:hAnsi="Arial" w:cs="Arial"/>
          <w:color w:val="222222"/>
          <w:sz w:val="22"/>
          <w:szCs w:val="22"/>
        </w:rPr>
        <w:t>or IFN</w:t>
      </w:r>
      <w:r w:rsidR="00E51E9C" w:rsidRPr="00652A13">
        <w:rPr>
          <w:rFonts w:ascii="Arial" w:hAnsi="Arial" w:cs="Arial"/>
          <w:color w:val="222222"/>
          <w:sz w:val="22"/>
          <w:szCs w:val="22"/>
        </w:rPr>
        <w:t>α</w:t>
      </w:r>
      <w:r w:rsidR="005E3BE3">
        <w:rPr>
          <w:rFonts w:ascii="Arial" w:hAnsi="Arial" w:cs="Arial"/>
          <w:color w:val="222222"/>
          <w:sz w:val="22"/>
          <w:szCs w:val="22"/>
        </w:rPr>
        <w:t xml:space="preserve"> (Pck003)</w:t>
      </w:r>
      <w:r w:rsidR="00D06AE4">
        <w:rPr>
          <w:rFonts w:ascii="Arial" w:hAnsi="Arial" w:cs="Arial"/>
          <w:color w:val="222222"/>
          <w:sz w:val="22"/>
          <w:szCs w:val="22"/>
        </w:rPr>
        <w:t xml:space="preserve"> (both paired with proteomics and lipidomics)</w:t>
      </w:r>
      <w:r w:rsidR="00E51E9C" w:rsidRPr="00652A13">
        <w:rPr>
          <w:rFonts w:ascii="Arial" w:hAnsi="Arial" w:cs="Arial"/>
          <w:color w:val="222222"/>
          <w:sz w:val="22"/>
          <w:szCs w:val="22"/>
        </w:rPr>
        <w:t>, and MIN6 cells treated with IFNγ + IL-1β + TNFα +</w:t>
      </w:r>
      <w:r w:rsidR="00AC65F7" w:rsidRPr="00652A13">
        <w:rPr>
          <w:rFonts w:ascii="Arial" w:hAnsi="Arial" w:cs="Arial"/>
          <w:color w:val="222222"/>
          <w:sz w:val="22"/>
          <w:szCs w:val="22"/>
        </w:rPr>
        <w:t>/-</w:t>
      </w:r>
      <w:r w:rsidR="00E51E9C" w:rsidRPr="00652A13">
        <w:rPr>
          <w:rFonts w:ascii="Arial" w:hAnsi="Arial" w:cs="Arial"/>
          <w:color w:val="222222"/>
          <w:sz w:val="22"/>
          <w:szCs w:val="22"/>
        </w:rPr>
        <w:t xml:space="preserve"> palmitate</w:t>
      </w:r>
      <w:r w:rsidR="00CE230D" w:rsidRPr="00652A13">
        <w:rPr>
          <w:rFonts w:ascii="Arial" w:hAnsi="Arial" w:cs="Arial"/>
          <w:color w:val="222222"/>
          <w:sz w:val="22"/>
          <w:szCs w:val="22"/>
        </w:rPr>
        <w:t xml:space="preserve"> were submitted to MPLEx extraction (</w:t>
      </w:r>
      <w:r w:rsidR="0028125E">
        <w:rPr>
          <w:rFonts w:ascii="Arial" w:hAnsi="Arial" w:cs="Arial"/>
          <w:color w:val="222222"/>
          <w:sz w:val="22"/>
          <w:szCs w:val="22"/>
        </w:rPr>
        <w:t>Pck02</w:t>
      </w:r>
      <w:r w:rsidR="0049162A">
        <w:rPr>
          <w:rFonts w:ascii="Arial" w:hAnsi="Arial" w:cs="Arial"/>
          <w:color w:val="222222"/>
          <w:sz w:val="22"/>
          <w:szCs w:val="22"/>
        </w:rPr>
        <w:t>1</w:t>
      </w:r>
      <w:r w:rsidR="00CE230D" w:rsidRPr="00652A13">
        <w:rPr>
          <w:rFonts w:ascii="Arial" w:hAnsi="Arial" w:cs="Arial"/>
          <w:color w:val="222222"/>
          <w:sz w:val="22"/>
          <w:szCs w:val="22"/>
        </w:rPr>
        <w:t>)</w:t>
      </w:r>
      <w:r w:rsidR="0028125E">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28125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33</w:t>
      </w:r>
      <w:r w:rsidR="0028125E">
        <w:rPr>
          <w:rFonts w:ascii="Arial" w:hAnsi="Arial" w:cs="Arial"/>
          <w:color w:val="222222"/>
          <w:sz w:val="22"/>
          <w:szCs w:val="22"/>
        </w:rPr>
        <w:fldChar w:fldCharType="end"/>
      </w:r>
      <w:r w:rsidR="00CE230D" w:rsidRPr="00652A13">
        <w:rPr>
          <w:rFonts w:ascii="Arial" w:hAnsi="Arial" w:cs="Arial"/>
          <w:color w:val="222222"/>
          <w:sz w:val="22"/>
          <w:szCs w:val="22"/>
        </w:rPr>
        <w:t xml:space="preserve">. </w:t>
      </w:r>
      <w:r w:rsidR="007A07F6" w:rsidRPr="00652A13">
        <w:rPr>
          <w:rFonts w:ascii="Arial" w:hAnsi="Arial" w:cs="Arial"/>
          <w:color w:val="222222"/>
          <w:sz w:val="22"/>
          <w:szCs w:val="22"/>
        </w:rPr>
        <w:t xml:space="preserve">Extracted metabolites were </w:t>
      </w:r>
      <w:r w:rsidR="002C4EE2" w:rsidRPr="00652A13">
        <w:rPr>
          <w:rFonts w:ascii="Arial" w:hAnsi="Arial" w:cs="Arial"/>
          <w:color w:val="222222"/>
          <w:sz w:val="22"/>
          <w:szCs w:val="22"/>
        </w:rPr>
        <w:t xml:space="preserve">derivatized with methoxyamine followed by </w:t>
      </w:r>
      <w:r w:rsidR="00E40241" w:rsidRPr="00652A13">
        <w:rPr>
          <w:rFonts w:ascii="Arial" w:hAnsi="Arial" w:cs="Arial"/>
          <w:color w:val="222222"/>
          <w:sz w:val="22"/>
          <w:szCs w:val="22"/>
        </w:rPr>
        <w:t>N-methyl-N-(trimethylsilyl)trifluoroacetamide</w:t>
      </w:r>
      <w:r w:rsidR="00151562" w:rsidRPr="00652A13">
        <w:rPr>
          <w:rFonts w:ascii="Arial" w:hAnsi="Arial" w:cs="Arial"/>
          <w:color w:val="222222"/>
          <w:sz w:val="22"/>
          <w:szCs w:val="22"/>
        </w:rPr>
        <w:t xml:space="preserve"> and trimethylchlorosilane and analyzed by </w:t>
      </w:r>
      <w:r w:rsidR="009B7041" w:rsidRPr="00652A13">
        <w:rPr>
          <w:rFonts w:ascii="Arial" w:hAnsi="Arial" w:cs="Arial"/>
          <w:color w:val="222222"/>
          <w:sz w:val="22"/>
          <w:szCs w:val="22"/>
        </w:rPr>
        <w:t xml:space="preserve">gas chromatography-mass spectrometry (GC-MS) </w:t>
      </w:r>
      <w:r w:rsidR="00F33823">
        <w:rPr>
          <w:rFonts w:ascii="Arial" w:hAnsi="Arial" w:cs="Arial"/>
          <w:color w:val="222222"/>
          <w:sz w:val="22"/>
          <w:szCs w:val="22"/>
        </w:rPr>
        <w:t xml:space="preserve">using </w:t>
      </w:r>
      <w:r w:rsidR="009B7041" w:rsidRPr="00652A13">
        <w:rPr>
          <w:rFonts w:ascii="Arial" w:hAnsi="Arial" w:cs="Arial"/>
          <w:color w:val="222222"/>
          <w:sz w:val="22"/>
          <w:szCs w:val="22"/>
        </w:rPr>
        <w:t xml:space="preserve">on </w:t>
      </w:r>
      <w:r w:rsidR="00A271C1" w:rsidRPr="00652A13">
        <w:rPr>
          <w:rFonts w:ascii="Arial" w:hAnsi="Arial" w:cs="Arial"/>
          <w:color w:val="222222"/>
          <w:sz w:val="22"/>
          <w:szCs w:val="22"/>
        </w:rPr>
        <w:t xml:space="preserve">an Agilent GC 7890A </w:t>
      </w:r>
      <w:r w:rsidR="00F33823">
        <w:rPr>
          <w:rFonts w:ascii="Arial" w:hAnsi="Arial" w:cs="Arial"/>
          <w:color w:val="222222"/>
          <w:sz w:val="22"/>
          <w:szCs w:val="22"/>
        </w:rPr>
        <w:t xml:space="preserve">coupled with </w:t>
      </w:r>
      <w:r w:rsidR="00241044" w:rsidRPr="00652A13">
        <w:rPr>
          <w:rFonts w:ascii="Arial" w:hAnsi="Arial" w:cs="Arial"/>
          <w:color w:val="222222"/>
          <w:sz w:val="22"/>
          <w:szCs w:val="22"/>
        </w:rPr>
        <w:t xml:space="preserve">a single quadrupole MSD 5975C (Agilent Technologies). </w:t>
      </w:r>
      <w:r w:rsidR="002C21DB" w:rsidRPr="00652A13">
        <w:rPr>
          <w:rFonts w:ascii="Arial" w:hAnsi="Arial" w:cs="Arial"/>
          <w:color w:val="222222"/>
          <w:sz w:val="22"/>
          <w:szCs w:val="22"/>
        </w:rPr>
        <w:t xml:space="preserve">Metabolites were </w:t>
      </w:r>
      <w:r w:rsidR="00BC37F6" w:rsidRPr="00652A13">
        <w:rPr>
          <w:rFonts w:ascii="Arial" w:hAnsi="Arial" w:cs="Arial"/>
          <w:color w:val="222222"/>
          <w:sz w:val="22"/>
          <w:szCs w:val="22"/>
        </w:rPr>
        <w:t xml:space="preserve">identified by matching </w:t>
      </w:r>
      <w:r w:rsidR="00A37458">
        <w:rPr>
          <w:rFonts w:ascii="Arial" w:hAnsi="Arial" w:cs="Arial"/>
          <w:color w:val="222222"/>
          <w:sz w:val="22"/>
          <w:szCs w:val="22"/>
        </w:rPr>
        <w:t xml:space="preserve">the data </w:t>
      </w:r>
      <w:r w:rsidR="00BC37F6" w:rsidRPr="00652A13">
        <w:rPr>
          <w:rFonts w:ascii="Arial" w:hAnsi="Arial" w:cs="Arial"/>
          <w:color w:val="222222"/>
          <w:sz w:val="22"/>
          <w:szCs w:val="22"/>
        </w:rPr>
        <w:t xml:space="preserve">against </w:t>
      </w:r>
      <w:r w:rsidR="00A37458">
        <w:rPr>
          <w:rFonts w:ascii="Arial" w:hAnsi="Arial" w:cs="Arial"/>
          <w:color w:val="222222"/>
          <w:sz w:val="22"/>
          <w:szCs w:val="22"/>
        </w:rPr>
        <w:t xml:space="preserve">retention indices </w:t>
      </w:r>
      <w:r w:rsidR="00BC37F6" w:rsidRPr="00652A13">
        <w:rPr>
          <w:rFonts w:ascii="Arial" w:hAnsi="Arial" w:cs="Arial"/>
          <w:color w:val="222222"/>
          <w:sz w:val="22"/>
          <w:szCs w:val="22"/>
        </w:rPr>
        <w:t xml:space="preserve">and spectra </w:t>
      </w:r>
      <w:r w:rsidR="00014994">
        <w:rPr>
          <w:rFonts w:ascii="Arial" w:hAnsi="Arial" w:cs="Arial"/>
          <w:color w:val="222222"/>
          <w:sz w:val="22"/>
          <w:szCs w:val="22"/>
        </w:rPr>
        <w:t xml:space="preserve">within </w:t>
      </w:r>
      <w:r w:rsidR="00BC37F6" w:rsidRPr="00652A13">
        <w:rPr>
          <w:rFonts w:ascii="Arial" w:hAnsi="Arial" w:cs="Arial"/>
          <w:color w:val="222222"/>
          <w:sz w:val="22"/>
          <w:szCs w:val="22"/>
        </w:rPr>
        <w:t>the</w:t>
      </w:r>
      <w:r w:rsidR="002C21DB" w:rsidRPr="00652A13">
        <w:rPr>
          <w:rFonts w:ascii="Arial" w:hAnsi="Arial" w:cs="Arial"/>
          <w:sz w:val="22"/>
          <w:szCs w:val="22"/>
        </w:rPr>
        <w:t xml:space="preserve"> </w:t>
      </w:r>
      <w:r w:rsidR="00014994">
        <w:rPr>
          <w:rFonts w:ascii="Arial" w:hAnsi="Arial" w:cs="Arial"/>
          <w:sz w:val="22"/>
          <w:szCs w:val="22"/>
        </w:rPr>
        <w:t xml:space="preserve">PNNL augmented version of </w:t>
      </w:r>
      <w:r w:rsidR="002C21DB" w:rsidRPr="00652A13">
        <w:rPr>
          <w:rFonts w:ascii="Arial" w:hAnsi="Arial" w:cs="Arial"/>
          <w:sz w:val="22"/>
          <w:szCs w:val="22"/>
        </w:rPr>
        <w:t>FiehnLib</w:t>
      </w:r>
      <w:r w:rsidR="002C21DB" w:rsidRPr="00652A13">
        <w:rPr>
          <w:rFonts w:ascii="Arial" w:eastAsia="Arial" w:hAnsi="Arial" w:cs="Arial"/>
          <w:sz w:val="22"/>
          <w:szCs w:val="22"/>
        </w:rPr>
        <w:t>, NIST2</w:t>
      </w:r>
      <w:r w:rsidR="00FF4142">
        <w:rPr>
          <w:rFonts w:ascii="Arial" w:eastAsia="Arial" w:hAnsi="Arial" w:cs="Arial"/>
          <w:sz w:val="22"/>
          <w:szCs w:val="22"/>
        </w:rPr>
        <w:t>3</w:t>
      </w:r>
      <w:r w:rsidR="002C21DB" w:rsidRPr="00652A13">
        <w:rPr>
          <w:rFonts w:ascii="Arial" w:eastAsia="Arial" w:hAnsi="Arial" w:cs="Arial"/>
          <w:sz w:val="22"/>
          <w:szCs w:val="22"/>
        </w:rPr>
        <w:t>, Wiley 11</w:t>
      </w:r>
      <w:r w:rsidR="002C21DB" w:rsidRPr="00652A13">
        <w:rPr>
          <w:rFonts w:ascii="Arial" w:eastAsia="Arial" w:hAnsi="Arial" w:cs="Arial"/>
          <w:sz w:val="22"/>
          <w:szCs w:val="22"/>
          <w:vertAlign w:val="superscript"/>
        </w:rPr>
        <w:t>th</w:t>
      </w:r>
      <w:r w:rsidR="002C21DB" w:rsidRPr="00652A13">
        <w:rPr>
          <w:rFonts w:ascii="Arial" w:eastAsia="Arial" w:hAnsi="Arial" w:cs="Arial"/>
          <w:sz w:val="22"/>
          <w:szCs w:val="22"/>
        </w:rPr>
        <w:t xml:space="preserve"> edition, and MS-DIAL </w:t>
      </w:r>
      <w:r w:rsidR="00BE6E6F">
        <w:rPr>
          <w:rFonts w:ascii="Arial" w:eastAsia="Arial" w:hAnsi="Arial" w:cs="Arial"/>
          <w:sz w:val="22"/>
          <w:szCs w:val="22"/>
        </w:rPr>
        <w:t xml:space="preserve">reference </w:t>
      </w:r>
      <w:r w:rsidR="002C21DB" w:rsidRPr="00652A13">
        <w:rPr>
          <w:rFonts w:ascii="Arial" w:eastAsia="Arial" w:hAnsi="Arial" w:cs="Arial"/>
          <w:sz w:val="22"/>
          <w:szCs w:val="22"/>
        </w:rPr>
        <w:t>databases</w:t>
      </w:r>
      <w:r w:rsidR="002C21DB" w:rsidRPr="00652A13">
        <w:rPr>
          <w:rFonts w:ascii="Arial" w:hAnsi="Arial" w:cs="Arial"/>
          <w:sz w:val="22"/>
          <w:szCs w:val="22"/>
        </w:rPr>
        <w:fldChar w:fldCharType="begin">
          <w:fldData xml:space="preserve">PEVuZE5vdGU+PENpdGU+PEF1dGhvcj5IaWxsZXI8L0F1dGhvcj48WWVhcj4yMDA5PC9ZZWFyPjxS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</w:fldData>
        </w:fldChar>
      </w:r>
      <w:r w:rsidR="00537470">
        <w:rPr>
          <w:rFonts w:ascii="Arial" w:hAnsi="Arial" w:cs="Arial"/>
          <w:sz w:val="22"/>
          <w:szCs w:val="22"/>
        </w:rPr>
        <w:instrText xml:space="preserve"> ADDIN EN.CITE </w:instrText>
      </w:r>
      <w:r w:rsidR="00537470">
        <w:rPr>
          <w:rFonts w:ascii="Arial" w:hAnsi="Arial" w:cs="Arial"/>
          <w:sz w:val="22"/>
          <w:szCs w:val="22"/>
        </w:rPr>
        <w:fldChar w:fldCharType="begin">
          <w:fldData xml:space="preserve">PEVuZE5vdGU+PENpdGU+PEF1dGhvcj5IaWxsZXI8L0F1dGhvcj48WWVhcj4yMDA5PC9ZZWFyPjxS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</w:fldData>
        </w:fldChar>
      </w:r>
      <w:r w:rsidR="00537470">
        <w:rPr>
          <w:rFonts w:ascii="Arial" w:hAnsi="Arial" w:cs="Arial"/>
          <w:sz w:val="22"/>
          <w:szCs w:val="22"/>
        </w:rPr>
        <w:instrText xml:space="preserve"> ADDIN EN.CITE.DATA </w:instrText>
      </w:r>
      <w:r w:rsidR="00537470">
        <w:rPr>
          <w:rFonts w:ascii="Arial" w:hAnsi="Arial" w:cs="Arial"/>
          <w:sz w:val="22"/>
          <w:szCs w:val="22"/>
        </w:rPr>
      </w:r>
      <w:r w:rsidR="00537470">
        <w:rPr>
          <w:rFonts w:ascii="Arial" w:hAnsi="Arial" w:cs="Arial"/>
          <w:sz w:val="22"/>
          <w:szCs w:val="22"/>
        </w:rPr>
        <w:fldChar w:fldCharType="end"/>
      </w:r>
      <w:r w:rsidR="002C21DB" w:rsidRPr="00652A13">
        <w:rPr>
          <w:rFonts w:ascii="Arial" w:hAnsi="Arial" w:cs="Arial"/>
          <w:sz w:val="22"/>
          <w:szCs w:val="22"/>
        </w:rPr>
      </w:r>
      <w:r w:rsidR="002C21DB" w:rsidRPr="00652A13">
        <w:rPr>
          <w:rFonts w:ascii="Arial" w:hAnsi="Arial" w:cs="Arial"/>
          <w:sz w:val="22"/>
          <w:szCs w:val="22"/>
        </w:rPr>
        <w:fldChar w:fldCharType="separate"/>
      </w:r>
      <w:r w:rsidR="00537470" w:rsidRPr="00537470">
        <w:rPr>
          <w:rFonts w:ascii="Arial" w:hAnsi="Arial" w:cs="Arial"/>
          <w:noProof/>
          <w:sz w:val="22"/>
          <w:szCs w:val="22"/>
          <w:vertAlign w:val="superscript"/>
        </w:rPr>
        <w:t>70,71</w:t>
      </w:r>
      <w:r w:rsidR="002C21DB" w:rsidRPr="00652A13">
        <w:rPr>
          <w:rFonts w:ascii="Arial" w:hAnsi="Arial" w:cs="Arial"/>
          <w:sz w:val="22"/>
          <w:szCs w:val="22"/>
        </w:rPr>
        <w:fldChar w:fldCharType="end"/>
      </w:r>
      <w:r w:rsidR="006D236E" w:rsidRPr="00652A13">
        <w:rPr>
          <w:rFonts w:ascii="Arial" w:hAnsi="Arial" w:cs="Arial"/>
          <w:sz w:val="22"/>
          <w:szCs w:val="22"/>
        </w:rPr>
        <w:t>.</w:t>
      </w:r>
      <w:r w:rsidR="002C21DB" w:rsidRPr="00652A13">
        <w:rPr>
          <w:rFonts w:ascii="Arial" w:hAnsi="Arial" w:cs="Arial"/>
          <w:sz w:val="22"/>
          <w:szCs w:val="22"/>
        </w:rPr>
        <w:t xml:space="preserve"> </w:t>
      </w:r>
      <w:r w:rsidR="0085613C">
        <w:rPr>
          <w:rFonts w:ascii="Arial" w:hAnsi="Arial" w:cs="Arial"/>
          <w:color w:val="222222"/>
          <w:sz w:val="22"/>
          <w:szCs w:val="22"/>
        </w:rPr>
        <w:t xml:space="preserve">Statistical analysis was </w:t>
      </w:r>
      <w:r w:rsidR="00BE6E6F">
        <w:rPr>
          <w:rFonts w:ascii="Arial" w:hAnsi="Arial" w:cs="Arial"/>
          <w:color w:val="222222"/>
          <w:sz w:val="22"/>
          <w:szCs w:val="22"/>
        </w:rPr>
        <w:t>performed</w:t>
      </w:r>
      <w:r w:rsidR="0085613C">
        <w:rPr>
          <w:rFonts w:ascii="Arial" w:hAnsi="Arial" w:cs="Arial"/>
          <w:color w:val="222222"/>
          <w:sz w:val="22"/>
          <w:szCs w:val="22"/>
        </w:rPr>
        <w:t xml:space="preserve"> with</w:t>
      </w:r>
      <w:r w:rsidR="0035329E" w:rsidRPr="00652A13">
        <w:rPr>
          <w:rFonts w:ascii="Arial" w:hAnsi="Arial" w:cs="Arial"/>
          <w:color w:val="222222"/>
          <w:sz w:val="22"/>
          <w:szCs w:val="22"/>
        </w:rPr>
        <w:t xml:space="preserve"> Student’s t-test.</w:t>
      </w:r>
    </w:p>
    <w:p w14:paraId="36BCBE54" w14:textId="0B49238E" w:rsidR="000971F3" w:rsidRDefault="000971F3" w:rsidP="000971F3">
      <w:pPr>
        <w:shd w:val="clear" w:color="auto" w:fill="FFFFFF"/>
        <w:spacing w:before="100" w:beforeAutospacing="1" w:after="100" w:afterAutospacing="1"/>
        <w:jc w:val="both"/>
        <w:rPr>
          <w:rFonts w:ascii="Arial" w:hAnsi="Arial" w:cs="Arial"/>
          <w:color w:val="222222"/>
          <w:sz w:val="22"/>
          <w:szCs w:val="22"/>
        </w:rPr>
      </w:pPr>
      <w:r>
        <w:rPr>
          <w:rFonts w:ascii="Arial" w:hAnsi="Arial" w:cs="Arial"/>
          <w:i/>
          <w:iCs/>
          <w:color w:val="222222"/>
          <w:sz w:val="22"/>
          <w:szCs w:val="22"/>
          <w:u w:val="single"/>
        </w:rPr>
        <w:t>Post-translation modifications</w:t>
      </w:r>
      <w:r w:rsidRPr="00694E48">
        <w:rPr>
          <w:rFonts w:ascii="Arial" w:hAnsi="Arial" w:cs="Arial"/>
          <w:color w:val="222222"/>
          <w:sz w:val="22"/>
          <w:szCs w:val="22"/>
        </w:rPr>
        <w:t xml:space="preserve">: </w:t>
      </w:r>
      <w:r>
        <w:rPr>
          <w:rFonts w:ascii="Arial" w:hAnsi="Arial" w:cs="Arial"/>
          <w:color w:val="222222"/>
          <w:sz w:val="22"/>
          <w:szCs w:val="22"/>
        </w:rPr>
        <w:t xml:space="preserve">Gluth et al </w:t>
      </w:r>
      <w:r w:rsidR="006D4B53">
        <w:rPr>
          <w:rFonts w:ascii="Arial" w:hAnsi="Arial" w:cs="Arial"/>
          <w:color w:val="222222"/>
          <w:sz w:val="22"/>
          <w:szCs w:val="22"/>
        </w:rPr>
        <w:t>(Pck00</w:t>
      </w:r>
      <w:r w:rsidR="00901084">
        <w:rPr>
          <w:rFonts w:ascii="Arial" w:hAnsi="Arial" w:cs="Arial"/>
          <w:color w:val="222222"/>
          <w:sz w:val="22"/>
          <w:szCs w:val="22"/>
        </w:rPr>
        <w:t>5</w:t>
      </w:r>
      <w:r w:rsidR="006D4B53">
        <w:rPr>
          <w:rFonts w:ascii="Arial" w:hAnsi="Arial" w:cs="Arial"/>
          <w:color w:val="222222"/>
          <w:sz w:val="22"/>
          <w:szCs w:val="22"/>
        </w:rPr>
        <w:t>)</w:t>
      </w:r>
      <w:r w:rsidR="00E74C25">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E74C25">
        <w:rPr>
          <w:rFonts w:ascii="Arial" w:hAnsi="Arial" w:cs="Arial"/>
          <w:color w:val="222222"/>
          <w:sz w:val="22"/>
          <w:szCs w:val="22"/>
        </w:rPr>
      </w:r>
      <w:r w:rsidR="00E74C2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E74C25">
        <w:rPr>
          <w:rFonts w:ascii="Arial" w:hAnsi="Arial" w:cs="Arial"/>
          <w:color w:val="222222"/>
          <w:sz w:val="22"/>
          <w:szCs w:val="22"/>
        </w:rPr>
        <w:fldChar w:fldCharType="end"/>
      </w:r>
      <w:r w:rsidR="006D4B53">
        <w:rPr>
          <w:rFonts w:ascii="Arial" w:hAnsi="Arial" w:cs="Arial"/>
          <w:color w:val="222222"/>
          <w:sz w:val="22"/>
          <w:szCs w:val="22"/>
        </w:rPr>
        <w:t xml:space="preserve"> </w:t>
      </w:r>
      <w:r>
        <w:rPr>
          <w:rFonts w:ascii="Arial" w:hAnsi="Arial" w:cs="Arial"/>
          <w:color w:val="222222"/>
          <w:sz w:val="22"/>
          <w:szCs w:val="22"/>
        </w:rPr>
        <w:t xml:space="preserve">performed multi-PTM analysis including cysteine oxidation, serine/threonine/tyrosine phosphorylation and lysine acetylation analysis of </w:t>
      </w:r>
      <w:r w:rsidRPr="00A91561">
        <w:rPr>
          <w:rFonts w:ascii="Arial" w:hAnsi="Arial" w:cs="Arial"/>
          <w:color w:val="222222"/>
          <w:sz w:val="22"/>
          <w:szCs w:val="22"/>
        </w:rPr>
        <w:t>β-TC-6 cells</w:t>
      </w:r>
      <w:r>
        <w:rPr>
          <w:rFonts w:ascii="Arial" w:hAnsi="Arial" w:cs="Arial"/>
          <w:color w:val="222222"/>
          <w:sz w:val="22"/>
          <w:szCs w:val="22"/>
        </w:rPr>
        <w:t xml:space="preserve"> treated with IFNγ </w:t>
      </w:r>
      <w:r w:rsidR="00E070A7">
        <w:rPr>
          <w:rFonts w:ascii="Arial" w:hAnsi="Arial" w:cs="Arial"/>
          <w:color w:val="222222"/>
          <w:sz w:val="22"/>
          <w:szCs w:val="22"/>
        </w:rPr>
        <w:t>+</w:t>
      </w:r>
      <w:r>
        <w:rPr>
          <w:rFonts w:ascii="Arial" w:hAnsi="Arial" w:cs="Arial"/>
          <w:color w:val="222222"/>
          <w:sz w:val="22"/>
          <w:szCs w:val="22"/>
        </w:rPr>
        <w:t xml:space="preserve"> IL-1β. After </w:t>
      </w:r>
      <w:r w:rsidR="00A015D4">
        <w:rPr>
          <w:rFonts w:ascii="Arial" w:hAnsi="Arial" w:cs="Arial"/>
          <w:color w:val="222222"/>
          <w:sz w:val="22"/>
          <w:szCs w:val="22"/>
        </w:rPr>
        <w:t>experimental time point</w:t>
      </w:r>
      <w:r w:rsidR="004C2FC8">
        <w:rPr>
          <w:rFonts w:ascii="Arial" w:hAnsi="Arial" w:cs="Arial"/>
          <w:color w:val="222222"/>
          <w:sz w:val="22"/>
          <w:szCs w:val="22"/>
        </w:rPr>
        <w:t>, cells were</w:t>
      </w:r>
      <w:r w:rsidR="00A015D4">
        <w:rPr>
          <w:rFonts w:ascii="Arial" w:hAnsi="Arial" w:cs="Arial"/>
          <w:color w:val="222222"/>
          <w:sz w:val="22"/>
          <w:szCs w:val="22"/>
        </w:rPr>
        <w:t xml:space="preserve"> </w:t>
      </w:r>
      <w:r>
        <w:rPr>
          <w:rFonts w:ascii="Arial" w:hAnsi="Arial" w:cs="Arial"/>
          <w:color w:val="222222"/>
          <w:sz w:val="22"/>
          <w:szCs w:val="22"/>
        </w:rPr>
        <w:t>harvest</w:t>
      </w:r>
      <w:r w:rsidR="004C2FC8">
        <w:rPr>
          <w:rFonts w:ascii="Arial" w:hAnsi="Arial" w:cs="Arial"/>
          <w:color w:val="222222"/>
          <w:sz w:val="22"/>
          <w:szCs w:val="22"/>
        </w:rPr>
        <w:t xml:space="preserve">ed and </w:t>
      </w:r>
      <w:r>
        <w:rPr>
          <w:rFonts w:ascii="Arial" w:hAnsi="Arial" w:cs="Arial"/>
          <w:color w:val="222222"/>
          <w:sz w:val="22"/>
          <w:szCs w:val="22"/>
        </w:rPr>
        <w:t>lysed and free thiols were blocked with N-ethylmaleimide (NEM), followed by automated s</w:t>
      </w:r>
      <w:r w:rsidRPr="00E0653B">
        <w:rPr>
          <w:rFonts w:ascii="Arial" w:hAnsi="Arial" w:cs="Arial"/>
          <w:color w:val="222222"/>
          <w:sz w:val="22"/>
          <w:szCs w:val="22"/>
        </w:rPr>
        <w:t>ingle-pot, solid-phase–enhanced sample preparation (SP3)</w:t>
      </w:r>
      <w:r>
        <w:rPr>
          <w:rFonts w:ascii="Arial" w:hAnsi="Arial" w:cs="Arial"/>
          <w:color w:val="222222"/>
          <w:sz w:val="22"/>
          <w:szCs w:val="22"/>
        </w:rPr>
        <w:t xml:space="preserve"> for protein digestion. Peptides were labeled with 18-plex </w:t>
      </w:r>
      <w:r w:rsidR="00131D3D">
        <w:rPr>
          <w:rFonts w:ascii="Arial" w:hAnsi="Arial" w:cs="Arial"/>
          <w:color w:val="222222"/>
          <w:sz w:val="22"/>
          <w:szCs w:val="22"/>
        </w:rPr>
        <w:t xml:space="preserve">TMT </w:t>
      </w:r>
      <w:r>
        <w:rPr>
          <w:rFonts w:ascii="Arial" w:hAnsi="Arial" w:cs="Arial"/>
          <w:color w:val="222222"/>
          <w:sz w:val="22"/>
          <w:szCs w:val="22"/>
        </w:rPr>
        <w:t xml:space="preserve">and submitted to </w:t>
      </w:r>
      <w:r w:rsidR="00BD3521">
        <w:rPr>
          <w:rFonts w:ascii="Arial" w:hAnsi="Arial" w:cs="Arial"/>
          <w:color w:val="222222"/>
          <w:sz w:val="22"/>
          <w:szCs w:val="22"/>
        </w:rPr>
        <w:t xml:space="preserve">enrichment of </w:t>
      </w:r>
      <w:r>
        <w:rPr>
          <w:rFonts w:ascii="Arial" w:hAnsi="Arial" w:cs="Arial"/>
          <w:color w:val="222222"/>
          <w:sz w:val="22"/>
          <w:szCs w:val="22"/>
        </w:rPr>
        <w:t>oxidized cysteine</w:t>
      </w:r>
      <w:r w:rsidR="00BD3521">
        <w:rPr>
          <w:rFonts w:ascii="Arial" w:hAnsi="Arial" w:cs="Arial"/>
          <w:color w:val="222222"/>
          <w:sz w:val="22"/>
          <w:szCs w:val="22"/>
        </w:rPr>
        <w:t>-containing peptides</w:t>
      </w:r>
      <w:r>
        <w:rPr>
          <w:rFonts w:ascii="Arial" w:hAnsi="Arial" w:cs="Arial"/>
          <w:color w:val="222222"/>
          <w:sz w:val="22"/>
          <w:szCs w:val="22"/>
        </w:rPr>
        <w:t>, phosphopeptide</w:t>
      </w:r>
      <w:r w:rsidR="00BD09CC">
        <w:rPr>
          <w:rFonts w:ascii="Arial" w:hAnsi="Arial" w:cs="Arial"/>
          <w:color w:val="222222"/>
          <w:sz w:val="22"/>
          <w:szCs w:val="22"/>
        </w:rPr>
        <w:t>s,</w:t>
      </w:r>
      <w:r>
        <w:rPr>
          <w:rFonts w:ascii="Arial" w:hAnsi="Arial" w:cs="Arial"/>
          <w:color w:val="222222"/>
          <w:sz w:val="22"/>
          <w:szCs w:val="22"/>
        </w:rPr>
        <w:t xml:space="preserve"> and acetyl</w:t>
      </w:r>
      <w:ins w:id="191" w:author="Nakayasu, Ernesto S" w:date="2026-05-12T09:43:00Z" w16du:dateUtc="2026-05-12T16:43:00Z">
        <w:r w:rsidR="00974C78">
          <w:rPr>
            <w:rFonts w:ascii="Arial" w:hAnsi="Arial" w:cs="Arial"/>
            <w:color w:val="222222"/>
            <w:sz w:val="22"/>
            <w:szCs w:val="22"/>
          </w:rPr>
          <w:t xml:space="preserve">ated </w:t>
        </w:r>
      </w:ins>
      <w:r>
        <w:rPr>
          <w:rFonts w:ascii="Arial" w:hAnsi="Arial" w:cs="Arial"/>
          <w:color w:val="222222"/>
          <w:sz w:val="22"/>
          <w:szCs w:val="22"/>
        </w:rPr>
        <w:t>peptide</w:t>
      </w:r>
      <w:r w:rsidR="00BD09CC">
        <w:rPr>
          <w:rFonts w:ascii="Arial" w:hAnsi="Arial" w:cs="Arial"/>
          <w:color w:val="222222"/>
          <w:sz w:val="22"/>
          <w:szCs w:val="22"/>
        </w:rPr>
        <w:t>s</w:t>
      </w:r>
      <w:r>
        <w:rPr>
          <w:rFonts w:ascii="Arial" w:hAnsi="Arial" w:cs="Arial"/>
          <w:color w:val="222222"/>
          <w:sz w:val="22"/>
          <w:szCs w:val="22"/>
        </w:rPr>
        <w:t xml:space="preserve">. Enriched peptides were fractioned </w:t>
      </w:r>
      <w:r w:rsidR="00BD09CC">
        <w:rPr>
          <w:rFonts w:ascii="Arial" w:hAnsi="Arial" w:cs="Arial"/>
          <w:color w:val="222222"/>
          <w:sz w:val="22"/>
          <w:szCs w:val="22"/>
        </w:rPr>
        <w:t>using</w:t>
      </w:r>
      <w:r>
        <w:rPr>
          <w:rFonts w:ascii="Arial" w:hAnsi="Arial" w:cs="Arial"/>
          <w:color w:val="222222"/>
          <w:sz w:val="22"/>
          <w:szCs w:val="22"/>
        </w:rPr>
        <w:t xml:space="preserve"> high pH reverse phase chromatography and analyzed by LC-MS/MS on a</w:t>
      </w:r>
      <w:r w:rsidR="00AE3990">
        <w:rPr>
          <w:rFonts w:ascii="Arial" w:hAnsi="Arial" w:cs="Arial"/>
          <w:color w:val="222222"/>
          <w:sz w:val="22"/>
          <w:szCs w:val="22"/>
        </w:rPr>
        <w:t>n</w:t>
      </w:r>
      <w:r>
        <w:rPr>
          <w:rFonts w:ascii="Arial" w:hAnsi="Arial" w:cs="Arial"/>
          <w:color w:val="222222"/>
          <w:sz w:val="22"/>
          <w:szCs w:val="22"/>
        </w:rPr>
        <w:t xml:space="preserve"> Orbitrap Exploris 480 (both from Thermo Fisher Scientific).</w:t>
      </w:r>
      <w:r w:rsidRPr="00E0653B">
        <w:rPr>
          <w:rFonts w:ascii="Arial" w:hAnsi="Arial" w:cs="Arial"/>
          <w:color w:val="222222"/>
          <w:sz w:val="22"/>
          <w:szCs w:val="22"/>
        </w:rPr>
        <w:t xml:space="preserve"> </w:t>
      </w:r>
      <w:r w:rsidRPr="00694E48">
        <w:rPr>
          <w:rFonts w:ascii="Arial" w:hAnsi="Arial" w:cs="Arial"/>
          <w:color w:val="222222"/>
          <w:sz w:val="22"/>
          <w:szCs w:val="22"/>
        </w:rPr>
        <w:t xml:space="preserve">Initial processing of raw MS/MS data </w:t>
      </w:r>
      <w:r w:rsidR="004C2FC8">
        <w:rPr>
          <w:rFonts w:ascii="Arial" w:hAnsi="Arial" w:cs="Arial"/>
          <w:color w:val="222222"/>
          <w:sz w:val="22"/>
          <w:szCs w:val="22"/>
        </w:rPr>
        <w:t>was</w:t>
      </w:r>
      <w:r w:rsidRPr="00694E48">
        <w:rPr>
          <w:rFonts w:ascii="Arial" w:hAnsi="Arial" w:cs="Arial"/>
          <w:color w:val="222222"/>
          <w:sz w:val="22"/>
          <w:szCs w:val="22"/>
        </w:rPr>
        <w:t xml:space="preserve"> performed with MaxQuant</w:t>
      </w:r>
      <w:r>
        <w:rPr>
          <w:rFonts w:ascii="Arial" w:hAnsi="Arial" w:cs="Arial"/>
          <w:color w:val="222222"/>
          <w:sz w:val="22"/>
          <w:szCs w:val="22"/>
        </w:rPr>
        <w:t xml:space="preserve"> </w:t>
      </w:r>
      <w:r>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65,66</w:t>
      </w:r>
      <w:r>
        <w:rPr>
          <w:rFonts w:ascii="Arial" w:hAnsi="Arial" w:cs="Arial"/>
          <w:color w:val="222222"/>
          <w:sz w:val="22"/>
          <w:szCs w:val="22"/>
        </w:rPr>
        <w:fldChar w:fldCharType="end"/>
      </w:r>
      <w:r w:rsidRPr="00694E48">
        <w:rPr>
          <w:rFonts w:ascii="Arial" w:hAnsi="Arial" w:cs="Arial"/>
          <w:color w:val="222222"/>
          <w:sz w:val="22"/>
          <w:szCs w:val="22"/>
        </w:rPr>
        <w:t xml:space="preserve">. Peptide searches </w:t>
      </w:r>
      <w:r w:rsidR="00A11DC0">
        <w:rPr>
          <w:rFonts w:ascii="Arial" w:hAnsi="Arial" w:cs="Arial"/>
          <w:color w:val="222222"/>
          <w:sz w:val="22"/>
          <w:szCs w:val="22"/>
        </w:rPr>
        <w:t>we</w:t>
      </w:r>
      <w:r w:rsidRPr="00694E48">
        <w:rPr>
          <w:rFonts w:ascii="Arial" w:hAnsi="Arial" w:cs="Arial"/>
          <w:color w:val="222222"/>
          <w:sz w:val="22"/>
          <w:szCs w:val="22"/>
        </w:rPr>
        <w:t xml:space="preserve">re conducted against the </w:t>
      </w:r>
      <w:r>
        <w:rPr>
          <w:rFonts w:ascii="Arial" w:hAnsi="Arial" w:cs="Arial"/>
          <w:color w:val="222222"/>
          <w:sz w:val="22"/>
          <w:szCs w:val="22"/>
        </w:rPr>
        <w:t>mouse</w:t>
      </w:r>
      <w:r w:rsidRPr="00694E48">
        <w:rPr>
          <w:rFonts w:ascii="Arial" w:hAnsi="Arial" w:cs="Arial"/>
          <w:color w:val="222222"/>
          <w:sz w:val="22"/>
          <w:szCs w:val="22"/>
        </w:rPr>
        <w:t xml:space="preserve"> UniProt database, allowing up to two missed cleavages and incorporating variable modifications such as acetylation (protein N-term</w:t>
      </w:r>
      <w:r>
        <w:rPr>
          <w:rFonts w:ascii="Arial" w:hAnsi="Arial" w:cs="Arial"/>
          <w:color w:val="222222"/>
          <w:sz w:val="22"/>
          <w:szCs w:val="22"/>
        </w:rPr>
        <w:t xml:space="preserve"> and lysine side chain</w:t>
      </w:r>
      <w:r w:rsidRPr="00694E48">
        <w:rPr>
          <w:rFonts w:ascii="Arial" w:hAnsi="Arial" w:cs="Arial"/>
          <w:color w:val="222222"/>
          <w:sz w:val="22"/>
          <w:szCs w:val="22"/>
        </w:rPr>
        <w:t xml:space="preserve">), oxidation (M), and phosphorylation (STY), along with </w:t>
      </w:r>
      <w:r>
        <w:rPr>
          <w:rFonts w:ascii="Arial" w:hAnsi="Arial" w:cs="Arial"/>
          <w:color w:val="222222"/>
          <w:sz w:val="22"/>
          <w:szCs w:val="22"/>
        </w:rPr>
        <w:t>NEM</w:t>
      </w:r>
      <w:r w:rsidRPr="00694E48">
        <w:rPr>
          <w:rFonts w:ascii="Arial" w:hAnsi="Arial" w:cs="Arial"/>
          <w:color w:val="222222"/>
          <w:sz w:val="22"/>
          <w:szCs w:val="22"/>
        </w:rPr>
        <w:t xml:space="preserve"> (C) as </w:t>
      </w:r>
      <w:r w:rsidR="001805B0">
        <w:rPr>
          <w:rFonts w:ascii="Arial" w:hAnsi="Arial" w:cs="Arial"/>
          <w:color w:val="222222"/>
          <w:sz w:val="22"/>
          <w:szCs w:val="22"/>
        </w:rPr>
        <w:t>variable</w:t>
      </w:r>
      <w:r w:rsidRPr="00694E48">
        <w:rPr>
          <w:rFonts w:ascii="Arial" w:hAnsi="Arial" w:cs="Arial"/>
          <w:color w:val="222222"/>
          <w:sz w:val="22"/>
          <w:szCs w:val="22"/>
        </w:rPr>
        <w:t xml:space="preserve"> modification</w:t>
      </w:r>
      <w:r w:rsidR="001805B0">
        <w:rPr>
          <w:rFonts w:ascii="Arial" w:hAnsi="Arial" w:cs="Arial"/>
          <w:color w:val="222222"/>
          <w:sz w:val="22"/>
          <w:szCs w:val="22"/>
        </w:rPr>
        <w:t>s</w:t>
      </w:r>
      <w:r w:rsidRPr="00694E48">
        <w:rPr>
          <w:rFonts w:ascii="Arial" w:hAnsi="Arial" w:cs="Arial"/>
          <w:color w:val="222222"/>
          <w:sz w:val="22"/>
          <w:szCs w:val="22"/>
        </w:rPr>
        <w:t>. False</w:t>
      </w:r>
      <w:r w:rsidR="000B5755">
        <w:rPr>
          <w:rFonts w:ascii="Arial" w:hAnsi="Arial" w:cs="Arial"/>
          <w:color w:val="222222"/>
          <w:sz w:val="22"/>
          <w:szCs w:val="22"/>
        </w:rPr>
        <w:t>-</w:t>
      </w:r>
      <w:r w:rsidRPr="00694E48">
        <w:rPr>
          <w:rFonts w:ascii="Arial" w:hAnsi="Arial" w:cs="Arial"/>
          <w:color w:val="222222"/>
          <w:sz w:val="22"/>
          <w:szCs w:val="22"/>
        </w:rPr>
        <w:t xml:space="preserve">discovery rates (FDRs) </w:t>
      </w:r>
      <w:r>
        <w:rPr>
          <w:rFonts w:ascii="Arial" w:hAnsi="Arial" w:cs="Arial"/>
          <w:color w:val="222222"/>
          <w:sz w:val="22"/>
          <w:szCs w:val="22"/>
        </w:rPr>
        <w:t>were set</w:t>
      </w:r>
      <w:r w:rsidRPr="00694E48">
        <w:rPr>
          <w:rFonts w:ascii="Arial" w:hAnsi="Arial" w:cs="Arial"/>
          <w:color w:val="222222"/>
          <w:sz w:val="22"/>
          <w:szCs w:val="22"/>
        </w:rPr>
        <w:t xml:space="preserve"> at 1%</w:t>
      </w:r>
      <w:r>
        <w:rPr>
          <w:rFonts w:ascii="Arial" w:hAnsi="Arial" w:cs="Arial"/>
          <w:color w:val="222222"/>
          <w:sz w:val="22"/>
          <w:szCs w:val="22"/>
        </w:rPr>
        <w:t xml:space="preserve"> for both</w:t>
      </w:r>
      <w:r w:rsidRPr="00694E48">
        <w:rPr>
          <w:rFonts w:ascii="Arial" w:hAnsi="Arial" w:cs="Arial"/>
          <w:color w:val="222222"/>
          <w:sz w:val="22"/>
          <w:szCs w:val="22"/>
        </w:rPr>
        <w:t xml:space="preserve"> peptide</w:t>
      </w:r>
      <w:r>
        <w:rPr>
          <w:rFonts w:ascii="Arial" w:hAnsi="Arial" w:cs="Arial"/>
          <w:color w:val="222222"/>
          <w:sz w:val="22"/>
          <w:szCs w:val="22"/>
        </w:rPr>
        <w:t xml:space="preserve"> and protein levels</w:t>
      </w:r>
      <w:r w:rsidRPr="00694E48">
        <w:rPr>
          <w:rFonts w:ascii="Arial" w:hAnsi="Arial" w:cs="Arial"/>
          <w:color w:val="222222"/>
          <w:sz w:val="22"/>
          <w:szCs w:val="22"/>
        </w:rPr>
        <w:t xml:space="preserve">. </w:t>
      </w:r>
      <w:r w:rsidR="00B95DA7">
        <w:rPr>
          <w:rFonts w:ascii="Arial" w:hAnsi="Arial" w:cs="Arial"/>
          <w:color w:val="222222"/>
          <w:sz w:val="22"/>
          <w:szCs w:val="22"/>
        </w:rPr>
        <w:t xml:space="preserve">The global median method was used for normalization for protein abundance data, and the median values of the abundance data </w:t>
      </w:r>
      <w:r w:rsidR="000B5755">
        <w:rPr>
          <w:rFonts w:ascii="Arial" w:hAnsi="Arial" w:cs="Arial"/>
          <w:color w:val="222222"/>
          <w:sz w:val="22"/>
          <w:szCs w:val="22"/>
        </w:rPr>
        <w:t>were</w:t>
      </w:r>
      <w:r w:rsidR="00B95DA7">
        <w:rPr>
          <w:rFonts w:ascii="Arial" w:hAnsi="Arial" w:cs="Arial"/>
          <w:color w:val="222222"/>
          <w:sz w:val="22"/>
          <w:szCs w:val="22"/>
        </w:rPr>
        <w:t xml:space="preserve"> also used to normalize PTM datasets. For each PTM site, the level was further adjusted by subtracting the protein abundance so that any changes at the PTM </w:t>
      </w:r>
      <w:r w:rsidR="00CC6B6A">
        <w:rPr>
          <w:rFonts w:ascii="Arial" w:hAnsi="Arial" w:cs="Arial"/>
          <w:color w:val="222222"/>
          <w:sz w:val="22"/>
          <w:szCs w:val="22"/>
        </w:rPr>
        <w:t>are</w:t>
      </w:r>
      <w:r w:rsidR="00B95DA7">
        <w:rPr>
          <w:rFonts w:ascii="Arial" w:hAnsi="Arial" w:cs="Arial"/>
          <w:color w:val="222222"/>
          <w:sz w:val="22"/>
          <w:szCs w:val="22"/>
        </w:rPr>
        <w:t xml:space="preserve"> not due to a change at the protein abundance. </w:t>
      </w:r>
      <w:r w:rsidRPr="00CD3332">
        <w:rPr>
          <w:rFonts w:ascii="Arial" w:hAnsi="Arial" w:cs="Arial"/>
          <w:color w:val="222222"/>
          <w:sz w:val="22"/>
          <w:szCs w:val="22"/>
        </w:rPr>
        <w:t>The RStudio packages “limma”</w:t>
      </w:r>
      <w:r>
        <w:rPr>
          <w:rFonts w:ascii="Arial" w:hAnsi="Arial" w:cs="Arial"/>
          <w:color w:val="222222"/>
          <w:sz w:val="22"/>
          <w:szCs w:val="22"/>
        </w:rPr>
        <w:t xml:space="preserve">and </w:t>
      </w:r>
      <w:r w:rsidRPr="004F654F">
        <w:rPr>
          <w:rFonts w:ascii="Arial" w:hAnsi="Arial" w:cs="Arial"/>
          <w:color w:val="222222"/>
          <w:sz w:val="22"/>
          <w:szCs w:val="22"/>
        </w:rPr>
        <w:t>MSnSet.utils</w:t>
      </w:r>
      <w:r>
        <w:rPr>
          <w:rFonts w:ascii="Arial" w:hAnsi="Arial" w:cs="Arial"/>
          <w:color w:val="222222"/>
          <w:sz w:val="22"/>
          <w:szCs w:val="22"/>
        </w:rPr>
        <w:t xml:space="preserve"> </w:t>
      </w:r>
      <w:r w:rsidRPr="004F654F">
        <w:rPr>
          <w:rFonts w:ascii="Arial" w:hAnsi="Arial" w:cs="Arial"/>
          <w:color w:val="222222"/>
          <w:sz w:val="22"/>
          <w:szCs w:val="22"/>
        </w:rPr>
        <w:t>were used for two-sample t-tests and one-way ANOVAs, respectively</w:t>
      </w:r>
      <w:r>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NTksNzI8L3N0eWxlPjwvRGlzcGxheVRleHQ+PHJlY29yZD48cmVjLW51bWJlcj40MDwvcmVjLW51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==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PEVuZE5vdGU+PENpdGU+PEF1dGhvcj5SaXRjaGllPC9BdXRob3I+PFllYXI+MjAxNTwvWWVhcj48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==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59,72</w:t>
      </w:r>
      <w:r>
        <w:rPr>
          <w:rFonts w:ascii="Arial" w:hAnsi="Arial" w:cs="Arial"/>
          <w:color w:val="222222"/>
          <w:sz w:val="22"/>
          <w:szCs w:val="22"/>
        </w:rPr>
        <w:fldChar w:fldCharType="end"/>
      </w:r>
      <w:r w:rsidRPr="004F654F">
        <w:rPr>
          <w:rFonts w:ascii="Arial" w:hAnsi="Arial" w:cs="Arial"/>
          <w:color w:val="222222"/>
          <w:sz w:val="22"/>
          <w:szCs w:val="22"/>
        </w:rPr>
        <w:t>. </w:t>
      </w:r>
    </w:p>
    <w:p w14:paraId="01DE5AC9" w14:textId="7DE7E3D6" w:rsidR="000971F3" w:rsidRPr="00694E48" w:rsidRDefault="000971F3" w:rsidP="000971F3">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Yi et al</w:t>
      </w:r>
      <w:r w:rsidR="00146F1F">
        <w:rPr>
          <w:rFonts w:ascii="Arial" w:hAnsi="Arial" w:cs="Arial"/>
          <w:color w:val="222222"/>
          <w:sz w:val="22"/>
          <w:szCs w:val="22"/>
        </w:rPr>
        <w:t>.</w:t>
      </w:r>
      <w:r>
        <w:rPr>
          <w:rFonts w:ascii="Arial" w:hAnsi="Arial" w:cs="Arial"/>
          <w:color w:val="222222"/>
          <w:sz w:val="22"/>
          <w:szCs w:val="22"/>
        </w:rPr>
        <w:t xml:space="preserve"> performed phosphoproteomics analysis of human islets treated with IFNγ </w:t>
      </w:r>
      <w:r w:rsidR="00E070A7">
        <w:rPr>
          <w:rFonts w:ascii="Arial" w:hAnsi="Arial" w:cs="Arial"/>
          <w:color w:val="222222"/>
          <w:sz w:val="22"/>
          <w:szCs w:val="22"/>
        </w:rPr>
        <w:t>+</w:t>
      </w:r>
      <w:r>
        <w:rPr>
          <w:rFonts w:ascii="Arial" w:hAnsi="Arial" w:cs="Arial"/>
          <w:color w:val="222222"/>
          <w:sz w:val="22"/>
          <w:szCs w:val="22"/>
        </w:rPr>
        <w:t xml:space="preserve"> IL-1β</w:t>
      </w:r>
      <w:r w:rsidR="00443DF3">
        <w:rPr>
          <w:rFonts w:ascii="Arial" w:hAnsi="Arial" w:cs="Arial"/>
          <w:color w:val="222222"/>
          <w:sz w:val="22"/>
          <w:szCs w:val="22"/>
        </w:rPr>
        <w:t xml:space="preserve"> (Pck01</w:t>
      </w:r>
      <w:r w:rsidR="00901084">
        <w:rPr>
          <w:rFonts w:ascii="Arial" w:hAnsi="Arial" w:cs="Arial"/>
          <w:color w:val="222222"/>
          <w:sz w:val="22"/>
          <w:szCs w:val="22"/>
        </w:rPr>
        <w:t>4</w:t>
      </w:r>
      <w:r w:rsidR="00443DF3">
        <w:rPr>
          <w:rFonts w:ascii="Arial" w:hAnsi="Arial" w:cs="Arial"/>
          <w:color w:val="222222"/>
          <w:sz w:val="22"/>
          <w:szCs w:val="22"/>
        </w:rPr>
        <w:t>)</w:t>
      </w:r>
      <w:r>
        <w:rPr>
          <w:rFonts w:ascii="Arial" w:hAnsi="Arial" w:cs="Arial"/>
          <w:color w:val="222222"/>
          <w:sz w:val="22"/>
          <w:szCs w:val="22"/>
        </w:rPr>
        <w:fldChar w:fldCharType="begin">
          <w:fldData xml:space="preserve">PEVuZE5vdGU+PENpdGU+PEF1dGhvcj5ZaTwvQXV0aG9yPjxZZWFyPjIwMTk8L1llYXI+PFJlY051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PEVuZE5vdGU+PENpdGU+PEF1dGhvcj5ZaTwvQXV0aG9yPjxZZWFyPjIwMTk8L1llYXI+PFJlY051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40</w:t>
      </w:r>
      <w:r>
        <w:rPr>
          <w:rFonts w:ascii="Arial" w:hAnsi="Arial" w:cs="Arial"/>
          <w:color w:val="222222"/>
          <w:sz w:val="22"/>
          <w:szCs w:val="22"/>
        </w:rPr>
        <w:fldChar w:fldCharType="end"/>
      </w:r>
      <w:r>
        <w:rPr>
          <w:rFonts w:ascii="Arial" w:hAnsi="Arial" w:cs="Arial"/>
          <w:color w:val="222222"/>
          <w:sz w:val="22"/>
          <w:szCs w:val="22"/>
        </w:rPr>
        <w:t xml:space="preserve">. Islets were harvested and lysed prior to </w:t>
      </w:r>
      <w:r w:rsidR="00B16E11">
        <w:rPr>
          <w:rFonts w:ascii="Arial" w:hAnsi="Arial" w:cs="Arial"/>
          <w:color w:val="222222"/>
          <w:sz w:val="22"/>
          <w:szCs w:val="22"/>
        </w:rPr>
        <w:t>having</w:t>
      </w:r>
      <w:r>
        <w:rPr>
          <w:rFonts w:ascii="Arial" w:hAnsi="Arial" w:cs="Arial"/>
          <w:color w:val="222222"/>
          <w:sz w:val="22"/>
          <w:szCs w:val="22"/>
        </w:rPr>
        <w:t xml:space="preserve"> the cysteine residues reduced with dithiothreitol and alkylated with iodoacetamide. Samples were then digested </w:t>
      </w:r>
      <w:r w:rsidR="00F377C3">
        <w:rPr>
          <w:rFonts w:ascii="Arial" w:hAnsi="Arial" w:cs="Arial"/>
          <w:color w:val="222222"/>
          <w:sz w:val="22"/>
          <w:szCs w:val="22"/>
        </w:rPr>
        <w:t>using</w:t>
      </w:r>
      <w:r w:rsidR="00A11DC0">
        <w:rPr>
          <w:rFonts w:ascii="Arial" w:hAnsi="Arial" w:cs="Arial"/>
          <w:color w:val="222222"/>
          <w:sz w:val="22"/>
          <w:szCs w:val="22"/>
        </w:rPr>
        <w:t xml:space="preserve"> </w:t>
      </w:r>
      <w:r>
        <w:rPr>
          <w:rFonts w:ascii="Arial" w:hAnsi="Arial" w:cs="Arial"/>
          <w:color w:val="222222"/>
          <w:sz w:val="22"/>
          <w:szCs w:val="22"/>
        </w:rPr>
        <w:t>trypsin (sequencing grade, Promega) and labeled with 10-plex TMT. Phosphopeptides were enriched by immobilized-metal affinity chromatography (IMAC)</w:t>
      </w:r>
      <w:r w:rsidR="007202E5">
        <w:rPr>
          <w:rFonts w:ascii="Arial" w:hAnsi="Arial" w:cs="Arial"/>
          <w:color w:val="222222"/>
          <w:sz w:val="22"/>
          <w:szCs w:val="22"/>
        </w:rPr>
        <w:fldChar w:fldCharType="begin">
          <w:fldData xml:space="preserve">PEVuZE5vdGU+PENpdGU+PEF1dGhvcj5PbHNlbjwvQXV0aG9yPjxZZWFyPjIwMDY8L1llYXI+PFJl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PEVuZE5vdGU+PENpdGU+PEF1dGhvcj5PbHNlbjwvQXV0aG9yPjxZZWFyPjIwMDY8L1llYXI+PFJl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7202E5">
        <w:rPr>
          <w:rFonts w:ascii="Arial" w:hAnsi="Arial" w:cs="Arial"/>
          <w:color w:val="222222"/>
          <w:sz w:val="22"/>
          <w:szCs w:val="22"/>
        </w:rPr>
      </w:r>
      <w:r w:rsidR="007202E5">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73</w:t>
      </w:r>
      <w:r w:rsidR="007202E5">
        <w:rPr>
          <w:rFonts w:ascii="Arial" w:hAnsi="Arial" w:cs="Arial"/>
          <w:color w:val="222222"/>
          <w:sz w:val="22"/>
          <w:szCs w:val="22"/>
        </w:rPr>
        <w:fldChar w:fldCharType="end"/>
      </w:r>
      <w:r w:rsidR="0062267E">
        <w:rPr>
          <w:rFonts w:ascii="Arial" w:hAnsi="Arial" w:cs="Arial"/>
          <w:color w:val="222222"/>
          <w:sz w:val="22"/>
          <w:szCs w:val="22"/>
        </w:rPr>
        <w:t>.</w:t>
      </w:r>
      <w:r w:rsidR="00BD7083" w:rsidRPr="00BD7083">
        <w:t xml:space="preserve"> </w:t>
      </w:r>
      <w:r w:rsidR="00BD7083" w:rsidRPr="00BD7083">
        <w:rPr>
          <w:rFonts w:ascii="Arial" w:hAnsi="Arial" w:cs="Arial"/>
          <w:color w:val="222222"/>
          <w:sz w:val="22"/>
          <w:szCs w:val="22"/>
        </w:rPr>
        <w:t>Lyophilized phosphopeptides were reconstituted</w:t>
      </w:r>
      <w:r w:rsidR="00EA06CF">
        <w:rPr>
          <w:rFonts w:ascii="Arial" w:hAnsi="Arial" w:cs="Arial"/>
          <w:color w:val="222222"/>
          <w:sz w:val="22"/>
          <w:szCs w:val="22"/>
        </w:rPr>
        <w:t xml:space="preserve"> and separated</w:t>
      </w:r>
      <w:r w:rsidR="003451A4">
        <w:rPr>
          <w:rFonts w:ascii="Arial" w:hAnsi="Arial" w:cs="Arial"/>
          <w:color w:val="222222"/>
          <w:sz w:val="22"/>
          <w:szCs w:val="22"/>
        </w:rPr>
        <w:t xml:space="preserve"> </w:t>
      </w:r>
      <w:r w:rsidR="003451A4" w:rsidRPr="00BD7083">
        <w:rPr>
          <w:rFonts w:ascii="Arial" w:hAnsi="Arial" w:cs="Arial"/>
          <w:color w:val="222222"/>
          <w:sz w:val="22"/>
          <w:szCs w:val="22"/>
        </w:rPr>
        <w:t>on an in-house packed analytical column (75 µm i.d. × 20 cm) containing 1.9-µm ReproSil C18 resin</w:t>
      </w:r>
      <w:r w:rsidR="00EA06CF">
        <w:rPr>
          <w:rFonts w:ascii="Arial" w:hAnsi="Arial" w:cs="Arial"/>
          <w:color w:val="222222"/>
          <w:sz w:val="22"/>
          <w:szCs w:val="22"/>
        </w:rPr>
        <w:t xml:space="preserve"> and </w:t>
      </w:r>
      <w:r w:rsidR="00BD7083" w:rsidRPr="00BD7083">
        <w:rPr>
          <w:rFonts w:ascii="Arial" w:hAnsi="Arial" w:cs="Arial"/>
          <w:color w:val="222222"/>
          <w:sz w:val="22"/>
          <w:szCs w:val="22"/>
        </w:rPr>
        <w:t>injected directly into a nanoACQUITY UPLC system (Waters Corp., Milford, MA). The LC system was coupled online with an Orbitrap Fusion Lumos Tribrid mass spectrometer (Thermo Scientific, San Jose, CA). Data were acquired in a data</w:t>
      </w:r>
      <w:r w:rsidR="00B64F9F">
        <w:rPr>
          <w:rFonts w:ascii="Arial" w:hAnsi="Arial" w:cs="Arial"/>
          <w:color w:val="222222"/>
          <w:sz w:val="22"/>
          <w:szCs w:val="22"/>
        </w:rPr>
        <w:t>-</w:t>
      </w:r>
      <w:r w:rsidR="00BD7083" w:rsidRPr="00BD7083">
        <w:rPr>
          <w:rFonts w:ascii="Arial" w:hAnsi="Arial" w:cs="Arial"/>
          <w:color w:val="222222"/>
          <w:sz w:val="22"/>
          <w:szCs w:val="22"/>
        </w:rPr>
        <w:t xml:space="preserve">dependent mode </w:t>
      </w:r>
      <w:r w:rsidR="009820FE">
        <w:rPr>
          <w:rFonts w:ascii="Arial" w:hAnsi="Arial" w:cs="Arial"/>
          <w:color w:val="222222"/>
          <w:sz w:val="22"/>
          <w:szCs w:val="22"/>
        </w:rPr>
        <w:t xml:space="preserve">and </w:t>
      </w:r>
      <w:r>
        <w:rPr>
          <w:rFonts w:ascii="Arial" w:hAnsi="Arial" w:cs="Arial"/>
          <w:color w:val="222222"/>
          <w:sz w:val="22"/>
          <w:szCs w:val="22"/>
        </w:rPr>
        <w:t>processed with MaxQuant by searching against human sequences from the Uni</w:t>
      </w:r>
      <w:r w:rsidR="009820FE">
        <w:rPr>
          <w:rFonts w:ascii="Arial" w:hAnsi="Arial" w:cs="Arial"/>
          <w:color w:val="222222"/>
          <w:sz w:val="22"/>
          <w:szCs w:val="22"/>
        </w:rPr>
        <w:t>P</w:t>
      </w:r>
      <w:r>
        <w:rPr>
          <w:rFonts w:ascii="Arial" w:hAnsi="Arial" w:cs="Arial"/>
          <w:color w:val="222222"/>
          <w:sz w:val="22"/>
          <w:szCs w:val="22"/>
        </w:rPr>
        <w:t>rot Knowledgebas</w:t>
      </w:r>
      <w:r>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PEVuZE5vdGU+PENpdGU+PEF1dGhvcj5Db3g8L0F1dGhvcj48WWVhcj4yMDA4PC9ZZWFyPjxSZWNO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65,66</w:t>
      </w:r>
      <w:r>
        <w:rPr>
          <w:rFonts w:ascii="Arial" w:hAnsi="Arial" w:cs="Arial"/>
          <w:color w:val="222222"/>
          <w:sz w:val="22"/>
          <w:szCs w:val="22"/>
        </w:rPr>
        <w:fldChar w:fldCharType="end"/>
      </w:r>
      <w:r>
        <w:rPr>
          <w:rFonts w:ascii="Arial" w:hAnsi="Arial" w:cs="Arial"/>
          <w:color w:val="222222"/>
          <w:sz w:val="22"/>
          <w:szCs w:val="22"/>
        </w:rPr>
        <w:t>. A</w:t>
      </w:r>
      <w:r w:rsidRPr="00D1449D">
        <w:rPr>
          <w:rFonts w:ascii="Arial" w:hAnsi="Arial" w:cs="Arial"/>
          <w:color w:val="222222"/>
          <w:sz w:val="22"/>
          <w:szCs w:val="22"/>
        </w:rPr>
        <w:t>cetylation (protein N-term</w:t>
      </w:r>
      <w:ins w:id="192" w:author="Nakayasu, Ernesto S" w:date="2026-05-12T09:45:00Z" w16du:dateUtc="2026-05-12T16:45:00Z">
        <w:r w:rsidR="00371C5B">
          <w:rPr>
            <w:rFonts w:ascii="Arial" w:hAnsi="Arial" w:cs="Arial"/>
            <w:color w:val="222222"/>
            <w:sz w:val="22"/>
            <w:szCs w:val="22"/>
          </w:rPr>
          <w:t>inus</w:t>
        </w:r>
      </w:ins>
      <w:r w:rsidRPr="00D1449D">
        <w:rPr>
          <w:rFonts w:ascii="Arial" w:hAnsi="Arial" w:cs="Arial"/>
          <w:color w:val="222222"/>
          <w:sz w:val="22"/>
          <w:szCs w:val="22"/>
        </w:rPr>
        <w:t xml:space="preserve">), oxidation (M), and </w:t>
      </w:r>
      <w:r w:rsidRPr="00D1449D">
        <w:rPr>
          <w:rFonts w:ascii="Arial" w:hAnsi="Arial" w:cs="Arial"/>
          <w:color w:val="222222"/>
          <w:sz w:val="22"/>
          <w:szCs w:val="22"/>
        </w:rPr>
        <w:lastRenderedPageBreak/>
        <w:t>phospho</w:t>
      </w:r>
      <w:ins w:id="193" w:author="Nakayasu, Ernesto S" w:date="2026-05-12T09:46:00Z" w16du:dateUtc="2026-05-12T16:46:00Z">
        <w:r w:rsidR="00F56788">
          <w:rPr>
            <w:rFonts w:ascii="Arial" w:hAnsi="Arial" w:cs="Arial"/>
            <w:color w:val="222222"/>
            <w:sz w:val="22"/>
            <w:szCs w:val="22"/>
          </w:rPr>
          <w:t>rylation</w:t>
        </w:r>
      </w:ins>
      <w:r w:rsidRPr="00D1449D">
        <w:rPr>
          <w:rFonts w:ascii="Arial" w:hAnsi="Arial" w:cs="Arial"/>
          <w:color w:val="222222"/>
          <w:sz w:val="22"/>
          <w:szCs w:val="22"/>
        </w:rPr>
        <w:t xml:space="preserve"> (STY) were set as variable modifications, and the carbamidomethyl</w:t>
      </w:r>
      <w:r w:rsidR="00D641CD">
        <w:rPr>
          <w:rFonts w:ascii="Arial" w:hAnsi="Arial" w:cs="Arial"/>
          <w:color w:val="222222"/>
          <w:sz w:val="22"/>
          <w:szCs w:val="22"/>
        </w:rPr>
        <w:t>ation</w:t>
      </w:r>
      <w:r w:rsidRPr="00D1449D">
        <w:rPr>
          <w:rFonts w:ascii="Arial" w:hAnsi="Arial" w:cs="Arial"/>
          <w:color w:val="222222"/>
          <w:sz w:val="22"/>
          <w:szCs w:val="22"/>
        </w:rPr>
        <w:t xml:space="preserve"> (C) was set as a fixed modification</w:t>
      </w:r>
      <w:r>
        <w:rPr>
          <w:rFonts w:ascii="Arial" w:hAnsi="Arial" w:cs="Arial"/>
          <w:color w:val="222222"/>
          <w:sz w:val="22"/>
          <w:szCs w:val="22"/>
        </w:rPr>
        <w:t>. TMT intensities were log2</w:t>
      </w:r>
      <w:r w:rsidR="00D53402">
        <w:rPr>
          <w:rFonts w:ascii="Arial" w:hAnsi="Arial" w:cs="Arial"/>
          <w:color w:val="222222"/>
          <w:sz w:val="22"/>
          <w:szCs w:val="22"/>
        </w:rPr>
        <w:t>-</w:t>
      </w:r>
      <w:r>
        <w:rPr>
          <w:rFonts w:ascii="Arial" w:hAnsi="Arial" w:cs="Arial"/>
          <w:color w:val="222222"/>
          <w:sz w:val="22"/>
          <w:szCs w:val="22"/>
        </w:rPr>
        <w:t>transformed and normalized by the medi</w:t>
      </w:r>
      <w:r w:rsidR="00D641CD">
        <w:rPr>
          <w:rFonts w:ascii="Arial" w:hAnsi="Arial" w:cs="Arial"/>
          <w:color w:val="222222"/>
          <w:sz w:val="22"/>
          <w:szCs w:val="22"/>
        </w:rPr>
        <w:t>an</w:t>
      </w:r>
      <w:r>
        <w:rPr>
          <w:rFonts w:ascii="Arial" w:hAnsi="Arial" w:cs="Arial"/>
          <w:color w:val="222222"/>
          <w:sz w:val="22"/>
          <w:szCs w:val="22"/>
        </w:rPr>
        <w:t xml:space="preserve"> of the column prior to Student’s </w:t>
      </w:r>
      <w:r w:rsidRPr="611B46F8">
        <w:rPr>
          <w:rFonts w:ascii="Arial" w:hAnsi="Arial" w:cs="Arial"/>
          <w:i/>
          <w:iCs/>
          <w:color w:val="222222"/>
          <w:sz w:val="22"/>
          <w:szCs w:val="22"/>
        </w:rPr>
        <w:t>t</w:t>
      </w:r>
      <w:r>
        <w:rPr>
          <w:rFonts w:ascii="Arial" w:hAnsi="Arial" w:cs="Arial"/>
          <w:color w:val="222222"/>
          <w:sz w:val="22"/>
          <w:szCs w:val="22"/>
        </w:rPr>
        <w:t>-test analysis with Perseus</w:t>
      </w:r>
      <w:r>
        <w:rPr>
          <w:rFonts w:ascii="Arial" w:hAnsi="Arial" w:cs="Arial"/>
          <w:color w:val="222222"/>
          <w:sz w:val="22"/>
          <w:szCs w:val="22"/>
        </w:rPr>
        <w:fldChar w:fldCharType="begin">
          <w:fldData xml:space="preserve">PEVuZE5vdGU+PENpdGU+PEF1dGhvcj5UeWFub3ZhPC9BdXRob3I+PFllYXI+MjAxNjwvWWVhcj48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PEVuZE5vdGU+PENpdGU+PEF1dGhvcj5UeWFub3ZhPC9BdXRob3I+PFllYXI+MjAxNjwvWWVhcj48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Pr>
          <w:rFonts w:ascii="Arial" w:hAnsi="Arial" w:cs="Arial"/>
          <w:color w:val="222222"/>
          <w:sz w:val="22"/>
          <w:szCs w:val="22"/>
        </w:rPr>
      </w:r>
      <w:r>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67</w:t>
      </w:r>
      <w:r>
        <w:rPr>
          <w:rFonts w:ascii="Arial" w:hAnsi="Arial" w:cs="Arial"/>
          <w:color w:val="222222"/>
          <w:sz w:val="22"/>
          <w:szCs w:val="22"/>
        </w:rPr>
        <w:fldChar w:fldCharType="end"/>
      </w:r>
      <w:r>
        <w:rPr>
          <w:rFonts w:ascii="Arial" w:hAnsi="Arial" w:cs="Arial"/>
          <w:color w:val="222222"/>
          <w:sz w:val="22"/>
          <w:szCs w:val="22"/>
        </w:rPr>
        <w:t>.</w:t>
      </w:r>
    </w:p>
    <w:p w14:paraId="01AE61D6" w14:textId="0CC00289" w:rsidR="00B477C4" w:rsidRDefault="00CA15F6" w:rsidP="00CA15F6">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t>RNA</w:t>
      </w:r>
      <w:r>
        <w:rPr>
          <w:rFonts w:ascii="Arial" w:hAnsi="Arial" w:cs="Arial"/>
          <w:i/>
          <w:iCs/>
          <w:color w:val="222222"/>
          <w:sz w:val="22"/>
          <w:szCs w:val="22"/>
          <w:u w:val="single"/>
        </w:rPr>
        <w:t>-</w:t>
      </w:r>
      <w:r w:rsidRPr="00694E48">
        <w:rPr>
          <w:rFonts w:ascii="Arial" w:hAnsi="Arial" w:cs="Arial"/>
          <w:i/>
          <w:iCs/>
          <w:color w:val="222222"/>
          <w:sz w:val="22"/>
          <w:szCs w:val="22"/>
          <w:u w:val="single"/>
        </w:rPr>
        <w:t>seq</w:t>
      </w:r>
      <w:r w:rsidRPr="00694E48">
        <w:rPr>
          <w:rFonts w:ascii="Arial" w:hAnsi="Arial" w:cs="Arial"/>
          <w:color w:val="222222"/>
          <w:sz w:val="22"/>
          <w:szCs w:val="22"/>
        </w:rPr>
        <w:t>:</w:t>
      </w:r>
      <w:r w:rsidR="00EF2DD9">
        <w:rPr>
          <w:rFonts w:ascii="Arial" w:hAnsi="Arial" w:cs="Arial"/>
          <w:color w:val="222222"/>
          <w:sz w:val="22"/>
          <w:szCs w:val="22"/>
        </w:rPr>
        <w:t xml:space="preserve"> </w:t>
      </w:r>
      <w:r w:rsidR="00B16E11">
        <w:rPr>
          <w:rFonts w:ascii="Arial" w:hAnsi="Arial" w:cs="Arial"/>
          <w:color w:val="222222"/>
          <w:sz w:val="22"/>
          <w:szCs w:val="22"/>
        </w:rPr>
        <w:t>In Pck01</w:t>
      </w:r>
      <w:r w:rsidR="00901084">
        <w:rPr>
          <w:rFonts w:ascii="Arial" w:hAnsi="Arial" w:cs="Arial"/>
          <w:color w:val="222222"/>
          <w:sz w:val="22"/>
          <w:szCs w:val="22"/>
        </w:rPr>
        <w:t>1</w:t>
      </w:r>
      <w:r w:rsidR="00E74C25">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PEVuZE5vdGU+PENpdGU+PEF1dGhvcj5FaXppcmlrPC9BdXRob3I+PFllYXI+MjAxMjwvWWVhcj48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E74C25">
        <w:rPr>
          <w:rFonts w:ascii="Arial" w:hAnsi="Arial" w:cs="Arial"/>
          <w:color w:val="222222"/>
          <w:sz w:val="22"/>
          <w:szCs w:val="22"/>
        </w:rPr>
      </w:r>
      <w:r w:rsidR="00E74C2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37</w:t>
      </w:r>
      <w:r w:rsidR="00E74C25">
        <w:rPr>
          <w:rFonts w:ascii="Arial" w:hAnsi="Arial" w:cs="Arial"/>
          <w:color w:val="222222"/>
          <w:sz w:val="22"/>
          <w:szCs w:val="22"/>
        </w:rPr>
        <w:fldChar w:fldCharType="end"/>
      </w:r>
      <w:r w:rsidR="009C3C68">
        <w:rPr>
          <w:rFonts w:ascii="Arial" w:hAnsi="Arial" w:cs="Arial"/>
          <w:color w:val="222222"/>
          <w:sz w:val="22"/>
          <w:szCs w:val="22"/>
        </w:rPr>
        <w:t>, human</w:t>
      </w:r>
      <w:r w:rsidR="000907ED">
        <w:rPr>
          <w:rFonts w:ascii="Arial" w:hAnsi="Arial" w:cs="Arial"/>
          <w:color w:val="222222"/>
          <w:sz w:val="22"/>
          <w:szCs w:val="22"/>
        </w:rPr>
        <w:t xml:space="preserve"> islets were treated with </w:t>
      </w:r>
      <w:r w:rsidR="000907ED" w:rsidRPr="000907ED">
        <w:rPr>
          <w:rFonts w:ascii="Arial" w:hAnsi="Arial" w:cs="Arial"/>
          <w:color w:val="222222"/>
          <w:sz w:val="22"/>
          <w:szCs w:val="22"/>
        </w:rPr>
        <w:t>IL-1β + IFNγ</w:t>
      </w:r>
      <w:r w:rsidR="000907ED">
        <w:rPr>
          <w:rFonts w:ascii="Arial" w:hAnsi="Arial" w:cs="Arial"/>
          <w:color w:val="222222"/>
          <w:sz w:val="22"/>
          <w:szCs w:val="22"/>
        </w:rPr>
        <w:t xml:space="preserve"> for 48 h</w:t>
      </w:r>
      <w:r w:rsidR="00441294">
        <w:rPr>
          <w:rFonts w:ascii="Arial" w:hAnsi="Arial" w:cs="Arial"/>
          <w:color w:val="222222"/>
          <w:sz w:val="22"/>
          <w:szCs w:val="22"/>
        </w:rPr>
        <w:t>.</w:t>
      </w:r>
      <w:r w:rsidR="007246A0">
        <w:rPr>
          <w:rFonts w:ascii="Arial" w:hAnsi="Arial" w:cs="Arial"/>
          <w:color w:val="222222"/>
          <w:sz w:val="22"/>
          <w:szCs w:val="22"/>
        </w:rPr>
        <w:t xml:space="preserve"> RNA was isolated with </w:t>
      </w:r>
      <w:r w:rsidR="007246A0" w:rsidRPr="007246A0">
        <w:rPr>
          <w:rFonts w:ascii="Arial" w:hAnsi="Arial" w:cs="Arial"/>
          <w:color w:val="222222"/>
          <w:sz w:val="22"/>
          <w:szCs w:val="22"/>
        </w:rPr>
        <w:t>RNeasy Mini Kit (Qiagen, Venlo, The Netherlands)</w:t>
      </w:r>
      <w:r w:rsidR="003B7F3B">
        <w:rPr>
          <w:rFonts w:ascii="Arial" w:hAnsi="Arial" w:cs="Arial"/>
          <w:color w:val="222222"/>
          <w:sz w:val="22"/>
          <w:szCs w:val="22"/>
        </w:rPr>
        <w:t xml:space="preserve">. Then mRNAs were purified with oligo(dT) beads and converted to cDNAs. </w:t>
      </w:r>
      <w:r w:rsidR="009A4A92">
        <w:rPr>
          <w:rFonts w:ascii="Arial" w:hAnsi="Arial" w:cs="Arial"/>
          <w:color w:val="222222"/>
          <w:sz w:val="22"/>
          <w:szCs w:val="22"/>
        </w:rPr>
        <w:t xml:space="preserve">Libraries </w:t>
      </w:r>
      <w:r w:rsidR="007D369D">
        <w:rPr>
          <w:rFonts w:ascii="Arial" w:hAnsi="Arial" w:cs="Arial"/>
          <w:color w:val="222222"/>
          <w:sz w:val="22"/>
          <w:szCs w:val="22"/>
        </w:rPr>
        <w:t xml:space="preserve">were sequenced on </w:t>
      </w:r>
      <w:r w:rsidR="007D369D" w:rsidRPr="007D369D">
        <w:rPr>
          <w:rFonts w:ascii="Arial" w:hAnsi="Arial" w:cs="Arial"/>
          <w:color w:val="222222"/>
          <w:sz w:val="22"/>
          <w:szCs w:val="22"/>
        </w:rPr>
        <w:t>an Illumina Genome Analyzer II system (GAII, Illumina)</w:t>
      </w:r>
      <w:r w:rsidR="007D369D">
        <w:rPr>
          <w:rFonts w:ascii="Arial" w:hAnsi="Arial" w:cs="Arial"/>
          <w:color w:val="222222"/>
          <w:sz w:val="22"/>
          <w:szCs w:val="22"/>
        </w:rPr>
        <w:t xml:space="preserve">. </w:t>
      </w:r>
      <w:r w:rsidR="00082058">
        <w:rPr>
          <w:rFonts w:ascii="Arial" w:hAnsi="Arial" w:cs="Arial"/>
          <w:color w:val="222222"/>
          <w:sz w:val="22"/>
          <w:szCs w:val="22"/>
        </w:rPr>
        <w:t>Reads were mapped</w:t>
      </w:r>
      <w:r w:rsidR="005A7FF7">
        <w:rPr>
          <w:rFonts w:ascii="Arial" w:hAnsi="Arial" w:cs="Arial"/>
          <w:color w:val="222222"/>
          <w:sz w:val="22"/>
          <w:szCs w:val="22"/>
        </w:rPr>
        <w:t xml:space="preserve"> to the human</w:t>
      </w:r>
      <w:r w:rsidR="005A7FF7" w:rsidRPr="005A7FF7">
        <w:rPr>
          <w:rFonts w:ascii="Arial" w:hAnsi="Arial" w:cs="Arial"/>
          <w:color w:val="222222"/>
          <w:sz w:val="22"/>
          <w:szCs w:val="22"/>
        </w:rPr>
        <w:t xml:space="preserve"> genome (version GRCh37/hg19) using the program gem-mapper from the GEM suite</w:t>
      </w:r>
      <w:r w:rsidR="003738EE">
        <w:rPr>
          <w:rFonts w:ascii="Arial" w:hAnsi="Arial" w:cs="Arial"/>
          <w:color w:val="222222"/>
          <w:sz w:val="22"/>
          <w:szCs w:val="22"/>
        </w:rPr>
        <w:t xml:space="preserve">. </w:t>
      </w:r>
      <w:r w:rsidR="00ED4627">
        <w:rPr>
          <w:rFonts w:ascii="Arial" w:hAnsi="Arial" w:cs="Arial"/>
          <w:color w:val="222222"/>
          <w:sz w:val="22"/>
          <w:szCs w:val="22"/>
        </w:rPr>
        <w:t xml:space="preserve">For quantification, </w:t>
      </w:r>
      <w:r w:rsidR="00405077">
        <w:rPr>
          <w:rFonts w:ascii="Arial" w:hAnsi="Arial" w:cs="Arial"/>
          <w:color w:val="222222"/>
          <w:sz w:val="22"/>
          <w:szCs w:val="22"/>
        </w:rPr>
        <w:t>readings</w:t>
      </w:r>
      <w:r w:rsidR="00017434">
        <w:rPr>
          <w:rFonts w:ascii="Arial" w:hAnsi="Arial" w:cs="Arial"/>
          <w:color w:val="222222"/>
          <w:sz w:val="22"/>
          <w:szCs w:val="22"/>
        </w:rPr>
        <w:t xml:space="preserve"> were normalized by relative coverage by gene length in R</w:t>
      </w:r>
      <w:r w:rsidR="0017086B">
        <w:rPr>
          <w:rFonts w:ascii="Arial" w:hAnsi="Arial" w:cs="Arial"/>
          <w:color w:val="222222"/>
          <w:sz w:val="22"/>
          <w:szCs w:val="22"/>
        </w:rPr>
        <w:t>PKM (</w:t>
      </w:r>
      <w:r w:rsidR="00ED4627" w:rsidRPr="00ED4627">
        <w:rPr>
          <w:rFonts w:ascii="Arial" w:hAnsi="Arial" w:cs="Arial"/>
          <w:color w:val="222222"/>
          <w:sz w:val="22"/>
          <w:szCs w:val="22"/>
        </w:rPr>
        <w:t>reads per kilobase per million mapped reads</w:t>
      </w:r>
      <w:r w:rsidR="0017086B">
        <w:rPr>
          <w:rFonts w:ascii="Arial" w:hAnsi="Arial" w:cs="Arial"/>
          <w:color w:val="222222"/>
          <w:sz w:val="22"/>
          <w:szCs w:val="22"/>
        </w:rPr>
        <w:t xml:space="preserve">). </w:t>
      </w:r>
      <w:r w:rsidR="006B6D52">
        <w:rPr>
          <w:rFonts w:ascii="Arial" w:hAnsi="Arial" w:cs="Arial"/>
          <w:color w:val="222222"/>
          <w:sz w:val="22"/>
          <w:szCs w:val="22"/>
        </w:rPr>
        <w:t>Statistical test was done with Fisher</w:t>
      </w:r>
      <w:r w:rsidR="005963CE">
        <w:rPr>
          <w:rFonts w:ascii="Arial" w:hAnsi="Arial" w:cs="Arial"/>
          <w:color w:val="222222"/>
          <w:sz w:val="22"/>
          <w:szCs w:val="22"/>
        </w:rPr>
        <w:t xml:space="preserve">’s exact test with </w:t>
      </w:r>
      <w:r w:rsidR="005963CE" w:rsidRPr="005963CE">
        <w:rPr>
          <w:rFonts w:ascii="Arial" w:hAnsi="Arial" w:cs="Arial"/>
          <w:color w:val="222222"/>
          <w:sz w:val="22"/>
          <w:szCs w:val="22"/>
        </w:rPr>
        <w:t>Benjamini-Hochberg</w:t>
      </w:r>
      <w:r w:rsidR="005963CE">
        <w:rPr>
          <w:rFonts w:ascii="Arial" w:hAnsi="Arial" w:cs="Arial"/>
          <w:color w:val="222222"/>
          <w:sz w:val="22"/>
          <w:szCs w:val="22"/>
        </w:rPr>
        <w:t xml:space="preserve"> </w:t>
      </w:r>
      <w:r w:rsidR="00975A72">
        <w:rPr>
          <w:rFonts w:ascii="Arial" w:hAnsi="Arial" w:cs="Arial"/>
          <w:color w:val="222222"/>
          <w:sz w:val="22"/>
          <w:szCs w:val="22"/>
        </w:rPr>
        <w:t>correction</w:t>
      </w:r>
      <w:r w:rsidR="005963CE">
        <w:rPr>
          <w:rFonts w:ascii="Arial" w:hAnsi="Arial" w:cs="Arial"/>
          <w:color w:val="222222"/>
          <w:sz w:val="22"/>
          <w:szCs w:val="22"/>
        </w:rPr>
        <w:t>.</w:t>
      </w:r>
      <w:r w:rsidR="0070787D">
        <w:rPr>
          <w:rFonts w:ascii="Arial" w:hAnsi="Arial" w:cs="Arial"/>
          <w:color w:val="222222"/>
          <w:sz w:val="22"/>
          <w:szCs w:val="22"/>
        </w:rPr>
        <w:t xml:space="preserve"> </w:t>
      </w:r>
    </w:p>
    <w:p w14:paraId="3AA32603" w14:textId="7DE0E5B0" w:rsidR="00481C98" w:rsidRDefault="0070787D" w:rsidP="0032570F">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In Pck01</w:t>
      </w:r>
      <w:r w:rsidR="00901084">
        <w:rPr>
          <w:rFonts w:ascii="Arial" w:hAnsi="Arial" w:cs="Arial"/>
          <w:color w:val="222222"/>
          <w:sz w:val="22"/>
          <w:szCs w:val="22"/>
        </w:rPr>
        <w:t>2</w:t>
      </w:r>
      <w:r w:rsidR="00314A6D">
        <w:rPr>
          <w:rFonts w:ascii="Arial" w:hAnsi="Arial" w:cs="Arial"/>
          <w:color w:val="222222"/>
          <w:sz w:val="22"/>
          <w:szCs w:val="22"/>
        </w:rPr>
        <w:fldChar w:fldCharType="begin">
          <w:fldData xml:space="preserve">PEVuZE5vdGU+PENpdGU+PEF1dGhvcj5XdTwvQXV0aG9yPjxZZWFyPjIwMjE8L1llYXI+PFJlY051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PEVuZE5vdGU+PENpdGU+PEF1dGhvcj5XdTwvQXV0aG9yPjxZZWFyPjIwMjE8L1llYXI+PFJlY051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314A6D">
        <w:rPr>
          <w:rFonts w:ascii="Arial" w:hAnsi="Arial" w:cs="Arial"/>
          <w:color w:val="222222"/>
          <w:sz w:val="22"/>
          <w:szCs w:val="22"/>
        </w:rPr>
      </w:r>
      <w:r w:rsidR="00314A6D">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38</w:t>
      </w:r>
      <w:r w:rsidR="00314A6D">
        <w:rPr>
          <w:rFonts w:ascii="Arial" w:hAnsi="Arial" w:cs="Arial"/>
          <w:color w:val="222222"/>
          <w:sz w:val="22"/>
          <w:szCs w:val="22"/>
        </w:rPr>
        <w:fldChar w:fldCharType="end"/>
      </w:r>
      <w:r w:rsidR="009C3C68">
        <w:rPr>
          <w:rFonts w:ascii="Arial" w:hAnsi="Arial" w:cs="Arial"/>
          <w:color w:val="222222"/>
          <w:sz w:val="22"/>
          <w:szCs w:val="22"/>
        </w:rPr>
        <w:t>,</w:t>
      </w:r>
      <w:r w:rsidR="009C3C68" w:rsidRPr="009C3C68">
        <w:rPr>
          <w:rFonts w:ascii="Arial" w:hAnsi="Arial" w:cs="Arial"/>
          <w:color w:val="222222"/>
          <w:sz w:val="22"/>
          <w:szCs w:val="22"/>
        </w:rPr>
        <w:t xml:space="preserve"> </w:t>
      </w:r>
      <w:r w:rsidR="009C3C68">
        <w:rPr>
          <w:rFonts w:ascii="Arial" w:hAnsi="Arial" w:cs="Arial"/>
          <w:color w:val="222222"/>
          <w:sz w:val="22"/>
          <w:szCs w:val="22"/>
        </w:rPr>
        <w:t xml:space="preserve">human islets were treated with </w:t>
      </w:r>
      <w:r w:rsidR="009C3C68" w:rsidRPr="000907ED">
        <w:rPr>
          <w:rFonts w:ascii="Arial" w:hAnsi="Arial" w:cs="Arial"/>
          <w:color w:val="222222"/>
          <w:sz w:val="22"/>
          <w:szCs w:val="22"/>
        </w:rPr>
        <w:t>IL-1β + IFNγ</w:t>
      </w:r>
      <w:r w:rsidR="009C3C68">
        <w:rPr>
          <w:rFonts w:ascii="Arial" w:hAnsi="Arial" w:cs="Arial"/>
          <w:color w:val="222222"/>
          <w:sz w:val="22"/>
          <w:szCs w:val="22"/>
        </w:rPr>
        <w:t xml:space="preserve"> for 24 h. RNA was isolated with </w:t>
      </w:r>
      <w:r w:rsidR="00692FB9" w:rsidRPr="00692FB9">
        <w:rPr>
          <w:rFonts w:ascii="Arial" w:hAnsi="Arial" w:cs="Arial"/>
          <w:color w:val="222222"/>
          <w:sz w:val="22"/>
          <w:szCs w:val="22"/>
        </w:rPr>
        <w:t xml:space="preserve">SeraMir RNA Isolation Kit (System Biosciences). </w:t>
      </w:r>
      <w:r w:rsidR="00E050A7">
        <w:rPr>
          <w:rFonts w:ascii="Arial" w:hAnsi="Arial" w:cs="Arial"/>
          <w:color w:val="222222"/>
          <w:sz w:val="22"/>
          <w:szCs w:val="22"/>
        </w:rPr>
        <w:t xml:space="preserve">Isolated RNAs were converted to </w:t>
      </w:r>
      <w:r w:rsidR="00FE1017">
        <w:rPr>
          <w:rFonts w:ascii="Arial" w:hAnsi="Arial" w:cs="Arial"/>
          <w:color w:val="222222"/>
          <w:sz w:val="22"/>
          <w:szCs w:val="22"/>
        </w:rPr>
        <w:t xml:space="preserve">a </w:t>
      </w:r>
      <w:r w:rsidR="00E050A7">
        <w:rPr>
          <w:rFonts w:ascii="Arial" w:hAnsi="Arial" w:cs="Arial"/>
          <w:color w:val="222222"/>
          <w:sz w:val="22"/>
          <w:szCs w:val="22"/>
        </w:rPr>
        <w:t xml:space="preserve">cDNA </w:t>
      </w:r>
      <w:r w:rsidR="00E050A7" w:rsidRPr="00E050A7">
        <w:rPr>
          <w:rFonts w:ascii="Arial" w:hAnsi="Arial" w:cs="Arial"/>
          <w:color w:val="222222"/>
          <w:sz w:val="22"/>
          <w:szCs w:val="22"/>
        </w:rPr>
        <w:t>library using a TruSeq Stranded mRNA Library Prep Kit (Illumina)</w:t>
      </w:r>
      <w:r w:rsidR="0032570F">
        <w:rPr>
          <w:rFonts w:ascii="Arial" w:hAnsi="Arial" w:cs="Arial"/>
          <w:color w:val="222222"/>
          <w:sz w:val="22"/>
          <w:szCs w:val="22"/>
        </w:rPr>
        <w:t xml:space="preserve"> and sequenced on a </w:t>
      </w:r>
      <w:r w:rsidR="0032570F" w:rsidRPr="0032570F">
        <w:rPr>
          <w:rFonts w:ascii="Arial" w:hAnsi="Arial" w:cs="Arial"/>
          <w:color w:val="222222"/>
          <w:sz w:val="22"/>
          <w:szCs w:val="22"/>
        </w:rPr>
        <w:t>NextSeq500</w:t>
      </w:r>
      <w:r w:rsidR="0032570F">
        <w:rPr>
          <w:rFonts w:ascii="Arial" w:hAnsi="Arial" w:cs="Arial"/>
          <w:color w:val="222222"/>
          <w:sz w:val="22"/>
          <w:szCs w:val="22"/>
        </w:rPr>
        <w:t xml:space="preserve"> (Illumina)</w:t>
      </w:r>
      <w:r w:rsidR="00FE1017">
        <w:rPr>
          <w:rFonts w:ascii="Arial" w:hAnsi="Arial" w:cs="Arial"/>
          <w:color w:val="222222"/>
          <w:sz w:val="22"/>
          <w:szCs w:val="22"/>
        </w:rPr>
        <w:t>.</w:t>
      </w:r>
      <w:r w:rsidR="00E050A7" w:rsidRPr="00E050A7">
        <w:rPr>
          <w:rFonts w:ascii="Arial" w:hAnsi="Arial" w:cs="Arial"/>
          <w:color w:val="222222"/>
          <w:sz w:val="22"/>
          <w:szCs w:val="22"/>
        </w:rPr>
        <w:t xml:space="preserve"> </w:t>
      </w:r>
      <w:r w:rsidR="00207671">
        <w:rPr>
          <w:rFonts w:ascii="Arial" w:hAnsi="Arial" w:cs="Arial"/>
          <w:color w:val="222222"/>
          <w:sz w:val="22"/>
          <w:szCs w:val="22"/>
        </w:rPr>
        <w:t>S</w:t>
      </w:r>
      <w:r w:rsidR="00692FB9" w:rsidRPr="00692FB9">
        <w:rPr>
          <w:rFonts w:ascii="Arial" w:hAnsi="Arial" w:cs="Arial"/>
          <w:color w:val="222222"/>
          <w:sz w:val="22"/>
          <w:szCs w:val="22"/>
        </w:rPr>
        <w:t>equenced libraries were mapped to the human genome (GENCODE GRCh37) using the STAR RNA sequencing aligner</w:t>
      </w:r>
      <w:r w:rsidR="009E16E7">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&lt;EndNote&gt;&lt;Cite&gt;&lt;Author&gt;Dobin&lt;/Author&gt;&lt;Year&gt;2013&lt;/Year&gt;&lt;RecNum&gt;53&lt;/RecNum&gt;&lt;DisplayText&gt;&lt;style face="superscript"&gt;74&lt;/style&gt;&lt;/DisplayText&gt;&lt;record&gt;&lt;rec-number&gt;53&lt;/rec-number&gt;&lt;foreign-keys&gt;&lt;key app="EN" db-id="dsz9as9xsxd2dke259vvss5cawvfrsf592z9" timestamp="1763669015"&gt;53&lt;/key&gt;&lt;/foreign-keys&gt;&lt;ref-type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rsidR="009E16E7">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74</w:t>
      </w:r>
      <w:r w:rsidR="009E16E7">
        <w:rPr>
          <w:rFonts w:ascii="Arial" w:hAnsi="Arial" w:cs="Arial"/>
          <w:color w:val="222222"/>
          <w:sz w:val="22"/>
          <w:szCs w:val="22"/>
        </w:rPr>
        <w:fldChar w:fldCharType="end"/>
      </w:r>
      <w:r w:rsidR="00207671">
        <w:rPr>
          <w:rFonts w:ascii="Arial" w:hAnsi="Arial" w:cs="Arial"/>
          <w:color w:val="222222"/>
          <w:sz w:val="22"/>
          <w:szCs w:val="22"/>
        </w:rPr>
        <w:t xml:space="preserve">. </w:t>
      </w:r>
      <w:r w:rsidR="0019481D">
        <w:rPr>
          <w:rFonts w:ascii="Arial" w:hAnsi="Arial" w:cs="Arial"/>
          <w:color w:val="222222"/>
          <w:sz w:val="22"/>
          <w:szCs w:val="22"/>
        </w:rPr>
        <w:t xml:space="preserve">Differential expression analysis was done with </w:t>
      </w:r>
      <w:r w:rsidR="0019481D" w:rsidRPr="0019481D">
        <w:rPr>
          <w:rFonts w:ascii="Arial" w:hAnsi="Arial" w:cs="Arial"/>
          <w:color w:val="222222"/>
          <w:sz w:val="22"/>
          <w:szCs w:val="22"/>
        </w:rPr>
        <w:t>edgeR v3.22.3 from the Bioconductor package</w:t>
      </w:r>
      <w:r w:rsidR="00D674CD">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&lt;EndNote&gt;&lt;Cite&gt;&lt;Author&gt;Robinson&lt;/Author&gt;&lt;Year&gt;2010&lt;/Year&gt;&lt;RecNum&gt;54&lt;/RecNum&gt;&lt;DisplayText&gt;&lt;style face="superscript"&gt;75&lt;/style&gt;&lt;/DisplayText&gt;&lt;record&gt;&lt;rec-number&gt;54&lt;/rec-number&gt;&lt;foreign-keys&gt;&lt;key app="EN" db-id="dsz9as9xsxd2dke259vvss5cawvfrsf592z9" timestamp="1763669015"&gt;54&lt;/key&gt;&lt;/foreign-keys&gt;&lt;ref-type name="Journal Article"&gt;17&lt;/ref-type&gt;&lt;contributors&gt;&lt;authors&gt;&lt;author&gt;Robinson, M. D.&lt;/author&gt;&lt;author&gt;McCarthy, D. J.&lt;/author&gt;&lt;author&gt;Smyth, G. K.&lt;/author&gt;&lt;/authors&gt;&lt;/contributors&gt;&lt;auth-address&gt;Cancer Program, Garvan Institute of Medical Research, 384 Victoria Street, Darlinghurst, NSW 2010, Australia. mrobinson@wehi.edu.au&lt;/auth-address&gt;&lt;titles&gt;&lt;title&gt;edgeR: a Bioconductor package for differential expression analysis of digital gene expression data&lt;/title&gt;&lt;secondary-title&gt;Bioinformatics&lt;/secondary-title&gt;&lt;/titles&gt;&lt;periodical&gt;&lt;full-title&gt;Bioinformatics&lt;/full-title&gt;&lt;/periodical&gt;&lt;pages&gt;139-40&lt;/pages&gt;&lt;volume&gt;26&lt;/volume&gt;&lt;number&gt;1&lt;/number&gt;&lt;edition&gt;20091111&lt;/edition&gt;&lt;keywords&gt;&lt;keyword&gt;*Algorithms&lt;/keyword&gt;&lt;keyword&gt;Gene Expression Profiling/*methods&lt;/keyword&gt;&lt;keyword&gt;Oligonucleotide Array Sequence Analysis/*methods&lt;/keyword&gt;&lt;keyword&gt;*Programming Languages&lt;/keyword&gt;&lt;keyword&gt;*Signal Processing, Computer-Assisted&lt;/keyword&gt;&lt;keyword&gt;*Software&lt;/keyword&gt;&lt;/keywords&gt;&lt;dates&gt;&lt;year&gt;2010&lt;/year&gt;&lt;pub-dates&gt;&lt;date&gt;Jan 1&lt;/date&gt;&lt;/pub-dates&gt;&lt;/dates&gt;&lt;isbn&gt;1367-4811 (Electronic)&amp;#xD;1367-4803 (Print)&amp;#xD;1367-4803 (Linking)&lt;/isbn&gt;&lt;accession-num&gt;19910308&lt;/accession-num&gt;&lt;urls&gt;&lt;related-urls&gt;&lt;url&gt;https://www.ncbi.nlm.nih.gov/pubmed/19910308&lt;/url&gt;&lt;/related-urls&gt;&lt;/urls&gt;&lt;custom2&gt;PMC2796818&lt;/custom2&gt;&lt;electronic-resource-num&gt;10.1093/bioinformatics/btp616&lt;/electronic-resource-num&gt;&lt;remote-database-name&gt;Medline&lt;/remote-database-name&gt;&lt;remote-database-provider&gt;NLM&lt;/remote-database-provider&gt;&lt;/record&gt;&lt;/Cite&gt;&lt;/EndNote&gt;</w:instrText>
      </w:r>
      <w:r w:rsidR="00D674C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75</w:t>
      </w:r>
      <w:r w:rsidR="00D674CD">
        <w:rPr>
          <w:rFonts w:ascii="Arial" w:hAnsi="Arial" w:cs="Arial"/>
          <w:color w:val="222222"/>
          <w:sz w:val="22"/>
          <w:szCs w:val="22"/>
        </w:rPr>
        <w:fldChar w:fldCharType="end"/>
      </w:r>
      <w:r w:rsidR="00D674CD">
        <w:rPr>
          <w:rFonts w:ascii="Arial" w:hAnsi="Arial" w:cs="Arial"/>
          <w:color w:val="222222"/>
          <w:sz w:val="22"/>
          <w:szCs w:val="22"/>
        </w:rPr>
        <w:t xml:space="preserve">. </w:t>
      </w:r>
      <w:r w:rsidR="004158CE" w:rsidRPr="00BE19CE">
        <w:rPr>
          <w:rFonts w:ascii="Arial" w:hAnsi="Arial" w:cs="Arial"/>
          <w:sz w:val="22"/>
          <w:szCs w:val="22"/>
          <w:lang w:eastAsia="zh-CN"/>
        </w:rPr>
        <w:t xml:space="preserve">Alternative splicing events were analyzed using replicated multivariate analysis of transcript splicing (rMATs) </w:t>
      </w:r>
      <w:r w:rsidR="004158CE" w:rsidRPr="00BE19CE">
        <w:rPr>
          <w:rFonts w:ascii="Arial" w:hAnsi="Arial" w:cs="Arial"/>
          <w:sz w:val="22"/>
          <w:szCs w:val="22"/>
          <w:lang w:eastAsia="zh-CN"/>
        </w:rPr>
        <w:fldChar w:fldCharType="begin">
          <w:fldData xml:space="preserve">PEVuZE5vdGU+PENpdGU+PEF1dGhvcj5TaGVuPC9BdXRob3I+PFllYXI+MjAxNDwvWWVhcj48UmVj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</w:fldData>
        </w:fldChar>
      </w:r>
      <w:r w:rsidR="00537470">
        <w:rPr>
          <w:rFonts w:ascii="Arial" w:hAnsi="Arial" w:cs="Arial"/>
          <w:sz w:val="22"/>
          <w:szCs w:val="22"/>
          <w:lang w:eastAsia="zh-CN"/>
        </w:rPr>
        <w:instrText xml:space="preserve"> ADDIN EN.CITE </w:instrText>
      </w:r>
      <w:r w:rsidR="00537470">
        <w:rPr>
          <w:rFonts w:ascii="Arial" w:hAnsi="Arial" w:cs="Arial"/>
          <w:sz w:val="22"/>
          <w:szCs w:val="22"/>
          <w:lang w:eastAsia="zh-CN"/>
        </w:rPr>
        <w:fldChar w:fldCharType="begin">
          <w:fldData xml:space="preserve">PEVuZE5vdGU+PENpdGU+PEF1dGhvcj5TaGVuPC9BdXRob3I+PFllYXI+MjAxNDwvWWVhcj48UmVj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</w:fldData>
        </w:fldChar>
      </w:r>
      <w:r w:rsidR="00537470">
        <w:rPr>
          <w:rFonts w:ascii="Arial" w:hAnsi="Arial" w:cs="Arial"/>
          <w:sz w:val="22"/>
          <w:szCs w:val="22"/>
          <w:lang w:eastAsia="zh-CN"/>
        </w:rPr>
        <w:instrText xml:space="preserve"> ADDIN EN.CITE.DATA </w:instrText>
      </w:r>
      <w:r w:rsidR="00537470">
        <w:rPr>
          <w:rFonts w:ascii="Arial" w:hAnsi="Arial" w:cs="Arial"/>
          <w:sz w:val="22"/>
          <w:szCs w:val="22"/>
          <w:lang w:eastAsia="zh-CN"/>
        </w:rPr>
      </w:r>
      <w:r w:rsidR="00537470">
        <w:rPr>
          <w:rFonts w:ascii="Arial" w:hAnsi="Arial" w:cs="Arial"/>
          <w:sz w:val="22"/>
          <w:szCs w:val="22"/>
          <w:lang w:eastAsia="zh-CN"/>
        </w:rPr>
        <w:fldChar w:fldCharType="end"/>
      </w:r>
      <w:r w:rsidR="004158CE" w:rsidRPr="00BE19CE">
        <w:rPr>
          <w:rFonts w:ascii="Arial" w:hAnsi="Arial" w:cs="Arial"/>
          <w:sz w:val="22"/>
          <w:szCs w:val="22"/>
          <w:lang w:eastAsia="zh-CN"/>
        </w:rPr>
      </w:r>
      <w:r w:rsidR="004158CE" w:rsidRPr="00BE19CE">
        <w:rPr>
          <w:rFonts w:ascii="Arial" w:hAnsi="Arial" w:cs="Arial"/>
          <w:sz w:val="22"/>
          <w:szCs w:val="22"/>
          <w:lang w:eastAsia="zh-CN"/>
        </w:rPr>
        <w:fldChar w:fldCharType="separate"/>
      </w:r>
      <w:r w:rsidR="00537470" w:rsidRPr="00537470">
        <w:rPr>
          <w:rFonts w:ascii="Arial" w:hAnsi="Arial" w:cs="Arial"/>
          <w:noProof/>
          <w:sz w:val="22"/>
          <w:szCs w:val="22"/>
          <w:vertAlign w:val="superscript"/>
          <w:lang w:eastAsia="zh-CN"/>
        </w:rPr>
        <w:t>76</w:t>
      </w:r>
      <w:r w:rsidR="004158CE" w:rsidRPr="00BE19CE">
        <w:rPr>
          <w:rFonts w:ascii="Arial" w:hAnsi="Arial" w:cs="Arial"/>
          <w:sz w:val="22"/>
          <w:szCs w:val="22"/>
          <w:lang w:eastAsia="zh-CN"/>
        </w:rPr>
        <w:fldChar w:fldCharType="end"/>
      </w:r>
      <w:r w:rsidR="004158CE" w:rsidRPr="00BE19CE">
        <w:rPr>
          <w:rFonts w:ascii="Arial" w:hAnsi="Arial" w:cs="Arial"/>
          <w:sz w:val="22"/>
          <w:szCs w:val="22"/>
          <w:lang w:eastAsia="zh-CN"/>
        </w:rPr>
        <w:t>, which computes a percentage splicing index (PSI) and false</w:t>
      </w:r>
      <w:r w:rsidR="003D4FD6">
        <w:rPr>
          <w:rFonts w:ascii="Arial" w:hAnsi="Arial" w:cs="Arial"/>
          <w:sz w:val="22"/>
          <w:szCs w:val="22"/>
          <w:lang w:eastAsia="zh-CN"/>
        </w:rPr>
        <w:t>-</w:t>
      </w:r>
      <w:r w:rsidR="004158CE" w:rsidRPr="00BE19CE">
        <w:rPr>
          <w:rFonts w:ascii="Arial" w:hAnsi="Arial" w:cs="Arial"/>
          <w:sz w:val="22"/>
          <w:szCs w:val="22"/>
          <w:lang w:eastAsia="zh-CN"/>
        </w:rPr>
        <w:t xml:space="preserve">discovery rate (FDR) for five different types of splicing events, including skipped exons, mutually exclusive exons, retained introns, and 5’ and 3’ alternative splice sites. Events with more than half of the replicates from each comparison group having a sum of the inclusion junction counts and </w:t>
      </w:r>
      <w:r w:rsidR="004158CE" w:rsidRPr="00BE19CE">
        <w:rPr>
          <w:rFonts w:ascii="Arial" w:hAnsi="Arial" w:cs="Arial"/>
          <w:color w:val="000000"/>
          <w:sz w:val="22"/>
          <w:szCs w:val="22"/>
          <w:shd w:val="clear" w:color="auto" w:fill="FFFFFF"/>
        </w:rPr>
        <w:t>skipping junction counts</w:t>
      </w:r>
      <w:r w:rsidR="004158CE" w:rsidRPr="00BE19CE">
        <w:rPr>
          <w:rFonts w:ascii="Arial" w:hAnsi="Arial" w:cs="Arial"/>
          <w:sz w:val="22"/>
          <w:szCs w:val="22"/>
          <w:lang w:eastAsia="zh-CN"/>
        </w:rPr>
        <w:t xml:space="preserve"> per sample </w:t>
      </w:r>
      <m:oMath>
        <m:r>
          <w:rPr>
            <w:rFonts w:ascii="Cambria Math" w:hAnsi="Cambria Math" w:cs="Arial"/>
            <w:sz w:val="22"/>
            <w:szCs w:val="22"/>
            <w:lang w:eastAsia="zh-CN"/>
          </w:rPr>
          <m:t>≥</m:t>
        </m:r>
      </m:oMath>
      <w:r w:rsidR="004158CE" w:rsidRPr="00BE19CE">
        <w:rPr>
          <w:rFonts w:ascii="Arial" w:hAnsi="Arial" w:cs="Arial"/>
          <w:sz w:val="22"/>
          <w:szCs w:val="22"/>
          <w:lang w:eastAsia="zh-CN"/>
        </w:rPr>
        <w:t xml:space="preserve"> 10 were kept. To be considered significantly changed, a cut-off of 10% for the ΔPSI and a 5% FDR were used.</w:t>
      </w:r>
      <w:r w:rsidR="004158CE" w:rsidRPr="00AF5E29">
        <w:rPr>
          <w:rFonts w:ascii="Times" w:hAnsi="Times"/>
          <w:lang w:eastAsia="zh-CN"/>
        </w:rPr>
        <w:t xml:space="preserve"> </w:t>
      </w:r>
    </w:p>
    <w:p w14:paraId="0D9AE9B4" w14:textId="4D3B0027" w:rsidR="00BF6EFA" w:rsidRDefault="00AA7031" w:rsidP="0032570F">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In Pck01</w:t>
      </w:r>
      <w:r w:rsidR="00901084">
        <w:rPr>
          <w:rFonts w:ascii="Arial" w:hAnsi="Arial" w:cs="Arial"/>
          <w:color w:val="222222"/>
          <w:sz w:val="22"/>
          <w:szCs w:val="22"/>
        </w:rPr>
        <w:t>3</w:t>
      </w:r>
      <w:r w:rsidR="00314A6D">
        <w:rPr>
          <w:rFonts w:ascii="Arial" w:hAnsi="Arial" w:cs="Arial"/>
          <w:color w:val="222222"/>
          <w:sz w:val="22"/>
          <w:szCs w:val="22"/>
        </w:rPr>
        <w:fldChar w:fldCharType="begin">
          <w:fldData xml:space="preserve">PEVuZE5vdGU+PENpdGU+PEF1dGhvcj5LcmlzaG5hbjwvQXV0aG9yPjxZZWFyPjIwMTk8L1llYXI+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PEVuZE5vdGU+PENpdGU+PEF1dGhvcj5LcmlzaG5hbjwvQXV0aG9yPjxZZWFyPjIwMTk8L1llYXI+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314A6D">
        <w:rPr>
          <w:rFonts w:ascii="Arial" w:hAnsi="Arial" w:cs="Arial"/>
          <w:color w:val="222222"/>
          <w:sz w:val="22"/>
          <w:szCs w:val="22"/>
        </w:rPr>
      </w:r>
      <w:r w:rsidR="00314A6D">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39</w:t>
      </w:r>
      <w:r w:rsidR="00314A6D">
        <w:rPr>
          <w:rFonts w:ascii="Arial" w:hAnsi="Arial" w:cs="Arial"/>
          <w:color w:val="222222"/>
          <w:sz w:val="22"/>
          <w:szCs w:val="22"/>
        </w:rPr>
        <w:fldChar w:fldCharType="end"/>
      </w:r>
      <w:r>
        <w:rPr>
          <w:rFonts w:ascii="Arial" w:hAnsi="Arial" w:cs="Arial"/>
          <w:color w:val="222222"/>
          <w:sz w:val="22"/>
          <w:szCs w:val="22"/>
        </w:rPr>
        <w:t xml:space="preserve">, human islets were treated with </w:t>
      </w:r>
      <w:r w:rsidRPr="000907ED">
        <w:rPr>
          <w:rFonts w:ascii="Arial" w:hAnsi="Arial" w:cs="Arial"/>
          <w:color w:val="222222"/>
          <w:sz w:val="22"/>
          <w:szCs w:val="22"/>
        </w:rPr>
        <w:t>IL-1β + IFNγ</w:t>
      </w:r>
      <w:r>
        <w:rPr>
          <w:rFonts w:ascii="Arial" w:hAnsi="Arial" w:cs="Arial"/>
          <w:color w:val="222222"/>
          <w:sz w:val="22"/>
          <w:szCs w:val="22"/>
        </w:rPr>
        <w:t xml:space="preserve"> for 24 h</w:t>
      </w:r>
      <w:r w:rsidR="00B323A8">
        <w:rPr>
          <w:rFonts w:ascii="Arial" w:hAnsi="Arial" w:cs="Arial"/>
          <w:color w:val="222222"/>
          <w:sz w:val="22"/>
          <w:szCs w:val="22"/>
        </w:rPr>
        <w:t xml:space="preserve">. </w:t>
      </w:r>
      <w:r>
        <w:rPr>
          <w:rFonts w:ascii="Arial" w:hAnsi="Arial" w:cs="Arial"/>
          <w:color w:val="222222"/>
          <w:sz w:val="22"/>
          <w:szCs w:val="22"/>
        </w:rPr>
        <w:t xml:space="preserve"> </w:t>
      </w:r>
      <w:r w:rsidR="00B323A8" w:rsidRPr="00B323A8">
        <w:rPr>
          <w:rFonts w:ascii="Arial" w:hAnsi="Arial" w:cs="Arial"/>
          <w:color w:val="222222"/>
          <w:sz w:val="22"/>
          <w:szCs w:val="22"/>
        </w:rPr>
        <w:t>After 24 h of cytokine treatment, the islet culture media was collected and centrifuged for 30 min at 3000× g to remove cellular debris. The supernatant was recovered, and islet-</w:t>
      </w:r>
      <w:r w:rsidR="00B323A8">
        <w:rPr>
          <w:rFonts w:ascii="Arial" w:hAnsi="Arial" w:cs="Arial"/>
          <w:color w:val="222222"/>
          <w:sz w:val="22"/>
          <w:szCs w:val="22"/>
        </w:rPr>
        <w:t>d</w:t>
      </w:r>
      <w:r w:rsidR="00B323A8" w:rsidRPr="00B323A8">
        <w:rPr>
          <w:rFonts w:ascii="Arial" w:hAnsi="Arial" w:cs="Arial"/>
          <w:color w:val="222222"/>
          <w:sz w:val="22"/>
          <w:szCs w:val="22"/>
        </w:rPr>
        <w:t>erived</w:t>
      </w:r>
      <w:r>
        <w:rPr>
          <w:rFonts w:ascii="Arial" w:hAnsi="Arial" w:cs="Arial"/>
          <w:color w:val="222222"/>
          <w:sz w:val="22"/>
          <w:szCs w:val="22"/>
        </w:rPr>
        <w:t xml:space="preserve"> exosomes were isolated with </w:t>
      </w:r>
      <w:r w:rsidR="00E43AD9">
        <w:rPr>
          <w:rFonts w:ascii="Arial" w:hAnsi="Arial" w:cs="Arial"/>
          <w:color w:val="222222"/>
          <w:sz w:val="22"/>
          <w:szCs w:val="22"/>
        </w:rPr>
        <w:t>the</w:t>
      </w:r>
      <w:r w:rsidR="00E43AD9" w:rsidRPr="00E43AD9">
        <w:rPr>
          <w:rFonts w:ascii="Arial" w:hAnsi="Arial" w:cs="Arial"/>
          <w:color w:val="222222"/>
          <w:sz w:val="22"/>
          <w:szCs w:val="22"/>
        </w:rPr>
        <w:t xml:space="preserve"> ExoQuick-TC </w:t>
      </w:r>
      <w:r w:rsidR="00E43AD9">
        <w:rPr>
          <w:rFonts w:ascii="Arial" w:hAnsi="Arial" w:cs="Arial"/>
          <w:color w:val="222222"/>
          <w:sz w:val="22"/>
          <w:szCs w:val="22"/>
        </w:rPr>
        <w:t xml:space="preserve">kit </w:t>
      </w:r>
      <w:r w:rsidR="00E43AD9" w:rsidRPr="00E43AD9">
        <w:rPr>
          <w:rFonts w:ascii="Arial" w:hAnsi="Arial" w:cs="Arial"/>
          <w:color w:val="222222"/>
          <w:sz w:val="22"/>
          <w:szCs w:val="22"/>
        </w:rPr>
        <w:t>(SBI Biosciences, Palo Alto, CA, USA)</w:t>
      </w:r>
      <w:r>
        <w:rPr>
          <w:rFonts w:ascii="Arial" w:hAnsi="Arial" w:cs="Arial"/>
          <w:color w:val="222222"/>
          <w:sz w:val="22"/>
          <w:szCs w:val="22"/>
        </w:rPr>
        <w:t>.</w:t>
      </w:r>
      <w:r w:rsidR="00E43AD9">
        <w:rPr>
          <w:rFonts w:ascii="Arial" w:hAnsi="Arial" w:cs="Arial"/>
          <w:color w:val="222222"/>
          <w:sz w:val="22"/>
          <w:szCs w:val="22"/>
        </w:rPr>
        <w:t xml:space="preserve"> </w:t>
      </w:r>
      <w:r w:rsidR="00A644F0" w:rsidRPr="00A644F0">
        <w:rPr>
          <w:rFonts w:ascii="Arial" w:hAnsi="Arial" w:cs="Arial"/>
          <w:color w:val="222222"/>
          <w:sz w:val="22"/>
          <w:szCs w:val="22"/>
        </w:rPr>
        <w:t xml:space="preserve">Total RNA </w:t>
      </w:r>
      <w:r w:rsidR="00A644F0">
        <w:rPr>
          <w:rFonts w:ascii="Arial" w:hAnsi="Arial" w:cs="Arial"/>
          <w:color w:val="222222"/>
          <w:sz w:val="22"/>
          <w:szCs w:val="22"/>
        </w:rPr>
        <w:t>was extracted with</w:t>
      </w:r>
      <w:r w:rsidR="00A644F0" w:rsidRPr="00A644F0">
        <w:rPr>
          <w:rFonts w:ascii="Arial" w:hAnsi="Arial" w:cs="Arial"/>
          <w:color w:val="222222"/>
          <w:sz w:val="22"/>
          <w:szCs w:val="22"/>
        </w:rPr>
        <w:t xml:space="preserve"> the SeraMir RNA isolation kit (SBI Biosciences, Palo Alto, CA, USA)</w:t>
      </w:r>
      <w:r w:rsidR="00E13FF7">
        <w:rPr>
          <w:rFonts w:ascii="Arial" w:hAnsi="Arial" w:cs="Arial"/>
          <w:color w:val="222222"/>
          <w:sz w:val="22"/>
          <w:szCs w:val="22"/>
        </w:rPr>
        <w:t>,</w:t>
      </w:r>
      <w:r w:rsidR="00C14B99">
        <w:rPr>
          <w:rFonts w:ascii="Arial" w:hAnsi="Arial" w:cs="Arial"/>
          <w:color w:val="222222"/>
          <w:sz w:val="22"/>
          <w:szCs w:val="22"/>
        </w:rPr>
        <w:t xml:space="preserve"> converted to libraries for sequencing with </w:t>
      </w:r>
      <w:r w:rsidR="00C14B99" w:rsidRPr="00C14B99">
        <w:rPr>
          <w:rFonts w:ascii="Arial" w:hAnsi="Arial" w:cs="Arial"/>
          <w:color w:val="222222"/>
          <w:sz w:val="22"/>
          <w:szCs w:val="22"/>
        </w:rPr>
        <w:t>Clontech SMARTer RNA Pico Kit v2 (Takara, Kusatsu City, Japan)</w:t>
      </w:r>
      <w:r w:rsidR="00E13FF7">
        <w:rPr>
          <w:rFonts w:ascii="Arial" w:hAnsi="Arial" w:cs="Arial"/>
          <w:color w:val="222222"/>
          <w:sz w:val="22"/>
          <w:szCs w:val="22"/>
        </w:rPr>
        <w:t xml:space="preserve"> and sequenced on a </w:t>
      </w:r>
      <w:r w:rsidR="00E13FF7" w:rsidRPr="00E13FF7">
        <w:rPr>
          <w:rFonts w:ascii="Arial" w:hAnsi="Arial" w:cs="Arial"/>
          <w:color w:val="222222"/>
          <w:sz w:val="22"/>
          <w:szCs w:val="22"/>
        </w:rPr>
        <w:t>HiSeq 4000</w:t>
      </w:r>
      <w:r w:rsidR="00E13FF7">
        <w:rPr>
          <w:rFonts w:ascii="Arial" w:hAnsi="Arial" w:cs="Arial"/>
          <w:color w:val="222222"/>
          <w:sz w:val="22"/>
          <w:szCs w:val="22"/>
        </w:rPr>
        <w:t xml:space="preserve"> sequencer</w:t>
      </w:r>
      <w:r w:rsidR="00E13FF7" w:rsidRPr="00E13FF7">
        <w:rPr>
          <w:rFonts w:ascii="Arial" w:hAnsi="Arial" w:cs="Arial"/>
          <w:color w:val="222222"/>
          <w:sz w:val="22"/>
          <w:szCs w:val="22"/>
        </w:rPr>
        <w:t> </w:t>
      </w:r>
      <w:r w:rsidR="00E13FF7">
        <w:rPr>
          <w:rFonts w:ascii="Arial" w:hAnsi="Arial" w:cs="Arial"/>
          <w:color w:val="222222"/>
          <w:sz w:val="22"/>
          <w:szCs w:val="22"/>
        </w:rPr>
        <w:t>(Illumina)</w:t>
      </w:r>
      <w:r w:rsidR="00A644F0" w:rsidRPr="00A644F0">
        <w:rPr>
          <w:rFonts w:ascii="Arial" w:hAnsi="Arial" w:cs="Arial"/>
          <w:color w:val="222222"/>
          <w:sz w:val="22"/>
          <w:szCs w:val="22"/>
        </w:rPr>
        <w:t>.</w:t>
      </w:r>
      <w:r w:rsidR="00685BA5" w:rsidRPr="00685BA5">
        <w:rPr>
          <w:rFonts w:ascii="Arial" w:hAnsi="Arial" w:cs="Arial"/>
          <w:color w:val="222222"/>
          <w:sz w:val="22"/>
          <w:szCs w:val="22"/>
        </w:rPr>
        <w:t xml:space="preserve"> </w:t>
      </w:r>
      <w:r w:rsidR="00685BA5">
        <w:rPr>
          <w:rFonts w:ascii="Arial" w:hAnsi="Arial" w:cs="Arial"/>
          <w:color w:val="222222"/>
          <w:sz w:val="22"/>
          <w:szCs w:val="22"/>
        </w:rPr>
        <w:t>S</w:t>
      </w:r>
      <w:r w:rsidR="00685BA5" w:rsidRPr="00692FB9">
        <w:rPr>
          <w:rFonts w:ascii="Arial" w:hAnsi="Arial" w:cs="Arial"/>
          <w:color w:val="222222"/>
          <w:sz w:val="22"/>
          <w:szCs w:val="22"/>
        </w:rPr>
        <w:t>equenced libraries were mapped to the human genome (GENCODE GRCh37) using the STAR RNA sequencing aligner</w:t>
      </w:r>
      <w:r w:rsidR="00685BA5">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&lt;EndNote&gt;&lt;Cite&gt;&lt;Author&gt;Dobin&lt;/Author&gt;&lt;Year&gt;2013&lt;/Year&gt;&lt;RecNum&gt;53&lt;/RecNum&gt;&lt;DisplayText&gt;&lt;style face="superscript"&gt;74&lt;/style&gt;&lt;/DisplayText&gt;&lt;record&gt;&lt;rec-number&gt;53&lt;/rec-number&gt;&lt;foreign-keys&gt;&lt;key app="EN" db-id="dsz9as9xsxd2dke259vvss5cawvfrsf592z9" timestamp="1763669015"&gt;53&lt;/key&gt;&lt;/foreign-keys&gt;&lt;ref-type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rsidR="00685BA5">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74</w:t>
      </w:r>
      <w:r w:rsidR="00685BA5">
        <w:rPr>
          <w:rFonts w:ascii="Arial" w:hAnsi="Arial" w:cs="Arial"/>
          <w:color w:val="222222"/>
          <w:sz w:val="22"/>
          <w:szCs w:val="22"/>
        </w:rPr>
        <w:fldChar w:fldCharType="end"/>
      </w:r>
      <w:r w:rsidR="00685BA5">
        <w:rPr>
          <w:rFonts w:ascii="Arial" w:hAnsi="Arial" w:cs="Arial"/>
          <w:color w:val="222222"/>
          <w:sz w:val="22"/>
          <w:szCs w:val="22"/>
        </w:rPr>
        <w:t>.</w:t>
      </w:r>
      <w:r w:rsidR="008B45E2">
        <w:rPr>
          <w:rFonts w:ascii="Arial" w:hAnsi="Arial" w:cs="Arial"/>
          <w:color w:val="222222"/>
          <w:sz w:val="22"/>
          <w:szCs w:val="22"/>
        </w:rPr>
        <w:t xml:space="preserve"> Differential expression was done with DESeq2</w:t>
      </w:r>
      <w:r w:rsidR="00F73F47" w:rsidRPr="00F73F47">
        <w:rPr>
          <w:rFonts w:ascii="Arial" w:hAnsi="Arial" w:cs="Arial"/>
          <w:color w:val="222222"/>
          <w:sz w:val="22"/>
          <w:szCs w:val="22"/>
        </w:rPr>
        <w:t xml:space="preserve"> </w:t>
      </w:r>
      <w:r w:rsidR="00B2541F">
        <w:rPr>
          <w:rFonts w:ascii="Arial" w:hAnsi="Arial" w:cs="Arial"/>
          <w:color w:val="222222"/>
          <w:sz w:val="22"/>
          <w:szCs w:val="22"/>
        </w:rPr>
        <w:t xml:space="preserve">and </w:t>
      </w:r>
      <w:r w:rsidR="00F73F47" w:rsidRPr="00F73F47">
        <w:rPr>
          <w:rFonts w:ascii="Arial" w:hAnsi="Arial" w:cs="Arial"/>
          <w:color w:val="222222"/>
          <w:sz w:val="22"/>
          <w:szCs w:val="22"/>
        </w:rPr>
        <w:t>used for paired-sample differential expression analysis</w:t>
      </w:r>
      <w:r w:rsidR="000E0E64">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&lt;EndNote&gt;&lt;Cite&gt;&lt;Author&gt;Love&lt;/Author&gt;&lt;Year&gt;2014&lt;/Year&gt;&lt;RecNum&gt;55&lt;/RecNum&gt;&lt;DisplayText&gt;&lt;style face="superscript"&gt;77&lt;/style&gt;&lt;/DisplayText&gt;&lt;record&gt;&lt;rec-number&gt;55&lt;/rec-number&gt;&lt;foreign-keys&gt;&lt;key app="EN" db-id="dsz9as9xsxd2dke259vvss5cawvfrsf592z9" timestamp="1763669015"&gt;55&lt;/key&gt;&lt;/foreign-keys&gt;&lt;ref-type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mote-database-name&gt;Medline&lt;/remote-database-name&gt;&lt;remote-database-provider&gt;NLM&lt;/remote-database-provider&gt;&lt;/record&gt;&lt;/Cite&gt;&lt;/EndNote&gt;</w:instrText>
      </w:r>
      <w:r w:rsidR="000E0E6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77</w:t>
      </w:r>
      <w:r w:rsidR="000E0E64">
        <w:rPr>
          <w:rFonts w:ascii="Arial" w:hAnsi="Arial" w:cs="Arial"/>
          <w:color w:val="222222"/>
          <w:sz w:val="22"/>
          <w:szCs w:val="22"/>
        </w:rPr>
        <w:fldChar w:fldCharType="end"/>
      </w:r>
      <w:r w:rsidR="000E0E64">
        <w:rPr>
          <w:rFonts w:ascii="Arial" w:hAnsi="Arial" w:cs="Arial"/>
          <w:color w:val="222222"/>
          <w:sz w:val="22"/>
          <w:szCs w:val="22"/>
        </w:rPr>
        <w:t xml:space="preserve">. </w:t>
      </w:r>
      <w:r w:rsidR="00CF23B0" w:rsidRPr="00CF23B0">
        <w:rPr>
          <w:rFonts w:ascii="Arial" w:hAnsi="Arial" w:cs="Arial"/>
          <w:color w:val="222222"/>
          <w:sz w:val="22"/>
          <w:szCs w:val="22"/>
        </w:rPr>
        <w:t>Genes with fold change &gt;=1.5 and p-value &lt; 0.05 from Wald test were considered differentially expressed.</w:t>
      </w:r>
    </w:p>
    <w:p w14:paraId="4D23B5AF" w14:textId="7A59D195" w:rsidR="005C248A" w:rsidRDefault="005C248A" w:rsidP="00CA15F6">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Sz</w:t>
      </w:r>
      <w:r w:rsidR="009630F0">
        <w:rPr>
          <w:rFonts w:ascii="Arial" w:hAnsi="Arial" w:cs="Arial"/>
          <w:color w:val="222222"/>
          <w:sz w:val="22"/>
          <w:szCs w:val="22"/>
        </w:rPr>
        <w:t>ymczak et al</w:t>
      </w:r>
      <w:r w:rsidR="00C521E7">
        <w:rPr>
          <w:rFonts w:ascii="Arial" w:hAnsi="Arial" w:cs="Arial"/>
          <w:color w:val="222222"/>
          <w:sz w:val="22"/>
          <w:szCs w:val="22"/>
        </w:rPr>
        <w:t xml:space="preserve"> performed</w:t>
      </w:r>
      <w:r w:rsidR="00330F53">
        <w:rPr>
          <w:rFonts w:ascii="Arial" w:hAnsi="Arial" w:cs="Arial"/>
          <w:color w:val="222222"/>
          <w:sz w:val="22"/>
          <w:szCs w:val="22"/>
        </w:rPr>
        <w:t xml:space="preserve"> RNA-seq on </w:t>
      </w:r>
      <w:r w:rsidR="00D11778">
        <w:rPr>
          <w:rFonts w:ascii="Arial" w:hAnsi="Arial" w:cs="Arial"/>
          <w:color w:val="222222"/>
          <w:sz w:val="22"/>
          <w:szCs w:val="22"/>
        </w:rPr>
        <w:t xml:space="preserve">human </w:t>
      </w:r>
      <w:r w:rsidR="001B44D6">
        <w:rPr>
          <w:rFonts w:ascii="Arial" w:hAnsi="Arial" w:cs="Arial"/>
          <w:color w:val="222222"/>
          <w:sz w:val="22"/>
          <w:szCs w:val="22"/>
        </w:rPr>
        <w:t>i</w:t>
      </w:r>
      <w:r w:rsidR="00067DDE">
        <w:rPr>
          <w:rFonts w:ascii="Arial" w:hAnsi="Arial" w:cs="Arial"/>
          <w:color w:val="222222"/>
          <w:sz w:val="22"/>
          <w:szCs w:val="22"/>
        </w:rPr>
        <w:t>nduced pluripotent stem cell (iPSC) HEL</w:t>
      </w:r>
      <w:r w:rsidR="00C8648A">
        <w:rPr>
          <w:rFonts w:ascii="Arial" w:hAnsi="Arial" w:cs="Arial"/>
          <w:color w:val="222222"/>
          <w:sz w:val="22"/>
          <w:szCs w:val="22"/>
        </w:rPr>
        <w:t>115.6-derived islet like aggregates</w:t>
      </w:r>
      <w:r w:rsidR="00853E61">
        <w:rPr>
          <w:rFonts w:ascii="Arial" w:hAnsi="Arial" w:cs="Arial"/>
          <w:color w:val="222222"/>
          <w:sz w:val="22"/>
          <w:szCs w:val="22"/>
        </w:rPr>
        <w:t xml:space="preserve"> (Pck00</w:t>
      </w:r>
      <w:r w:rsidR="0056457C">
        <w:rPr>
          <w:rFonts w:ascii="Arial" w:hAnsi="Arial" w:cs="Arial"/>
          <w:color w:val="222222"/>
          <w:sz w:val="22"/>
          <w:szCs w:val="22"/>
        </w:rPr>
        <w:t>9</w:t>
      </w:r>
      <w:r w:rsidR="00853E61">
        <w:rPr>
          <w:rFonts w:ascii="Arial" w:hAnsi="Arial" w:cs="Arial"/>
          <w:color w:val="222222"/>
          <w:sz w:val="22"/>
          <w:szCs w:val="22"/>
        </w:rPr>
        <w:t>)</w:t>
      </w:r>
      <w:r w:rsidR="003D06F1">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3D06F1">
        <w:rPr>
          <w:rFonts w:ascii="Arial" w:hAnsi="Arial" w:cs="Arial"/>
          <w:color w:val="222222"/>
          <w:sz w:val="22"/>
          <w:szCs w:val="22"/>
        </w:rPr>
      </w:r>
      <w:r w:rsidR="003D06F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3D06F1">
        <w:rPr>
          <w:rFonts w:ascii="Arial" w:hAnsi="Arial" w:cs="Arial"/>
          <w:color w:val="222222"/>
          <w:sz w:val="22"/>
          <w:szCs w:val="22"/>
        </w:rPr>
        <w:fldChar w:fldCharType="end"/>
      </w:r>
      <w:r w:rsidR="00CA0C84">
        <w:rPr>
          <w:rFonts w:ascii="Arial" w:hAnsi="Arial" w:cs="Arial"/>
          <w:color w:val="222222"/>
          <w:sz w:val="22"/>
          <w:szCs w:val="22"/>
        </w:rPr>
        <w:t xml:space="preserve"> and EndoC-βH1 cells</w:t>
      </w:r>
      <w:r w:rsidR="00853E61">
        <w:rPr>
          <w:rFonts w:ascii="Arial" w:hAnsi="Arial" w:cs="Arial"/>
          <w:color w:val="222222"/>
          <w:sz w:val="22"/>
          <w:szCs w:val="22"/>
        </w:rPr>
        <w:t xml:space="preserve"> (Pck0</w:t>
      </w:r>
      <w:r w:rsidR="0056457C">
        <w:rPr>
          <w:rFonts w:ascii="Arial" w:hAnsi="Arial" w:cs="Arial"/>
          <w:color w:val="222222"/>
          <w:sz w:val="22"/>
          <w:szCs w:val="22"/>
        </w:rPr>
        <w:t>10</w:t>
      </w:r>
      <w:r w:rsidR="00853E61">
        <w:rPr>
          <w:rFonts w:ascii="Arial" w:hAnsi="Arial" w:cs="Arial"/>
          <w:color w:val="222222"/>
          <w:sz w:val="22"/>
          <w:szCs w:val="22"/>
        </w:rPr>
        <w:t>)</w:t>
      </w:r>
      <w:r w:rsidR="00DF5E0F">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DF5E0F">
        <w:rPr>
          <w:rFonts w:ascii="Arial" w:hAnsi="Arial" w:cs="Arial"/>
          <w:color w:val="222222"/>
          <w:sz w:val="22"/>
          <w:szCs w:val="22"/>
        </w:rPr>
      </w:r>
      <w:r w:rsidR="00DF5E0F">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DF5E0F">
        <w:rPr>
          <w:rFonts w:ascii="Arial" w:hAnsi="Arial" w:cs="Arial"/>
          <w:color w:val="222222"/>
          <w:sz w:val="22"/>
          <w:szCs w:val="22"/>
        </w:rPr>
        <w:fldChar w:fldCharType="end"/>
      </w:r>
      <w:r w:rsidR="00C8648A">
        <w:rPr>
          <w:rFonts w:ascii="Arial" w:hAnsi="Arial" w:cs="Arial"/>
          <w:color w:val="222222"/>
          <w:sz w:val="22"/>
          <w:szCs w:val="22"/>
        </w:rPr>
        <w:t xml:space="preserve"> treated with </w:t>
      </w:r>
      <w:r w:rsidR="001146BD">
        <w:rPr>
          <w:rFonts w:ascii="Arial" w:hAnsi="Arial" w:cs="Arial"/>
          <w:color w:val="222222"/>
          <w:sz w:val="22"/>
          <w:szCs w:val="22"/>
        </w:rPr>
        <w:t>IFNα</w:t>
      </w:r>
      <w:r w:rsidR="00E159D2">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E159D2">
        <w:rPr>
          <w:rFonts w:ascii="Arial" w:hAnsi="Arial" w:cs="Arial"/>
          <w:color w:val="222222"/>
          <w:sz w:val="22"/>
          <w:szCs w:val="22"/>
        </w:rPr>
      </w:r>
      <w:r w:rsidR="00E159D2">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E159D2">
        <w:rPr>
          <w:rFonts w:ascii="Arial" w:hAnsi="Arial" w:cs="Arial"/>
          <w:color w:val="222222"/>
          <w:sz w:val="22"/>
          <w:szCs w:val="22"/>
        </w:rPr>
        <w:fldChar w:fldCharType="end"/>
      </w:r>
      <w:r w:rsidR="001146BD">
        <w:rPr>
          <w:rFonts w:ascii="Arial" w:hAnsi="Arial" w:cs="Arial"/>
          <w:color w:val="222222"/>
          <w:sz w:val="22"/>
          <w:szCs w:val="22"/>
        </w:rPr>
        <w:t xml:space="preserve">. </w:t>
      </w:r>
      <w:r w:rsidR="002D3691">
        <w:rPr>
          <w:rFonts w:ascii="Arial" w:hAnsi="Arial" w:cs="Arial"/>
          <w:color w:val="222222"/>
          <w:sz w:val="22"/>
          <w:szCs w:val="22"/>
        </w:rPr>
        <w:t>Co</w:t>
      </w:r>
      <w:r w:rsidR="003D57BA">
        <w:rPr>
          <w:rFonts w:ascii="Arial" w:hAnsi="Arial" w:cs="Arial"/>
          <w:color w:val="222222"/>
          <w:sz w:val="22"/>
          <w:szCs w:val="22"/>
        </w:rPr>
        <w:t>omans de Brachene et al</w:t>
      </w:r>
      <w:r w:rsidR="001A6CE8">
        <w:rPr>
          <w:rFonts w:ascii="Arial" w:hAnsi="Arial" w:cs="Arial"/>
          <w:color w:val="222222"/>
          <w:sz w:val="22"/>
          <w:szCs w:val="22"/>
        </w:rPr>
        <w:t xml:space="preserve"> </w:t>
      </w:r>
      <w:r w:rsidR="00032A82">
        <w:rPr>
          <w:rFonts w:ascii="Arial" w:hAnsi="Arial" w:cs="Arial"/>
          <w:color w:val="222222"/>
          <w:sz w:val="22"/>
          <w:szCs w:val="22"/>
        </w:rPr>
        <w:t xml:space="preserve">performed RNAseq on </w:t>
      </w:r>
      <w:r w:rsidR="001A6CE8">
        <w:rPr>
          <w:rFonts w:ascii="Arial" w:hAnsi="Arial" w:cs="Arial"/>
          <w:color w:val="222222"/>
          <w:sz w:val="22"/>
          <w:szCs w:val="22"/>
        </w:rPr>
        <w:t xml:space="preserve">EndoC-βH1 cells treated with </w:t>
      </w:r>
      <w:r w:rsidR="00F0706E">
        <w:rPr>
          <w:rFonts w:ascii="Arial" w:hAnsi="Arial" w:cs="Arial"/>
          <w:color w:val="222222"/>
          <w:sz w:val="22"/>
          <w:szCs w:val="22"/>
        </w:rPr>
        <w:t>IF</w:t>
      </w:r>
      <w:r w:rsidR="00D11778">
        <w:rPr>
          <w:rFonts w:ascii="Arial" w:hAnsi="Arial" w:cs="Arial"/>
          <w:color w:val="222222"/>
          <w:sz w:val="22"/>
          <w:szCs w:val="22"/>
        </w:rPr>
        <w:t>N</w:t>
      </w:r>
      <w:r w:rsidR="00F0706E">
        <w:rPr>
          <w:rFonts w:ascii="Arial" w:hAnsi="Arial" w:cs="Arial"/>
          <w:color w:val="222222"/>
          <w:sz w:val="22"/>
          <w:szCs w:val="22"/>
        </w:rPr>
        <w:t xml:space="preserve">α, </w:t>
      </w:r>
      <w:r w:rsidR="00565C39">
        <w:rPr>
          <w:rFonts w:ascii="Arial" w:hAnsi="Arial" w:cs="Arial"/>
          <w:color w:val="222222"/>
          <w:sz w:val="22"/>
          <w:szCs w:val="22"/>
        </w:rPr>
        <w:t xml:space="preserve">IFNγ, IL-1β or </w:t>
      </w:r>
      <w:r w:rsidR="00E42CB3">
        <w:rPr>
          <w:rFonts w:ascii="Arial" w:hAnsi="Arial" w:cs="Arial"/>
          <w:color w:val="222222"/>
          <w:sz w:val="22"/>
          <w:szCs w:val="22"/>
        </w:rPr>
        <w:t>TNFα</w:t>
      </w:r>
      <w:r w:rsidR="00CC7C30">
        <w:rPr>
          <w:rFonts w:ascii="Arial" w:hAnsi="Arial" w:cs="Arial"/>
          <w:color w:val="222222"/>
          <w:sz w:val="22"/>
          <w:szCs w:val="22"/>
        </w:rPr>
        <w:t xml:space="preserve"> for 24 h</w:t>
      </w:r>
      <w:r w:rsidR="00853E61">
        <w:rPr>
          <w:rFonts w:ascii="Arial" w:hAnsi="Arial" w:cs="Arial"/>
          <w:color w:val="222222"/>
          <w:sz w:val="22"/>
          <w:szCs w:val="22"/>
        </w:rPr>
        <w:t xml:space="preserve"> (Pck</w:t>
      </w:r>
      <w:r w:rsidR="0068192C">
        <w:rPr>
          <w:rFonts w:ascii="Arial" w:hAnsi="Arial" w:cs="Arial"/>
          <w:color w:val="222222"/>
          <w:sz w:val="22"/>
          <w:szCs w:val="22"/>
        </w:rPr>
        <w:t>00</w:t>
      </w:r>
      <w:ins w:id="194" w:author="Sarkar, Soumyadeep" w:date="2026-05-09T00:37:00Z" w16du:dateUtc="2026-05-09T07:37:00Z">
        <w:r w:rsidR="00411956">
          <w:rPr>
            <w:rFonts w:ascii="Arial" w:hAnsi="Arial" w:cs="Arial"/>
            <w:color w:val="222222"/>
            <w:sz w:val="22"/>
            <w:szCs w:val="22"/>
          </w:rPr>
          <w:t>7</w:t>
        </w:r>
      </w:ins>
      <w:del w:id="195" w:author="Sarkar, Soumyadeep" w:date="2026-05-09T00:37:00Z" w16du:dateUtc="2026-05-09T07:37:00Z">
        <w:r w:rsidR="0056457C" w:rsidDel="00411956">
          <w:rPr>
            <w:rFonts w:ascii="Arial" w:hAnsi="Arial" w:cs="Arial"/>
            <w:color w:val="222222"/>
            <w:sz w:val="22"/>
            <w:szCs w:val="22"/>
          </w:rPr>
          <w:delText>5</w:delText>
        </w:r>
      </w:del>
      <w:r w:rsidR="0068192C">
        <w:rPr>
          <w:rFonts w:ascii="Arial" w:hAnsi="Arial" w:cs="Arial"/>
          <w:color w:val="222222"/>
          <w:sz w:val="22"/>
          <w:szCs w:val="22"/>
        </w:rPr>
        <w:t>)</w:t>
      </w:r>
      <w:r w:rsidR="009E3D8A">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PEVuZE5vdGU+PENpdGU+PEF1dGhvcj5HbHV0aDwvQXV0aG9yPjxZZWFyPjIwMjQ8L1llYXI+PFJl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9E3D8A">
        <w:rPr>
          <w:rFonts w:ascii="Arial" w:hAnsi="Arial" w:cs="Arial"/>
          <w:color w:val="222222"/>
          <w:sz w:val="22"/>
          <w:szCs w:val="22"/>
        </w:rPr>
      </w:r>
      <w:r w:rsidR="009E3D8A">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32</w:t>
      </w:r>
      <w:r w:rsidR="009E3D8A">
        <w:rPr>
          <w:rFonts w:ascii="Arial" w:hAnsi="Arial" w:cs="Arial"/>
          <w:color w:val="222222"/>
          <w:sz w:val="22"/>
          <w:szCs w:val="22"/>
        </w:rPr>
        <w:fldChar w:fldCharType="end"/>
      </w:r>
      <w:r w:rsidR="00CC7C30">
        <w:rPr>
          <w:rFonts w:ascii="Arial" w:hAnsi="Arial" w:cs="Arial"/>
          <w:color w:val="222222"/>
          <w:sz w:val="22"/>
          <w:szCs w:val="22"/>
        </w:rPr>
        <w:t xml:space="preserve">. </w:t>
      </w:r>
      <w:r w:rsidR="001B7E0A">
        <w:rPr>
          <w:rFonts w:ascii="Arial" w:hAnsi="Arial" w:cs="Arial"/>
          <w:color w:val="222222"/>
          <w:sz w:val="22"/>
          <w:szCs w:val="22"/>
        </w:rPr>
        <w:t>RNA was extracted with RNeasy</w:t>
      </w:r>
      <w:r w:rsidR="00E2293A">
        <w:rPr>
          <w:rFonts w:ascii="Arial" w:hAnsi="Arial" w:cs="Arial"/>
          <w:color w:val="222222"/>
          <w:sz w:val="22"/>
          <w:szCs w:val="22"/>
        </w:rPr>
        <w:t xml:space="preserve"> Plus mini kit</w:t>
      </w:r>
      <w:r w:rsidR="00B82992">
        <w:rPr>
          <w:rFonts w:ascii="Arial" w:hAnsi="Arial" w:cs="Arial"/>
          <w:color w:val="222222"/>
          <w:sz w:val="22"/>
          <w:szCs w:val="22"/>
        </w:rPr>
        <w:t xml:space="preserve"> (Qiage</w:t>
      </w:r>
      <w:r w:rsidR="00813E20">
        <w:rPr>
          <w:rFonts w:ascii="Arial" w:hAnsi="Arial" w:cs="Arial"/>
          <w:color w:val="222222"/>
          <w:sz w:val="22"/>
          <w:szCs w:val="22"/>
        </w:rPr>
        <w:t>n)</w:t>
      </w:r>
      <w:r w:rsidR="00E2293A">
        <w:rPr>
          <w:rFonts w:ascii="Arial" w:hAnsi="Arial" w:cs="Arial"/>
          <w:color w:val="222222"/>
          <w:sz w:val="22"/>
          <w:szCs w:val="22"/>
        </w:rPr>
        <w:t xml:space="preserve">, followed by removal of genomic DNA with </w:t>
      </w:r>
      <w:r w:rsidR="001621C2" w:rsidRPr="001621C2">
        <w:rPr>
          <w:rFonts w:ascii="Arial" w:hAnsi="Arial" w:cs="Arial"/>
          <w:color w:val="222222"/>
          <w:sz w:val="22"/>
          <w:szCs w:val="22"/>
        </w:rPr>
        <w:t>deoxyribonuclease I (Thermo Fisher Scientific)</w:t>
      </w:r>
      <w:r w:rsidR="001621C2">
        <w:rPr>
          <w:rFonts w:ascii="Arial" w:hAnsi="Arial" w:cs="Arial"/>
          <w:color w:val="222222"/>
          <w:sz w:val="22"/>
          <w:szCs w:val="22"/>
        </w:rPr>
        <w:t xml:space="preserve"> and purification of RNAs with </w:t>
      </w:r>
      <w:r w:rsidR="001621C2" w:rsidRPr="001621C2">
        <w:rPr>
          <w:rFonts w:ascii="Arial" w:hAnsi="Arial" w:cs="Arial"/>
          <w:color w:val="222222"/>
          <w:sz w:val="22"/>
          <w:szCs w:val="22"/>
        </w:rPr>
        <w:t>SurePrep RNA Cleanup and Concentration Kit</w:t>
      </w:r>
      <w:r w:rsidR="001621C2">
        <w:rPr>
          <w:rFonts w:ascii="Arial" w:hAnsi="Arial" w:cs="Arial"/>
          <w:color w:val="222222"/>
          <w:sz w:val="22"/>
          <w:szCs w:val="22"/>
        </w:rPr>
        <w:t xml:space="preserve"> (Thermo Fisher Scientific). </w:t>
      </w:r>
      <w:r w:rsidR="009406ED">
        <w:rPr>
          <w:rFonts w:ascii="Arial" w:hAnsi="Arial" w:cs="Arial"/>
          <w:color w:val="222222"/>
          <w:sz w:val="22"/>
          <w:szCs w:val="22"/>
        </w:rPr>
        <w:t xml:space="preserve">Sequencing was performed on a </w:t>
      </w:r>
      <w:r w:rsidR="009406ED" w:rsidRPr="009406ED">
        <w:rPr>
          <w:rFonts w:ascii="Arial" w:hAnsi="Arial" w:cs="Arial"/>
          <w:color w:val="222222"/>
          <w:sz w:val="22"/>
          <w:szCs w:val="22"/>
        </w:rPr>
        <w:t>NovaSeq 6000</w:t>
      </w:r>
      <w:r w:rsidR="009406ED">
        <w:rPr>
          <w:rFonts w:ascii="Arial" w:hAnsi="Arial" w:cs="Arial"/>
          <w:color w:val="222222"/>
          <w:sz w:val="22"/>
          <w:szCs w:val="22"/>
        </w:rPr>
        <w:t xml:space="preserve"> (Illumina). </w:t>
      </w:r>
      <w:r w:rsidR="00293505">
        <w:rPr>
          <w:rFonts w:ascii="Arial" w:hAnsi="Arial" w:cs="Arial"/>
          <w:color w:val="222222"/>
          <w:sz w:val="22"/>
          <w:szCs w:val="22"/>
        </w:rPr>
        <w:t>GENCODE v35 was used as the reference genome and expression was normalized as transcript</w:t>
      </w:r>
      <w:r w:rsidR="008C1E67">
        <w:rPr>
          <w:rFonts w:ascii="Arial" w:hAnsi="Arial" w:cs="Arial"/>
          <w:color w:val="222222"/>
          <w:sz w:val="22"/>
          <w:szCs w:val="22"/>
        </w:rPr>
        <w:t>s per million (TPM) using Salmon v1.4</w:t>
      </w:r>
      <w:r w:rsidR="0015281E">
        <w:rPr>
          <w:rFonts w:ascii="Arial" w:hAnsi="Arial" w:cs="Arial"/>
          <w:color w:val="222222"/>
          <w:sz w:val="22"/>
          <w:szCs w:val="22"/>
        </w:rPr>
        <w:fldChar w:fldCharType="begin">
          <w:fldData xml:space="preserve">PEVuZE5vdGU+PENpdGU+PEF1dGhvcj5GcmFua2lzaDwvQXV0aG9yPjxZZWFyPjIwMTk8L1llYXI+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PEVuZE5vdGU+PENpdGU+PEF1dGhvcj5GcmFua2lzaDwvQXV0aG9yPjxZZWFyPjIwMTk8L1llYXI+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15281E">
        <w:rPr>
          <w:rFonts w:ascii="Arial" w:hAnsi="Arial" w:cs="Arial"/>
          <w:color w:val="222222"/>
          <w:sz w:val="22"/>
          <w:szCs w:val="22"/>
        </w:rPr>
      </w:r>
      <w:r w:rsidR="0015281E">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78,79</w:t>
      </w:r>
      <w:r w:rsidR="0015281E">
        <w:rPr>
          <w:rFonts w:ascii="Arial" w:hAnsi="Arial" w:cs="Arial"/>
          <w:color w:val="222222"/>
          <w:sz w:val="22"/>
          <w:szCs w:val="22"/>
        </w:rPr>
        <w:fldChar w:fldCharType="end"/>
      </w:r>
      <w:r w:rsidR="0015281E">
        <w:rPr>
          <w:rFonts w:ascii="Arial" w:hAnsi="Arial" w:cs="Arial"/>
          <w:color w:val="222222"/>
          <w:sz w:val="22"/>
          <w:szCs w:val="22"/>
        </w:rPr>
        <w:t>.</w:t>
      </w:r>
      <w:r w:rsidR="008B2199">
        <w:rPr>
          <w:rFonts w:ascii="Arial" w:hAnsi="Arial" w:cs="Arial"/>
          <w:color w:val="222222"/>
          <w:sz w:val="22"/>
          <w:szCs w:val="22"/>
        </w:rPr>
        <w:t xml:space="preserve"> </w:t>
      </w:r>
      <w:r w:rsidR="008B2199" w:rsidRPr="004916CB">
        <w:rPr>
          <w:rFonts w:ascii="Arial" w:hAnsi="Arial" w:cs="Arial"/>
          <w:color w:val="222222"/>
          <w:sz w:val="22"/>
          <w:szCs w:val="22"/>
        </w:rPr>
        <w:t>DESeq2 v.1.24.0</w:t>
      </w:r>
      <w:r w:rsidR="008B2199">
        <w:rPr>
          <w:rFonts w:ascii="Arial" w:hAnsi="Arial" w:cs="Arial"/>
          <w:color w:val="222222"/>
          <w:sz w:val="22"/>
          <w:szCs w:val="22"/>
        </w:rPr>
        <w:t xml:space="preserve"> was used for differential expression analysis with</w:t>
      </w:r>
      <w:r w:rsidR="00CF3549">
        <w:rPr>
          <w:rFonts w:ascii="Arial" w:hAnsi="Arial" w:cs="Arial"/>
          <w:color w:val="222222"/>
          <w:sz w:val="22"/>
          <w:szCs w:val="22"/>
        </w:rPr>
        <w:t xml:space="preserve"> Wald test and Benjamini-Hochberg correction</w:t>
      </w:r>
      <w:r w:rsidR="008B2199">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&lt;EndNote&gt;&lt;Cite&gt;&lt;Author&gt;Love&lt;/Author&gt;&lt;Year&gt;2014&lt;/Year&gt;&lt;RecNum&gt;55&lt;/RecNum&gt;&lt;DisplayText&gt;&lt;style face="superscript"&gt;77&lt;/style&gt;&lt;/DisplayText&gt;&lt;record&gt;&lt;rec-number&gt;55&lt;/rec-number&gt;&lt;foreign-keys&gt;&lt;key app="EN" db-id="dsz9as9xsxd2dke259vvss5cawvfrsf592z9" timestamp="1763669015"&gt;55&lt;/key&gt;&lt;/foreign-keys&gt;&lt;ref-type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mote-database-name&gt;Medline&lt;/remote-database-name&gt;&lt;remote-database-provider&gt;NLM&lt;/remote-database-provider&gt;&lt;/record&gt;&lt;/Cite&gt;&lt;/EndNote&gt;</w:instrText>
      </w:r>
      <w:r w:rsidR="008B2199">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77</w:t>
      </w:r>
      <w:r w:rsidR="008B2199">
        <w:rPr>
          <w:rFonts w:ascii="Arial" w:hAnsi="Arial" w:cs="Arial"/>
          <w:color w:val="222222"/>
          <w:sz w:val="22"/>
          <w:szCs w:val="22"/>
        </w:rPr>
        <w:fldChar w:fldCharType="end"/>
      </w:r>
      <w:r w:rsidR="008B2199">
        <w:rPr>
          <w:rFonts w:ascii="Arial" w:hAnsi="Arial" w:cs="Arial"/>
          <w:color w:val="222222"/>
          <w:sz w:val="22"/>
          <w:szCs w:val="22"/>
        </w:rPr>
        <w:t>.</w:t>
      </w:r>
    </w:p>
    <w:p w14:paraId="266887B6" w14:textId="349D6D60" w:rsidR="00FA4295" w:rsidRDefault="00805A57" w:rsidP="00CA15F6">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 xml:space="preserve">Ramos-Rodriguez </w:t>
      </w:r>
      <w:r w:rsidR="002440E6">
        <w:rPr>
          <w:rFonts w:ascii="Arial" w:hAnsi="Arial" w:cs="Arial"/>
          <w:color w:val="222222"/>
          <w:sz w:val="22"/>
          <w:szCs w:val="22"/>
        </w:rPr>
        <w:t xml:space="preserve">et al </w:t>
      </w:r>
      <w:r w:rsidR="0068192C">
        <w:rPr>
          <w:rFonts w:ascii="Arial" w:hAnsi="Arial" w:cs="Arial"/>
          <w:color w:val="222222"/>
          <w:sz w:val="22"/>
          <w:szCs w:val="22"/>
        </w:rPr>
        <w:t>(Pck001-002)</w:t>
      </w:r>
      <w:r w:rsidR="009E3D8A">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E3D8A">
        <w:rPr>
          <w:rFonts w:ascii="Arial" w:hAnsi="Arial" w:cs="Arial"/>
          <w:color w:val="222222"/>
          <w:sz w:val="22"/>
          <w:szCs w:val="22"/>
        </w:rPr>
      </w:r>
      <w:r w:rsidR="009E3D8A">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9E3D8A">
        <w:rPr>
          <w:rFonts w:ascii="Arial" w:hAnsi="Arial" w:cs="Arial"/>
          <w:color w:val="222222"/>
          <w:sz w:val="22"/>
          <w:szCs w:val="22"/>
        </w:rPr>
        <w:fldChar w:fldCharType="end"/>
      </w:r>
      <w:r w:rsidR="0068192C">
        <w:rPr>
          <w:rFonts w:ascii="Arial" w:hAnsi="Arial" w:cs="Arial"/>
          <w:color w:val="222222"/>
          <w:sz w:val="22"/>
          <w:szCs w:val="22"/>
        </w:rPr>
        <w:t xml:space="preserve"> </w:t>
      </w:r>
      <w:r w:rsidR="002440E6">
        <w:rPr>
          <w:rFonts w:ascii="Arial" w:hAnsi="Arial" w:cs="Arial"/>
          <w:color w:val="222222"/>
          <w:sz w:val="22"/>
          <w:szCs w:val="22"/>
        </w:rPr>
        <w:t>and Colli et al</w:t>
      </w:r>
      <w:r w:rsidR="0068192C">
        <w:rPr>
          <w:rFonts w:ascii="Arial" w:hAnsi="Arial" w:cs="Arial"/>
          <w:color w:val="222222"/>
          <w:sz w:val="22"/>
          <w:szCs w:val="22"/>
        </w:rPr>
        <w:t xml:space="preserve"> (Pck003)</w:t>
      </w:r>
      <w:r w:rsidR="009E3D8A">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Y051bT4yMDwvUmVjTnVtPjxEaXNwbGF5VGV4dD48c3R5bGUgZmFjZT0ic3VwZXJzY3JpcHQiPjMw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=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E3D8A">
        <w:rPr>
          <w:rFonts w:ascii="Arial" w:hAnsi="Arial" w:cs="Arial"/>
          <w:color w:val="222222"/>
          <w:sz w:val="22"/>
          <w:szCs w:val="22"/>
        </w:rPr>
      </w:r>
      <w:r w:rsidR="009E3D8A">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30</w:t>
      </w:r>
      <w:r w:rsidR="009E3D8A">
        <w:rPr>
          <w:rFonts w:ascii="Arial" w:hAnsi="Arial" w:cs="Arial"/>
          <w:color w:val="222222"/>
          <w:sz w:val="22"/>
          <w:szCs w:val="22"/>
        </w:rPr>
        <w:fldChar w:fldCharType="end"/>
      </w:r>
      <w:r w:rsidR="002440E6">
        <w:rPr>
          <w:rFonts w:ascii="Arial" w:hAnsi="Arial" w:cs="Arial"/>
          <w:color w:val="222222"/>
          <w:sz w:val="22"/>
          <w:szCs w:val="22"/>
        </w:rPr>
        <w:t xml:space="preserve"> </w:t>
      </w:r>
      <w:r>
        <w:rPr>
          <w:rFonts w:ascii="Arial" w:hAnsi="Arial" w:cs="Arial"/>
          <w:color w:val="222222"/>
          <w:sz w:val="22"/>
          <w:szCs w:val="22"/>
        </w:rPr>
        <w:t xml:space="preserve">performed RNA-seq of </w:t>
      </w:r>
      <w:r w:rsidR="00AF5F3F">
        <w:rPr>
          <w:rFonts w:ascii="Arial" w:hAnsi="Arial" w:cs="Arial"/>
          <w:color w:val="222222"/>
          <w:sz w:val="22"/>
          <w:szCs w:val="22"/>
        </w:rPr>
        <w:t xml:space="preserve">human islets and EndoC-βH1 cells treated with </w:t>
      </w:r>
      <w:r w:rsidR="00A27B4A">
        <w:rPr>
          <w:rFonts w:ascii="Arial" w:hAnsi="Arial" w:cs="Arial"/>
          <w:color w:val="222222"/>
          <w:sz w:val="22"/>
          <w:szCs w:val="22"/>
        </w:rPr>
        <w:t xml:space="preserve">IL-1β + IFNγ as described in the Proteomics methods </w:t>
      </w:r>
      <w:r w:rsidR="00A27B4A">
        <w:rPr>
          <w:rFonts w:ascii="Arial" w:hAnsi="Arial" w:cs="Arial"/>
          <w:color w:val="222222"/>
          <w:sz w:val="22"/>
          <w:szCs w:val="22"/>
        </w:rPr>
        <w:lastRenderedPageBreak/>
        <w:t xml:space="preserve">section above. </w:t>
      </w:r>
      <w:r w:rsidR="00813E20">
        <w:rPr>
          <w:rFonts w:ascii="Arial" w:hAnsi="Arial" w:cs="Arial"/>
          <w:color w:val="222222"/>
          <w:sz w:val="22"/>
          <w:szCs w:val="22"/>
        </w:rPr>
        <w:t>RNA was extracted with RNeasy Plus mini kit (Qiagen)</w:t>
      </w:r>
      <w:r w:rsidR="00306454">
        <w:rPr>
          <w:rFonts w:ascii="Arial" w:hAnsi="Arial" w:cs="Arial"/>
          <w:color w:val="222222"/>
          <w:sz w:val="22"/>
          <w:szCs w:val="22"/>
        </w:rPr>
        <w:t xml:space="preserve"> and sequenced on a </w:t>
      </w:r>
      <w:r w:rsidR="00306454" w:rsidRPr="00306454">
        <w:rPr>
          <w:rFonts w:ascii="Arial" w:hAnsi="Arial" w:cs="Arial"/>
          <w:color w:val="222222"/>
          <w:sz w:val="22"/>
          <w:szCs w:val="22"/>
        </w:rPr>
        <w:t>HiSeq 2000 platform (Illumina)</w:t>
      </w:r>
      <w:r w:rsidR="0062082B">
        <w:rPr>
          <w:rFonts w:ascii="Arial" w:hAnsi="Arial" w:cs="Arial"/>
          <w:color w:val="222222"/>
          <w:sz w:val="22"/>
          <w:szCs w:val="22"/>
        </w:rPr>
        <w:t xml:space="preserve">. </w:t>
      </w:r>
      <w:r w:rsidR="003C4CFB">
        <w:rPr>
          <w:rFonts w:ascii="Arial" w:hAnsi="Arial" w:cs="Arial"/>
          <w:color w:val="222222"/>
          <w:sz w:val="22"/>
          <w:szCs w:val="22"/>
        </w:rPr>
        <w:t>Reads were aligned to the GChr37 wit</w:t>
      </w:r>
      <w:r w:rsidR="00E42FB0">
        <w:rPr>
          <w:rFonts w:ascii="Arial" w:hAnsi="Arial" w:cs="Arial"/>
          <w:color w:val="222222"/>
          <w:sz w:val="22"/>
          <w:szCs w:val="22"/>
        </w:rPr>
        <w:t>h</w:t>
      </w:r>
      <w:r w:rsidR="003C4CFB">
        <w:rPr>
          <w:rFonts w:ascii="Arial" w:hAnsi="Arial" w:cs="Arial"/>
          <w:color w:val="222222"/>
          <w:sz w:val="22"/>
          <w:szCs w:val="22"/>
        </w:rPr>
        <w:t xml:space="preserve"> TopHat v.2.0.13</w:t>
      </w:r>
      <w:r w:rsidR="005449F8">
        <w:rPr>
          <w:rFonts w:ascii="Arial" w:hAnsi="Arial" w:cs="Arial"/>
          <w:color w:val="222222"/>
          <w:sz w:val="22"/>
          <w:szCs w:val="22"/>
        </w:rPr>
        <w:t xml:space="preserve"> and annotated with GENCODE release 18</w:t>
      </w:r>
      <w:r w:rsidR="00E42FB0">
        <w:rPr>
          <w:rFonts w:ascii="Arial" w:hAnsi="Arial" w:cs="Arial"/>
          <w:color w:val="222222"/>
          <w:sz w:val="22"/>
          <w:szCs w:val="22"/>
        </w:rPr>
        <w:fldChar w:fldCharType="begin">
          <w:fldData xml:space="preserve">PEVuZE5vdGU+PENpdGU+PEF1dGhvcj5UcmFwbmVsbDwvQXV0aG9yPjxZZWFyPjIwMDk8L1llYXI+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PEVuZE5vdGU+PENpdGU+PEF1dGhvcj5UcmFwbmVsbDwvQXV0aG9yPjxZZWFyPjIwMDk8L1llYXI+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E42FB0">
        <w:rPr>
          <w:rFonts w:ascii="Arial" w:hAnsi="Arial" w:cs="Arial"/>
          <w:color w:val="222222"/>
          <w:sz w:val="22"/>
          <w:szCs w:val="22"/>
        </w:rPr>
      </w:r>
      <w:r w:rsidR="00E42FB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78,80</w:t>
      </w:r>
      <w:r w:rsidR="00E42FB0">
        <w:rPr>
          <w:rFonts w:ascii="Arial" w:hAnsi="Arial" w:cs="Arial"/>
          <w:color w:val="222222"/>
          <w:sz w:val="22"/>
          <w:szCs w:val="22"/>
        </w:rPr>
        <w:fldChar w:fldCharType="end"/>
      </w:r>
      <w:r w:rsidR="00E42FB0">
        <w:rPr>
          <w:rFonts w:ascii="Arial" w:hAnsi="Arial" w:cs="Arial"/>
          <w:color w:val="222222"/>
          <w:sz w:val="22"/>
          <w:szCs w:val="22"/>
        </w:rPr>
        <w:t>.</w:t>
      </w:r>
      <w:r w:rsidR="004916CB">
        <w:rPr>
          <w:rFonts w:ascii="Arial" w:hAnsi="Arial" w:cs="Arial"/>
          <w:color w:val="222222"/>
          <w:sz w:val="22"/>
          <w:szCs w:val="22"/>
        </w:rPr>
        <w:t xml:space="preserve"> </w:t>
      </w:r>
      <w:r w:rsidR="004916CB" w:rsidRPr="004916CB">
        <w:rPr>
          <w:rFonts w:ascii="Arial" w:hAnsi="Arial" w:cs="Arial"/>
          <w:color w:val="222222"/>
          <w:sz w:val="22"/>
          <w:szCs w:val="22"/>
        </w:rPr>
        <w:t>DESeq2 v.1.24.0</w:t>
      </w:r>
      <w:r w:rsidR="004916CB">
        <w:rPr>
          <w:rFonts w:ascii="Arial" w:hAnsi="Arial" w:cs="Arial"/>
          <w:color w:val="222222"/>
          <w:sz w:val="22"/>
          <w:szCs w:val="22"/>
        </w:rPr>
        <w:t xml:space="preserve"> was used for differential expression analysis</w:t>
      </w:r>
      <w:r w:rsidR="00EB7B58">
        <w:rPr>
          <w:rFonts w:ascii="Arial" w:hAnsi="Arial" w:cs="Arial"/>
          <w:color w:val="222222"/>
          <w:sz w:val="22"/>
          <w:szCs w:val="22"/>
        </w:rPr>
        <w:t xml:space="preserve"> </w:t>
      </w:r>
      <w:r w:rsidR="00EB7B58" w:rsidRPr="00EB7B58">
        <w:rPr>
          <w:rFonts w:ascii="Arial" w:hAnsi="Arial" w:cs="Arial"/>
          <w:color w:val="222222"/>
          <w:sz w:val="22"/>
          <w:szCs w:val="22"/>
        </w:rPr>
        <w:t>using a paired design</w:t>
      </w:r>
      <w:r w:rsidR="00A51BD7">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&lt;EndNote&gt;&lt;Cite&gt;&lt;Author&gt;Love&lt;/Author&gt;&lt;Year&gt;2014&lt;/Year&gt;&lt;RecNum&gt;55&lt;/RecNum&gt;&lt;DisplayText&gt;&lt;style face="superscript"&gt;77&lt;/style&gt;&lt;/DisplayText&gt;&lt;record&gt;&lt;rec-number&gt;55&lt;/rec-number&gt;&lt;foreign-keys&gt;&lt;key app="EN" db-id="dsz9as9xsxd2dke259vvss5cawvfrsf592z9" timestamp="1763669015"&gt;55&lt;/key&gt;&lt;/foreign-keys&gt;&lt;ref-type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mote-database-name&gt;Medline&lt;/remote-database-name&gt;&lt;remote-database-provider&gt;NLM&lt;/remote-database-provider&gt;&lt;/record&gt;&lt;/Cite&gt;&lt;/EndNote&gt;</w:instrText>
      </w:r>
      <w:r w:rsidR="00A51BD7">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77</w:t>
      </w:r>
      <w:r w:rsidR="00A51BD7">
        <w:rPr>
          <w:rFonts w:ascii="Arial" w:hAnsi="Arial" w:cs="Arial"/>
          <w:color w:val="222222"/>
          <w:sz w:val="22"/>
          <w:szCs w:val="22"/>
        </w:rPr>
        <w:fldChar w:fldCharType="end"/>
      </w:r>
      <w:r w:rsidR="00F70E0B">
        <w:rPr>
          <w:rFonts w:ascii="Arial" w:hAnsi="Arial" w:cs="Arial"/>
          <w:color w:val="222222"/>
          <w:sz w:val="22"/>
          <w:szCs w:val="22"/>
        </w:rPr>
        <w:t>.</w:t>
      </w:r>
      <w:r w:rsidR="00906BF8">
        <w:rPr>
          <w:rFonts w:ascii="Arial" w:hAnsi="Arial" w:cs="Arial"/>
          <w:color w:val="222222"/>
          <w:sz w:val="22"/>
          <w:szCs w:val="22"/>
        </w:rPr>
        <w:t xml:space="preserve"> </w:t>
      </w:r>
      <w:r w:rsidR="00B17FED" w:rsidRPr="00B17FED">
        <w:rPr>
          <w:rFonts w:ascii="Arial" w:hAnsi="Arial" w:cs="Arial"/>
          <w:color w:val="222222"/>
          <w:sz w:val="22"/>
          <w:szCs w:val="22"/>
        </w:rPr>
        <w:t>Thresholds for significance were set at an FDR-adjusted P &lt; 0.05 and an absolute log2 fold change &gt; 1.</w:t>
      </w:r>
    </w:p>
    <w:p w14:paraId="40271F11" w14:textId="777DDE36" w:rsidR="001B403B" w:rsidRDefault="00CA15F6" w:rsidP="00CA15F6">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t>scRNA</w:t>
      </w:r>
      <w:r w:rsidR="004F386F">
        <w:rPr>
          <w:rFonts w:ascii="Arial" w:hAnsi="Arial" w:cs="Arial"/>
          <w:i/>
          <w:iCs/>
          <w:color w:val="222222"/>
          <w:sz w:val="22"/>
          <w:szCs w:val="22"/>
          <w:u w:val="single"/>
        </w:rPr>
        <w:t>-</w:t>
      </w:r>
      <w:r w:rsidRPr="00694E48">
        <w:rPr>
          <w:rFonts w:ascii="Arial" w:hAnsi="Arial" w:cs="Arial"/>
          <w:i/>
          <w:iCs/>
          <w:color w:val="222222"/>
          <w:sz w:val="22"/>
          <w:szCs w:val="22"/>
          <w:u w:val="single"/>
        </w:rPr>
        <w:t>seq</w:t>
      </w:r>
      <w:r w:rsidRPr="00694E48">
        <w:rPr>
          <w:rFonts w:ascii="Arial" w:hAnsi="Arial" w:cs="Arial"/>
          <w:color w:val="222222"/>
          <w:sz w:val="22"/>
          <w:szCs w:val="22"/>
        </w:rPr>
        <w:t>:</w:t>
      </w:r>
      <w:r w:rsidR="000A7C81">
        <w:rPr>
          <w:rFonts w:ascii="Arial" w:hAnsi="Arial" w:cs="Arial"/>
          <w:color w:val="222222"/>
          <w:sz w:val="22"/>
          <w:szCs w:val="22"/>
        </w:rPr>
        <w:t xml:space="preserve"> </w:t>
      </w:r>
      <w:r w:rsidR="00B01367">
        <w:rPr>
          <w:rFonts w:ascii="Arial" w:hAnsi="Arial" w:cs="Arial"/>
          <w:color w:val="222222"/>
          <w:sz w:val="22"/>
          <w:szCs w:val="22"/>
        </w:rPr>
        <w:t>Maestas et al.</w:t>
      </w:r>
      <w:ins w:id="196" w:author="Sarkar, Soumyadeep" w:date="2026-05-18T16:53:00Z" w16du:dateUtc="2026-05-18T23:53:00Z">
        <w:r w:rsidR="006E197D">
          <w:rPr>
            <w:rFonts w:ascii="Arial" w:hAnsi="Arial" w:cs="Arial"/>
            <w:color w:val="222222"/>
            <w:sz w:val="22"/>
            <w:szCs w:val="22"/>
          </w:rPr>
          <w:t xml:space="preserve">, </w:t>
        </w:r>
      </w:ins>
      <w:del w:id="197" w:author="Sarkar, Soumyadeep" w:date="2026-05-18T16:53:00Z" w16du:dateUtc="2026-05-18T23:53:00Z">
        <w:r w:rsidR="00B01367" w:rsidDel="006E197D">
          <w:rPr>
            <w:rFonts w:ascii="Arial" w:hAnsi="Arial" w:cs="Arial"/>
            <w:color w:val="222222"/>
            <w:sz w:val="22"/>
            <w:szCs w:val="22"/>
          </w:rPr>
          <w:delText xml:space="preserve"> </w:delText>
        </w:r>
        <w:r w:rsidR="000C4416" w:rsidDel="006E197D">
          <w:rPr>
            <w:rFonts w:ascii="Arial" w:hAnsi="Arial" w:cs="Arial"/>
            <w:color w:val="222222"/>
            <w:sz w:val="22"/>
            <w:szCs w:val="22"/>
          </w:rPr>
          <w:delText>and</w:delText>
        </w:r>
        <w:r w:rsidR="00B01367" w:rsidDel="006E197D">
          <w:rPr>
            <w:rFonts w:ascii="Arial" w:hAnsi="Arial" w:cs="Arial"/>
            <w:color w:val="222222"/>
            <w:sz w:val="22"/>
            <w:szCs w:val="22"/>
          </w:rPr>
          <w:delText xml:space="preserve"> </w:delText>
        </w:r>
      </w:del>
      <w:r w:rsidR="00403DB9">
        <w:rPr>
          <w:rFonts w:ascii="Arial" w:hAnsi="Arial" w:cs="Arial"/>
          <w:color w:val="222222"/>
          <w:sz w:val="22"/>
          <w:szCs w:val="22"/>
        </w:rPr>
        <w:t>Szymczak et al</w:t>
      </w:r>
      <w:r w:rsidR="00B01367">
        <w:rPr>
          <w:rFonts w:ascii="Arial" w:hAnsi="Arial" w:cs="Arial"/>
          <w:color w:val="222222"/>
          <w:sz w:val="22"/>
          <w:szCs w:val="22"/>
        </w:rPr>
        <w:t>.</w:t>
      </w:r>
      <w:r w:rsidR="00403DB9">
        <w:rPr>
          <w:rFonts w:ascii="Arial" w:hAnsi="Arial" w:cs="Arial"/>
          <w:color w:val="222222"/>
          <w:sz w:val="22"/>
          <w:szCs w:val="22"/>
        </w:rPr>
        <w:t xml:space="preserve"> </w:t>
      </w:r>
      <w:ins w:id="198" w:author="Sarkar, Soumyadeep" w:date="2026-05-18T16:54:00Z" w16du:dateUtc="2026-05-18T23:54:00Z">
        <w:r w:rsidR="00F703C7">
          <w:rPr>
            <w:rFonts w:ascii="Arial" w:hAnsi="Arial" w:cs="Arial"/>
            <w:color w:val="222222"/>
            <w:sz w:val="22"/>
            <w:szCs w:val="22"/>
          </w:rPr>
          <w:t xml:space="preserve">and </w:t>
        </w:r>
      </w:ins>
      <w:ins w:id="199" w:author="Sarkar, Soumyadeep" w:date="2026-05-18T16:53:00Z" w16du:dateUtc="2026-05-18T23:53:00Z">
        <w:r w:rsidR="00F703C7">
          <w:rPr>
            <w:rFonts w:ascii="Arial" w:hAnsi="Arial" w:cs="Arial"/>
            <w:color w:val="222222"/>
            <w:sz w:val="22"/>
            <w:szCs w:val="22"/>
          </w:rPr>
          <w:t>Stancill et al</w:t>
        </w:r>
      </w:ins>
      <w:ins w:id="200" w:author="Sarkar, Soumyadeep" w:date="2026-05-18T16:54:00Z" w16du:dateUtc="2026-05-18T23:54:00Z">
        <w:r w:rsidR="00F703C7">
          <w:rPr>
            <w:rFonts w:ascii="Arial" w:hAnsi="Arial" w:cs="Arial"/>
            <w:color w:val="222222"/>
            <w:sz w:val="22"/>
            <w:szCs w:val="22"/>
          </w:rPr>
          <w:t xml:space="preserve">. </w:t>
        </w:r>
      </w:ins>
      <w:r w:rsidR="00403DB9">
        <w:rPr>
          <w:rFonts w:ascii="Arial" w:hAnsi="Arial" w:cs="Arial"/>
          <w:color w:val="222222"/>
          <w:sz w:val="22"/>
          <w:szCs w:val="22"/>
        </w:rPr>
        <w:t xml:space="preserve">performed </w:t>
      </w:r>
      <w:r w:rsidRPr="00694E48">
        <w:rPr>
          <w:rFonts w:ascii="Arial" w:hAnsi="Arial" w:cs="Arial"/>
          <w:color w:val="222222"/>
          <w:sz w:val="22"/>
          <w:szCs w:val="22"/>
        </w:rPr>
        <w:t xml:space="preserve">single-cell RNA sequencing (scRNA-seq) </w:t>
      </w:r>
      <w:r w:rsidR="000B7C9D">
        <w:rPr>
          <w:rFonts w:ascii="Arial" w:hAnsi="Arial" w:cs="Arial"/>
          <w:color w:val="222222"/>
          <w:sz w:val="22"/>
          <w:szCs w:val="22"/>
        </w:rPr>
        <w:t>in</w:t>
      </w:r>
      <w:r w:rsidR="00762390">
        <w:rPr>
          <w:rFonts w:ascii="Arial" w:hAnsi="Arial" w:cs="Arial"/>
          <w:color w:val="222222"/>
          <w:sz w:val="22"/>
          <w:szCs w:val="22"/>
        </w:rPr>
        <w:t xml:space="preserve"> is</w:t>
      </w:r>
      <w:r w:rsidR="0049133A">
        <w:rPr>
          <w:rFonts w:ascii="Arial" w:hAnsi="Arial" w:cs="Arial"/>
          <w:color w:val="222222"/>
          <w:sz w:val="22"/>
          <w:szCs w:val="22"/>
        </w:rPr>
        <w:t>olated</w:t>
      </w:r>
      <w:r w:rsidR="000B7C9D">
        <w:rPr>
          <w:rFonts w:ascii="Arial" w:hAnsi="Arial" w:cs="Arial"/>
          <w:color w:val="222222"/>
          <w:sz w:val="22"/>
          <w:szCs w:val="22"/>
        </w:rPr>
        <w:t xml:space="preserve"> </w:t>
      </w:r>
      <w:r w:rsidR="00823054">
        <w:rPr>
          <w:rFonts w:ascii="Arial" w:hAnsi="Arial" w:cs="Arial"/>
          <w:color w:val="222222"/>
          <w:sz w:val="22"/>
          <w:szCs w:val="22"/>
        </w:rPr>
        <w:t>h</w:t>
      </w:r>
      <w:r w:rsidR="00CF4B23">
        <w:rPr>
          <w:rFonts w:ascii="Arial" w:hAnsi="Arial" w:cs="Arial"/>
          <w:color w:val="222222"/>
          <w:sz w:val="22"/>
          <w:szCs w:val="22"/>
        </w:rPr>
        <w:t>uman pancreatic islets</w:t>
      </w:r>
      <w:r w:rsidR="00F8778F">
        <w:rPr>
          <w:rFonts w:ascii="Arial" w:hAnsi="Arial" w:cs="Arial"/>
          <w:color w:val="222222"/>
          <w:sz w:val="22"/>
          <w:szCs w:val="22"/>
        </w:rPr>
        <w:fldChar w:fldCharType="begin">
          <w:fldData xml:space="preserve">PEVuZE5vdGU+PENpdGU+PEF1dGhvcj5NYWVzdGFzPC9BdXRob3I+PFllYXI+MjAyNDwvWWVhcj48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</w:fldData>
        </w:fldChar>
      </w:r>
      <w:r w:rsidR="008B3CB8">
        <w:rPr>
          <w:rFonts w:ascii="Arial" w:hAnsi="Arial" w:cs="Arial"/>
          <w:color w:val="222222"/>
          <w:sz w:val="22"/>
          <w:szCs w:val="22"/>
        </w:rPr>
        <w:instrText xml:space="preserve"> ADDIN EN.CITE </w:instrText>
      </w:r>
      <w:r w:rsidR="008B3CB8">
        <w:rPr>
          <w:rFonts w:ascii="Arial" w:hAnsi="Arial" w:cs="Arial"/>
          <w:color w:val="222222"/>
          <w:sz w:val="22"/>
          <w:szCs w:val="22"/>
        </w:rPr>
        <w:fldChar w:fldCharType="begin">
          <w:fldData xml:space="preserve">PEVuZE5vdGU+PENpdGU+PEF1dGhvcj5NYWVzdGFzPC9BdXRob3I+PFllYXI+MjAyNDwvWWVhcj48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</w:fldData>
        </w:fldChar>
      </w:r>
      <w:r w:rsidR="008B3CB8">
        <w:rPr>
          <w:rFonts w:ascii="Arial" w:hAnsi="Arial" w:cs="Arial"/>
          <w:color w:val="222222"/>
          <w:sz w:val="22"/>
          <w:szCs w:val="22"/>
        </w:rPr>
        <w:instrText xml:space="preserve"> ADDIN EN.CITE.DATA </w:instrText>
      </w:r>
      <w:r w:rsidR="008B3CB8">
        <w:rPr>
          <w:rFonts w:ascii="Arial" w:hAnsi="Arial" w:cs="Arial"/>
          <w:color w:val="222222"/>
          <w:sz w:val="22"/>
          <w:szCs w:val="22"/>
        </w:rPr>
      </w:r>
      <w:r w:rsidR="008B3CB8">
        <w:rPr>
          <w:rFonts w:ascii="Arial" w:hAnsi="Arial" w:cs="Arial"/>
          <w:color w:val="222222"/>
          <w:sz w:val="22"/>
          <w:szCs w:val="22"/>
        </w:rPr>
        <w:fldChar w:fldCharType="end"/>
      </w:r>
      <w:r w:rsidR="00F8778F">
        <w:rPr>
          <w:rFonts w:ascii="Arial" w:hAnsi="Arial" w:cs="Arial"/>
          <w:color w:val="222222"/>
          <w:sz w:val="22"/>
          <w:szCs w:val="22"/>
        </w:rPr>
      </w:r>
      <w:r w:rsidR="00F8778F">
        <w:rPr>
          <w:rFonts w:ascii="Arial" w:hAnsi="Arial" w:cs="Arial"/>
          <w:color w:val="222222"/>
          <w:sz w:val="22"/>
          <w:szCs w:val="22"/>
        </w:rPr>
        <w:fldChar w:fldCharType="separate"/>
      </w:r>
      <w:r w:rsidR="008B3CB8" w:rsidRPr="008B3CB8">
        <w:rPr>
          <w:rFonts w:ascii="Arial" w:hAnsi="Arial" w:cs="Arial"/>
          <w:noProof/>
          <w:color w:val="222222"/>
          <w:sz w:val="22"/>
          <w:szCs w:val="22"/>
          <w:vertAlign w:val="superscript"/>
        </w:rPr>
        <w:t>31,48</w:t>
      </w:r>
      <w:r w:rsidR="00F8778F">
        <w:rPr>
          <w:rFonts w:ascii="Arial" w:hAnsi="Arial" w:cs="Arial"/>
          <w:color w:val="222222"/>
          <w:sz w:val="22"/>
          <w:szCs w:val="22"/>
        </w:rPr>
        <w:fldChar w:fldCharType="end"/>
      </w:r>
      <w:ins w:id="201" w:author="Sarkar, Soumyadeep" w:date="2026-05-18T16:54:00Z" w16du:dateUtc="2026-05-18T23:54:00Z">
        <w:r w:rsidR="008B3CB8">
          <w:rPr>
            <w:rFonts w:ascii="Arial" w:hAnsi="Arial" w:cs="Arial"/>
            <w:color w:val="222222"/>
            <w:sz w:val="22"/>
            <w:szCs w:val="22"/>
          </w:rPr>
          <w:t xml:space="preserve">, mouse </w:t>
        </w:r>
      </w:ins>
      <w:ins w:id="202" w:author="Sarkar, Soumyadeep" w:date="2026-05-18T16:55:00Z" w16du:dateUtc="2026-05-18T23:55:00Z">
        <w:r w:rsidR="008B3CB8">
          <w:rPr>
            <w:rFonts w:ascii="Arial" w:hAnsi="Arial" w:cs="Arial"/>
            <w:color w:val="222222"/>
            <w:sz w:val="22"/>
            <w:szCs w:val="22"/>
          </w:rPr>
          <w:t>pancreatic islets</w:t>
        </w:r>
      </w:ins>
      <w:r w:rsidR="008B3CB8">
        <w:rPr>
          <w:rFonts w:ascii="Arial" w:hAnsi="Arial" w:cs="Arial"/>
          <w:color w:val="222222"/>
          <w:sz w:val="22"/>
          <w:szCs w:val="22"/>
        </w:rPr>
        <w:fldChar w:fldCharType="begin">
          <w:fldData xml:space="preserve">PEVuZE5vdGU+PENpdGU+PEF1dGhvcj5TdGFuY2lsbDwvQXV0aG9yPjxZZWFyPjIwMjE8L1llYXI+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=
</w:fldData>
        </w:fldChar>
      </w:r>
      <w:r w:rsidR="008B3CB8">
        <w:rPr>
          <w:rFonts w:ascii="Arial" w:hAnsi="Arial" w:cs="Arial"/>
          <w:color w:val="222222"/>
          <w:sz w:val="22"/>
          <w:szCs w:val="22"/>
        </w:rPr>
        <w:instrText xml:space="preserve"> ADDIN EN.CITE </w:instrText>
      </w:r>
      <w:r w:rsidR="008B3CB8">
        <w:rPr>
          <w:rFonts w:ascii="Arial" w:hAnsi="Arial" w:cs="Arial"/>
          <w:color w:val="222222"/>
          <w:sz w:val="22"/>
          <w:szCs w:val="22"/>
        </w:rPr>
        <w:fldChar w:fldCharType="begin">
          <w:fldData xml:space="preserve">PEVuZE5vdGU+PENpdGU+PEF1dGhvcj5TdGFuY2lsbDwvQXV0aG9yPjxZZWFyPjIwMjE8L1llYXI+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=
</w:fldData>
        </w:fldChar>
      </w:r>
      <w:r w:rsidR="008B3CB8">
        <w:rPr>
          <w:rFonts w:ascii="Arial" w:hAnsi="Arial" w:cs="Arial"/>
          <w:color w:val="222222"/>
          <w:sz w:val="22"/>
          <w:szCs w:val="22"/>
        </w:rPr>
        <w:instrText xml:space="preserve"> ADDIN EN.CITE.DATA </w:instrText>
      </w:r>
      <w:r w:rsidR="008B3CB8">
        <w:rPr>
          <w:rFonts w:ascii="Arial" w:hAnsi="Arial" w:cs="Arial"/>
          <w:color w:val="222222"/>
          <w:sz w:val="22"/>
          <w:szCs w:val="22"/>
        </w:rPr>
      </w:r>
      <w:r w:rsidR="008B3CB8">
        <w:rPr>
          <w:rFonts w:ascii="Arial" w:hAnsi="Arial" w:cs="Arial"/>
          <w:color w:val="222222"/>
          <w:sz w:val="22"/>
          <w:szCs w:val="22"/>
        </w:rPr>
        <w:fldChar w:fldCharType="end"/>
      </w:r>
      <w:r w:rsidR="008B3CB8">
        <w:rPr>
          <w:rFonts w:ascii="Arial" w:hAnsi="Arial" w:cs="Arial"/>
          <w:color w:val="222222"/>
          <w:sz w:val="22"/>
          <w:szCs w:val="22"/>
        </w:rPr>
      </w:r>
      <w:r w:rsidR="008B3CB8">
        <w:rPr>
          <w:rFonts w:ascii="Arial" w:hAnsi="Arial" w:cs="Arial"/>
          <w:color w:val="222222"/>
          <w:sz w:val="22"/>
          <w:szCs w:val="22"/>
        </w:rPr>
        <w:fldChar w:fldCharType="separate"/>
      </w:r>
      <w:r w:rsidR="008B3CB8" w:rsidRPr="008B3CB8">
        <w:rPr>
          <w:rFonts w:ascii="Arial" w:hAnsi="Arial" w:cs="Arial"/>
          <w:noProof/>
          <w:color w:val="222222"/>
          <w:sz w:val="22"/>
          <w:szCs w:val="22"/>
          <w:vertAlign w:val="superscript"/>
        </w:rPr>
        <w:t>46,47</w:t>
      </w:r>
      <w:r w:rsidR="008B3CB8">
        <w:rPr>
          <w:rFonts w:ascii="Arial" w:hAnsi="Arial" w:cs="Arial"/>
          <w:color w:val="222222"/>
          <w:sz w:val="22"/>
          <w:szCs w:val="22"/>
        </w:rPr>
        <w:fldChar w:fldCharType="end"/>
      </w:r>
      <w:ins w:id="203" w:author="Sarkar, Soumyadeep" w:date="2026-05-18T16:55:00Z" w16du:dateUtc="2026-05-18T23:55:00Z">
        <w:r w:rsidR="008B3CB8">
          <w:rPr>
            <w:rFonts w:ascii="Arial" w:hAnsi="Arial" w:cs="Arial"/>
            <w:color w:val="222222"/>
            <w:sz w:val="22"/>
            <w:szCs w:val="22"/>
          </w:rPr>
          <w:t xml:space="preserve"> </w:t>
        </w:r>
      </w:ins>
      <w:del w:id="204" w:author="Sarkar, Soumyadeep" w:date="2026-05-18T16:54:00Z" w16du:dateUtc="2026-05-18T23:54:00Z">
        <w:r w:rsidR="00CF4B23" w:rsidDel="008B3CB8">
          <w:rPr>
            <w:rFonts w:ascii="Arial" w:hAnsi="Arial" w:cs="Arial"/>
            <w:color w:val="222222"/>
            <w:sz w:val="22"/>
            <w:szCs w:val="22"/>
          </w:rPr>
          <w:delText xml:space="preserve"> </w:delText>
        </w:r>
      </w:del>
      <w:r w:rsidR="00CF4B23">
        <w:rPr>
          <w:rFonts w:ascii="Arial" w:hAnsi="Arial" w:cs="Arial"/>
          <w:color w:val="222222"/>
          <w:sz w:val="22"/>
          <w:szCs w:val="22"/>
        </w:rPr>
        <w:t xml:space="preserve">and </w:t>
      </w:r>
      <w:r w:rsidR="000B7C9D">
        <w:rPr>
          <w:rFonts w:ascii="Arial" w:hAnsi="Arial" w:cs="Arial"/>
          <w:color w:val="222222"/>
          <w:sz w:val="22"/>
          <w:szCs w:val="22"/>
        </w:rPr>
        <w:t xml:space="preserve">inducible stem cell </w:t>
      </w:r>
      <w:r w:rsidR="00C50FB1">
        <w:rPr>
          <w:rFonts w:ascii="Arial" w:hAnsi="Arial" w:cs="Arial"/>
          <w:color w:val="222222"/>
          <w:sz w:val="22"/>
          <w:szCs w:val="22"/>
        </w:rPr>
        <w:t>(</w:t>
      </w:r>
      <w:r w:rsidR="0050694C">
        <w:rPr>
          <w:rFonts w:ascii="Arial" w:hAnsi="Arial" w:cs="Arial"/>
          <w:color w:val="222222"/>
          <w:sz w:val="22"/>
          <w:szCs w:val="22"/>
        </w:rPr>
        <w:t xml:space="preserve">iPSC </w:t>
      </w:r>
      <w:r w:rsidR="00403DB9">
        <w:rPr>
          <w:rFonts w:ascii="Arial" w:hAnsi="Arial" w:cs="Arial"/>
          <w:color w:val="222222"/>
          <w:sz w:val="22"/>
          <w:szCs w:val="22"/>
        </w:rPr>
        <w:t>HEL115.6</w:t>
      </w:r>
      <w:r w:rsidR="00C50FB1">
        <w:rPr>
          <w:rFonts w:ascii="Arial" w:hAnsi="Arial" w:cs="Arial"/>
          <w:color w:val="222222"/>
          <w:sz w:val="22"/>
          <w:szCs w:val="22"/>
        </w:rPr>
        <w:t>)</w:t>
      </w:r>
      <w:r w:rsidR="00403DB9">
        <w:rPr>
          <w:rFonts w:ascii="Arial" w:hAnsi="Arial" w:cs="Arial"/>
          <w:color w:val="222222"/>
          <w:sz w:val="22"/>
          <w:szCs w:val="22"/>
        </w:rPr>
        <w:t>-derived islet</w:t>
      </w:r>
      <w:r w:rsidR="00CF4B23">
        <w:rPr>
          <w:rFonts w:ascii="Arial" w:hAnsi="Arial" w:cs="Arial"/>
          <w:color w:val="222222"/>
          <w:sz w:val="22"/>
          <w:szCs w:val="22"/>
        </w:rPr>
        <w:t>-</w:t>
      </w:r>
      <w:r w:rsidR="00403DB9">
        <w:rPr>
          <w:rFonts w:ascii="Arial" w:hAnsi="Arial" w:cs="Arial"/>
          <w:color w:val="222222"/>
          <w:sz w:val="22"/>
          <w:szCs w:val="22"/>
        </w:rPr>
        <w:t>like aggregates</w:t>
      </w:r>
      <w:r w:rsidR="00257829">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257829">
        <w:rPr>
          <w:rFonts w:ascii="Arial" w:hAnsi="Arial" w:cs="Arial"/>
          <w:color w:val="222222"/>
          <w:sz w:val="22"/>
          <w:szCs w:val="22"/>
        </w:rPr>
      </w:r>
      <w:r w:rsidR="0025782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257829">
        <w:rPr>
          <w:rFonts w:ascii="Arial" w:hAnsi="Arial" w:cs="Arial"/>
          <w:color w:val="222222"/>
          <w:sz w:val="22"/>
          <w:szCs w:val="22"/>
        </w:rPr>
        <w:fldChar w:fldCharType="end"/>
      </w:r>
      <w:r w:rsidR="00403DB9">
        <w:rPr>
          <w:rFonts w:ascii="Arial" w:hAnsi="Arial" w:cs="Arial"/>
          <w:color w:val="222222"/>
          <w:sz w:val="22"/>
          <w:szCs w:val="22"/>
        </w:rPr>
        <w:t xml:space="preserve"> treated with </w:t>
      </w:r>
      <w:r w:rsidR="00CF4B23">
        <w:rPr>
          <w:rFonts w:ascii="Arial" w:hAnsi="Arial" w:cs="Arial"/>
          <w:color w:val="222222"/>
          <w:sz w:val="22"/>
          <w:szCs w:val="22"/>
        </w:rPr>
        <w:t>different treatments, respectively</w:t>
      </w:r>
      <w:r w:rsidR="004814EF">
        <w:rPr>
          <w:rFonts w:ascii="Arial" w:hAnsi="Arial" w:cs="Arial"/>
          <w:color w:val="222222"/>
          <w:sz w:val="22"/>
          <w:szCs w:val="22"/>
        </w:rPr>
        <w:t xml:space="preserve"> </w:t>
      </w:r>
      <w:r w:rsidR="00BE1492">
        <w:rPr>
          <w:rFonts w:ascii="Arial" w:hAnsi="Arial" w:cs="Arial"/>
          <w:color w:val="222222"/>
          <w:sz w:val="22"/>
          <w:szCs w:val="22"/>
        </w:rPr>
        <w:t>(Pck</w:t>
      </w:r>
      <w:r w:rsidR="00CF4B23">
        <w:rPr>
          <w:rFonts w:ascii="Arial" w:hAnsi="Arial" w:cs="Arial"/>
          <w:color w:val="222222"/>
          <w:sz w:val="22"/>
          <w:szCs w:val="22"/>
        </w:rPr>
        <w:t>004</w:t>
      </w:r>
      <w:ins w:id="205" w:author="Sarkar, Soumyadeep" w:date="2026-05-18T16:55:00Z" w16du:dateUtc="2026-05-18T23:55:00Z">
        <w:r w:rsidR="00444279">
          <w:rPr>
            <w:rFonts w:ascii="Arial" w:hAnsi="Arial" w:cs="Arial"/>
            <w:color w:val="222222"/>
            <w:sz w:val="22"/>
            <w:szCs w:val="22"/>
          </w:rPr>
          <w:t>,</w:t>
        </w:r>
      </w:ins>
      <w:del w:id="206" w:author="Sarkar, Soumyadeep" w:date="2026-05-18T16:55:00Z" w16du:dateUtc="2026-05-18T23:55:00Z">
        <w:r w:rsidR="00CF4B23" w:rsidDel="00444279">
          <w:rPr>
            <w:rFonts w:ascii="Arial" w:hAnsi="Arial" w:cs="Arial"/>
            <w:color w:val="222222"/>
            <w:sz w:val="22"/>
            <w:szCs w:val="22"/>
          </w:rPr>
          <w:delText xml:space="preserve"> </w:delText>
        </w:r>
        <w:r w:rsidR="005E0FCE" w:rsidDel="00444279">
          <w:rPr>
            <w:rFonts w:ascii="Arial" w:hAnsi="Arial" w:cs="Arial"/>
            <w:color w:val="222222"/>
            <w:sz w:val="22"/>
            <w:szCs w:val="22"/>
          </w:rPr>
          <w:delText>and</w:delText>
        </w:r>
      </w:del>
      <w:r w:rsidR="00CF4B23">
        <w:rPr>
          <w:rFonts w:ascii="Arial" w:hAnsi="Arial" w:cs="Arial"/>
          <w:color w:val="222222"/>
          <w:sz w:val="22"/>
          <w:szCs w:val="22"/>
        </w:rPr>
        <w:t xml:space="preserve"> </w:t>
      </w:r>
      <w:r w:rsidR="00BE1492">
        <w:rPr>
          <w:rFonts w:ascii="Arial" w:hAnsi="Arial" w:cs="Arial"/>
          <w:color w:val="222222"/>
          <w:sz w:val="22"/>
          <w:szCs w:val="22"/>
        </w:rPr>
        <w:t>00</w:t>
      </w:r>
      <w:r w:rsidR="0056457C">
        <w:rPr>
          <w:rFonts w:ascii="Arial" w:hAnsi="Arial" w:cs="Arial"/>
          <w:color w:val="222222"/>
          <w:sz w:val="22"/>
          <w:szCs w:val="22"/>
        </w:rPr>
        <w:t>9</w:t>
      </w:r>
      <w:ins w:id="207" w:author="Sarkar, Soumyadeep" w:date="2026-05-18T16:55:00Z" w16du:dateUtc="2026-05-18T23:55:00Z">
        <w:r w:rsidR="00444279">
          <w:rPr>
            <w:rFonts w:ascii="Arial" w:hAnsi="Arial" w:cs="Arial"/>
            <w:color w:val="222222"/>
            <w:sz w:val="22"/>
            <w:szCs w:val="22"/>
          </w:rPr>
          <w:t>, 022, 023, and 024</w:t>
        </w:r>
      </w:ins>
      <w:r w:rsidR="00BE1492">
        <w:rPr>
          <w:rFonts w:ascii="Arial" w:hAnsi="Arial" w:cs="Arial"/>
          <w:color w:val="222222"/>
          <w:sz w:val="22"/>
          <w:szCs w:val="22"/>
        </w:rPr>
        <w:t>)</w:t>
      </w:r>
      <w:r w:rsidRPr="00694E48">
        <w:rPr>
          <w:rFonts w:ascii="Arial" w:hAnsi="Arial" w:cs="Arial"/>
          <w:color w:val="222222"/>
          <w:sz w:val="22"/>
          <w:szCs w:val="22"/>
        </w:rPr>
        <w:t>.</w:t>
      </w:r>
      <w:del w:id="208" w:author="Sarkar, Soumyadeep" w:date="2026-05-18T16:56:00Z" w16du:dateUtc="2026-05-18T23:56:00Z">
        <w:r w:rsidRPr="00694E48" w:rsidDel="00444279">
          <w:rPr>
            <w:rFonts w:ascii="Arial" w:hAnsi="Arial" w:cs="Arial"/>
            <w:color w:val="222222"/>
            <w:sz w:val="22"/>
            <w:szCs w:val="22"/>
          </w:rPr>
          <w:delText xml:space="preserve"> </w:delText>
        </w:r>
      </w:del>
    </w:p>
    <w:p w14:paraId="6FA550B2" w14:textId="3D04E273" w:rsidR="008F3DD3" w:rsidRDefault="008F3DD3" w:rsidP="008F3DD3">
      <w:pPr>
        <w:shd w:val="clear" w:color="auto" w:fill="FFFFFF"/>
        <w:spacing w:before="100" w:beforeAutospacing="1" w:after="100" w:afterAutospacing="1"/>
        <w:jc w:val="both"/>
        <w:rPr>
          <w:rFonts w:ascii="Arial" w:hAnsi="Arial" w:cs="Arial"/>
          <w:sz w:val="22"/>
          <w:szCs w:val="22"/>
          <w:lang w:val="en-GB"/>
        </w:rPr>
      </w:pPr>
      <w:r>
        <w:rPr>
          <w:rFonts w:ascii="Arial" w:hAnsi="Arial" w:cs="Arial"/>
          <w:sz w:val="22"/>
          <w:szCs w:val="22"/>
          <w:lang w:val="en-GB"/>
        </w:rPr>
        <w:t>For Pck004</w:t>
      </w:r>
      <w:r w:rsidR="00CF217E">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&lt;EndNote&gt;&lt;Cite&gt;&lt;Author&gt;Maestas&lt;/Author&gt;&lt;Year&gt;2024&lt;/Year&gt;&lt;RecNum&gt;81&lt;/RecNum&gt;&lt;DisplayText&gt;&lt;style face="superscript"&gt;31&lt;/style&gt;&lt;/DisplayText&gt;&lt;record&gt;&lt;rec-number&gt;81&lt;/rec-number&gt;&lt;foreign-keys&gt;&lt;key app="EN" db-id="dsz9as9xsxd2dke259vvss5cawvfrsf592z9" timestamp="1764638144"&gt;81&lt;/key&gt;&lt;/foreign-keys&gt;&lt;ref-type name="Journal Article"&gt;17&lt;/ref-type&gt;&lt;contributors&gt;&lt;authors&gt;&lt;author&gt;Maestas, Marlie M.&lt;/author&gt;&lt;author&gt;Ishahak, Matthew&lt;/author&gt;&lt;author&gt;Augsornworawat, Punn&lt;/author&gt;&lt;author&gt;Veronese-Paniagua, Daniel A.&lt;/author&gt;&lt;author&gt;Maxwell, Kristina G.&lt;/author&gt;&lt;author&gt;Velazco-Cruz, Leonardo&lt;/author&gt;&lt;author&gt;Marquez, Erica&lt;/author&gt;&lt;author&gt;Sun, Jiameng&lt;/author&gt;&lt;author&gt;Shunkarova, Mira&lt;/author&gt;&lt;author&gt;Gale, Sarah E.&lt;/author&gt;&lt;author&gt;Urano, Fumihiko&lt;/author&gt;&lt;author&gt;Millman, Jeffrey R.&lt;/author&gt;&lt;/authors&gt;&lt;/contributors&gt;&lt;titles&gt;&lt;title&gt;Identification of unique cell type responses in pancreatic islets to stress&lt;/title&gt;&lt;secondary-title&gt;Nature Communications&lt;/secondary-title&gt;&lt;/titles&gt;&lt;periodical&gt;&lt;full-title&gt;Nature Communications&lt;/full-title&gt;&lt;/periodical&gt;&lt;pages&gt;5567&lt;/pages&gt;&lt;volume&gt;15&lt;/volume&gt;&lt;number&gt;1&lt;/number&gt;&lt;dates&gt;&lt;year&gt;2024&lt;/year&gt;&lt;pub-dates&gt;&lt;date&gt;2024/07/02&lt;/date&gt;&lt;/pub-dates&gt;&lt;/dates&gt;&lt;isbn&gt;2041-1723&lt;/isbn&gt;&lt;urls&gt;&lt;related-urls&gt;&lt;url&gt;https://doi.org/10.1038/s41467-024-49724-w&lt;/url&gt;&lt;/related-urls&gt;&lt;/urls&gt;&lt;electronic-resource-num&gt;10.1038/s41467-024-49724-w&lt;/electronic-resource-num&gt;&lt;/record&gt;&lt;/Cite&gt;&lt;/EndNote&gt;</w:instrText>
      </w:r>
      <w:r w:rsidR="00CF217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31</w:t>
      </w:r>
      <w:r w:rsidR="00CF217E">
        <w:rPr>
          <w:rFonts w:ascii="Arial" w:hAnsi="Arial" w:cs="Arial"/>
          <w:color w:val="222222"/>
          <w:sz w:val="22"/>
          <w:szCs w:val="22"/>
        </w:rPr>
        <w:fldChar w:fldCharType="end"/>
      </w:r>
      <w:r>
        <w:rPr>
          <w:rFonts w:ascii="Arial" w:hAnsi="Arial" w:cs="Arial"/>
          <w:sz w:val="22"/>
          <w:szCs w:val="22"/>
          <w:lang w:val="en-GB"/>
        </w:rPr>
        <w:t xml:space="preserve">, </w:t>
      </w:r>
      <w:r w:rsidRPr="00F65BA1">
        <w:rPr>
          <w:rFonts w:ascii="Arial" w:hAnsi="Arial" w:cs="Arial"/>
          <w:sz w:val="22"/>
          <w:szCs w:val="22"/>
          <w:lang w:val="en-GB"/>
        </w:rPr>
        <w:t>Single-cell RNA sequencing was performed using both cell hashing</w:t>
      </w:r>
      <w:r w:rsidR="002F1539">
        <w:rPr>
          <w:rFonts w:ascii="Arial" w:hAnsi="Arial" w:cs="Arial"/>
          <w:sz w:val="22"/>
          <w:szCs w:val="22"/>
          <w:lang w:val="en-GB"/>
        </w:rPr>
        <w:t>-</w:t>
      </w:r>
      <w:r w:rsidRPr="00F65BA1">
        <w:rPr>
          <w:rFonts w:ascii="Arial" w:hAnsi="Arial" w:cs="Arial"/>
          <w:sz w:val="22"/>
          <w:szCs w:val="22"/>
          <w:lang w:val="en-GB"/>
        </w:rPr>
        <w:t xml:space="preserve">based multiplexing and fixed-cell workflows. For hashed scRNA-seq, cells were dissociated into single-cell suspensions using TrypLE, washed, and </w:t>
      </w:r>
      <w:r w:rsidR="00A312D7" w:rsidRPr="00F65BA1">
        <w:rPr>
          <w:rFonts w:ascii="Arial" w:hAnsi="Arial" w:cs="Arial"/>
          <w:sz w:val="22"/>
          <w:szCs w:val="22"/>
          <w:lang w:val="en-GB"/>
        </w:rPr>
        <w:t>labelled</w:t>
      </w:r>
      <w:r w:rsidRPr="00F65BA1">
        <w:rPr>
          <w:rFonts w:ascii="Arial" w:hAnsi="Arial" w:cs="Arial"/>
          <w:sz w:val="22"/>
          <w:szCs w:val="22"/>
          <w:lang w:val="en-GB"/>
        </w:rPr>
        <w:t xml:space="preserve"> with BioLegend TotalSeq-A hashing antibodies following the 10x Genomics Chromium Single Cell 3′ v3.1 protocol. Individually </w:t>
      </w:r>
      <w:r w:rsidR="00A312D7" w:rsidRPr="00F65BA1">
        <w:rPr>
          <w:rFonts w:ascii="Arial" w:hAnsi="Arial" w:cs="Arial"/>
          <w:sz w:val="22"/>
          <w:szCs w:val="22"/>
          <w:lang w:val="en-GB"/>
        </w:rPr>
        <w:t>labelled</w:t>
      </w:r>
      <w:r w:rsidRPr="00F65BA1">
        <w:rPr>
          <w:rFonts w:ascii="Arial" w:hAnsi="Arial" w:cs="Arial"/>
          <w:sz w:val="22"/>
          <w:szCs w:val="22"/>
          <w:lang w:val="en-GB"/>
        </w:rPr>
        <w:t xml:space="preserve"> samples were combined at equal concentrations and processed for library preparation and sequencing on an Illumina NovaSeq 6000.</w:t>
      </w:r>
      <w:r>
        <w:rPr>
          <w:rFonts w:ascii="Arial" w:hAnsi="Arial" w:cs="Arial"/>
          <w:sz w:val="22"/>
          <w:szCs w:val="22"/>
          <w:lang w:val="en-GB"/>
        </w:rPr>
        <w:t xml:space="preserve"> </w:t>
      </w:r>
      <w:r w:rsidRPr="00F65BA1">
        <w:rPr>
          <w:rFonts w:ascii="Arial" w:hAnsi="Arial" w:cs="Arial"/>
          <w:sz w:val="22"/>
          <w:szCs w:val="22"/>
          <w:lang w:val="en-GB"/>
        </w:rPr>
        <w:t xml:space="preserve">For fixed scRNA-seq, cells were dissociated, fixed using the 10x Genomics Fixed RNA Profiling protocol, and stored at </w:t>
      </w:r>
      <w:r w:rsidR="003C33C0">
        <w:rPr>
          <w:rFonts w:ascii="Arial" w:hAnsi="Arial" w:cs="Arial"/>
          <w:sz w:val="22"/>
          <w:szCs w:val="22"/>
          <w:lang w:val="en-GB"/>
        </w:rPr>
        <w:t>-</w:t>
      </w:r>
      <w:r w:rsidRPr="00F65BA1">
        <w:rPr>
          <w:rFonts w:ascii="Arial" w:hAnsi="Arial" w:cs="Arial"/>
          <w:sz w:val="22"/>
          <w:szCs w:val="22"/>
          <w:lang w:val="en-GB"/>
        </w:rPr>
        <w:t>80 °C prior to probe hybridization. Fixed samples were barcoded using sample-specific probe sets, pooled, and sequenced on the NovaSeq 6000.</w:t>
      </w:r>
      <w:r>
        <w:rPr>
          <w:rFonts w:ascii="Arial" w:hAnsi="Arial" w:cs="Arial"/>
          <w:sz w:val="22"/>
          <w:szCs w:val="22"/>
          <w:lang w:val="en-GB"/>
        </w:rPr>
        <w:t xml:space="preserve"> </w:t>
      </w:r>
      <w:r w:rsidRPr="00F65BA1">
        <w:rPr>
          <w:rFonts w:ascii="Arial" w:hAnsi="Arial" w:cs="Arial"/>
          <w:sz w:val="22"/>
          <w:szCs w:val="22"/>
          <w:lang w:val="en-GB"/>
        </w:rPr>
        <w:t>Data analysis was carried out using Seurat (v4.0) in R (v4.0.3). Quality control filtering was applied on a per-patient basis using gene count and mitochondrial content thresholds. Hashed samples were demultiplexed using HTODemux, retaining only singlet-positive cells. Normalization, variable feature selection, dimensionality reduction, clustering, and dataset integration were performed using standard Seurat workflows. Differential expression analysis was conducted using the Wilcoxon rank-sum test with Bonferroni correction, applying a |log2 fold change| &gt; 0.25 and adjusted p &lt; 0.05. Gene set enrichment analysis was performed using EnrichR on significantly regulated gene sets. Fixed and hashed datasets were additionally integrated for cross-platform comparative analyses.</w:t>
      </w:r>
    </w:p>
    <w:p w14:paraId="2CF8BCB0" w14:textId="53A1ED3A" w:rsidR="00683003" w:rsidRDefault="00774987" w:rsidP="00CA15F6">
      <w:pPr>
        <w:shd w:val="clear" w:color="auto" w:fill="FFFFFF"/>
        <w:spacing w:before="100" w:beforeAutospacing="1" w:after="100" w:afterAutospacing="1"/>
        <w:jc w:val="both"/>
        <w:rPr>
          <w:rFonts w:ascii="Arial" w:hAnsi="Arial" w:cs="Arial"/>
          <w:sz w:val="22"/>
          <w:szCs w:val="22"/>
          <w:lang w:val="en-GB"/>
        </w:rPr>
      </w:pPr>
      <w:r>
        <w:rPr>
          <w:rFonts w:ascii="Arial" w:hAnsi="Arial" w:cs="Arial"/>
          <w:color w:val="222222"/>
          <w:sz w:val="22"/>
          <w:szCs w:val="22"/>
        </w:rPr>
        <w:t>For Pck</w:t>
      </w:r>
      <w:r w:rsidR="009E0ADF">
        <w:rPr>
          <w:rFonts w:ascii="Arial" w:hAnsi="Arial" w:cs="Arial"/>
          <w:color w:val="222222"/>
          <w:sz w:val="22"/>
          <w:szCs w:val="22"/>
        </w:rPr>
        <w:t>009</w:t>
      </w:r>
      <w:r w:rsidR="00CF217E">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 </w:instrText>
      </w:r>
      <w:r w:rsidR="00F25A5B">
        <w:rPr>
          <w:rFonts w:ascii="Arial" w:hAnsi="Arial" w:cs="Arial"/>
          <w:color w:val="222222"/>
          <w:sz w:val="22"/>
          <w:szCs w:val="22"/>
        </w:rPr>
        <w:fldChar w:fldCharType="begin">
          <w:fldData xml:space="preserve">PEVuZE5vdGU+PENpdGU+PEF1dGhvcj5TenltY3phazwvQXV0aG9yPjxZZWFyPjIwMjI8L1llYXI+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==
</w:fldData>
        </w:fldChar>
      </w:r>
      <w:r w:rsidR="00F25A5B">
        <w:rPr>
          <w:rFonts w:ascii="Arial" w:hAnsi="Arial" w:cs="Arial"/>
          <w:color w:val="222222"/>
          <w:sz w:val="22"/>
          <w:szCs w:val="22"/>
        </w:rPr>
        <w:instrText xml:space="preserve"> ADDIN EN.CITE.DATA </w:instrText>
      </w:r>
      <w:r w:rsidR="00F25A5B">
        <w:rPr>
          <w:rFonts w:ascii="Arial" w:hAnsi="Arial" w:cs="Arial"/>
          <w:color w:val="222222"/>
          <w:sz w:val="22"/>
          <w:szCs w:val="22"/>
        </w:rPr>
      </w:r>
      <w:r w:rsidR="00F25A5B">
        <w:rPr>
          <w:rFonts w:ascii="Arial" w:hAnsi="Arial" w:cs="Arial"/>
          <w:color w:val="222222"/>
          <w:sz w:val="22"/>
          <w:szCs w:val="22"/>
        </w:rPr>
        <w:fldChar w:fldCharType="end"/>
      </w:r>
      <w:r w:rsidR="00CF217E">
        <w:rPr>
          <w:rFonts w:ascii="Arial" w:hAnsi="Arial" w:cs="Arial"/>
          <w:color w:val="222222"/>
          <w:sz w:val="22"/>
          <w:szCs w:val="22"/>
        </w:rPr>
      </w:r>
      <w:r w:rsidR="00CF217E">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36</w:t>
      </w:r>
      <w:r w:rsidR="00CF217E">
        <w:rPr>
          <w:rFonts w:ascii="Arial" w:hAnsi="Arial" w:cs="Arial"/>
          <w:color w:val="222222"/>
          <w:sz w:val="22"/>
          <w:szCs w:val="22"/>
        </w:rPr>
        <w:fldChar w:fldCharType="end"/>
      </w:r>
      <w:r w:rsidR="009E0ADF">
        <w:rPr>
          <w:rFonts w:ascii="Arial" w:hAnsi="Arial" w:cs="Arial"/>
          <w:color w:val="222222"/>
          <w:sz w:val="22"/>
          <w:szCs w:val="22"/>
        </w:rPr>
        <w:t xml:space="preserve"> </w:t>
      </w:r>
      <w:r w:rsidR="00CA15F6" w:rsidRPr="00694E48">
        <w:rPr>
          <w:rFonts w:ascii="Arial" w:hAnsi="Arial" w:cs="Arial"/>
          <w:color w:val="222222"/>
          <w:sz w:val="22"/>
          <w:szCs w:val="22"/>
        </w:rPr>
        <w:t xml:space="preserve">Single-cell libraries were generated using the 10X Chromium system </w:t>
      </w:r>
      <w:r w:rsidR="00631C90">
        <w:rPr>
          <w:rFonts w:ascii="Arial" w:hAnsi="Arial" w:cs="Arial"/>
          <w:color w:val="222222"/>
          <w:sz w:val="22"/>
          <w:szCs w:val="22"/>
        </w:rPr>
        <w:t xml:space="preserve">platform </w:t>
      </w:r>
      <w:r w:rsidR="00CA15F6" w:rsidRPr="00694E48">
        <w:rPr>
          <w:rFonts w:ascii="Arial" w:hAnsi="Arial" w:cs="Arial"/>
          <w:color w:val="222222"/>
          <w:sz w:val="22"/>
          <w:szCs w:val="22"/>
        </w:rPr>
        <w:t xml:space="preserve">and </w:t>
      </w:r>
      <w:r w:rsidR="00684DF8">
        <w:rPr>
          <w:rFonts w:ascii="Arial" w:hAnsi="Arial" w:cs="Arial"/>
          <w:color w:val="222222"/>
          <w:sz w:val="22"/>
          <w:szCs w:val="22"/>
        </w:rPr>
        <w:t xml:space="preserve">sequenced on a </w:t>
      </w:r>
      <w:r w:rsidR="00CA15F6" w:rsidRPr="00694E48">
        <w:rPr>
          <w:rFonts w:ascii="Arial" w:hAnsi="Arial" w:cs="Arial"/>
          <w:color w:val="222222"/>
          <w:sz w:val="22"/>
          <w:szCs w:val="22"/>
        </w:rPr>
        <w:t>NovaSeq 6000 sequencer</w:t>
      </w:r>
      <w:r w:rsidR="00684DF8">
        <w:rPr>
          <w:rFonts w:ascii="Arial" w:hAnsi="Arial" w:cs="Arial"/>
          <w:color w:val="222222"/>
          <w:sz w:val="22"/>
          <w:szCs w:val="22"/>
        </w:rPr>
        <w:t xml:space="preserve"> (Illumina)</w:t>
      </w:r>
      <w:r w:rsidR="00CA15F6" w:rsidRPr="00694E48">
        <w:rPr>
          <w:rFonts w:ascii="Arial" w:hAnsi="Arial" w:cs="Arial"/>
          <w:color w:val="222222"/>
          <w:sz w:val="22"/>
          <w:szCs w:val="22"/>
        </w:rPr>
        <w:t>. Library quality was assessed at each step of its generation by Bioanalyzer (Agilent Tech</w:t>
      </w:r>
      <w:r w:rsidR="004E3695">
        <w:rPr>
          <w:rFonts w:ascii="Arial" w:hAnsi="Arial" w:cs="Arial"/>
          <w:color w:val="222222"/>
          <w:sz w:val="22"/>
          <w:szCs w:val="22"/>
        </w:rPr>
        <w:t>n</w:t>
      </w:r>
      <w:r w:rsidR="00CA15F6" w:rsidRPr="00694E48">
        <w:rPr>
          <w:rFonts w:ascii="Arial" w:hAnsi="Arial" w:cs="Arial"/>
          <w:color w:val="222222"/>
          <w:sz w:val="22"/>
          <w:szCs w:val="22"/>
        </w:rPr>
        <w:t>ologies) and Qubit (Thermo Fisher Scientific). The raw sequencing data were then aligned to the GRCh38 human genome using Cell Ranger v6.0</w:t>
      </w:r>
      <w:r w:rsidR="00536D3D">
        <w:rPr>
          <w:rFonts w:ascii="Arial" w:hAnsi="Arial" w:cs="Arial"/>
          <w:color w:val="222222"/>
          <w:sz w:val="22"/>
          <w:szCs w:val="22"/>
        </w:rPr>
        <w:fldChar w:fldCharType="begin">
          <w:fldData xml:space="preserve">PEVuZE5vdGU+PENpdGU+PEF1dGhvcj5aaGVuZzwvQXV0aG9yPjxZZWFyPjIwMTc8L1llYXI+PFJl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PEVuZE5vdGU+PENpdGU+PEF1dGhvcj5aaGVuZzwvQXV0aG9yPjxZZWFyPjIwMTc8L1llYXI+PFJl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36D3D">
        <w:rPr>
          <w:rFonts w:ascii="Arial" w:hAnsi="Arial" w:cs="Arial"/>
          <w:color w:val="222222"/>
          <w:sz w:val="22"/>
          <w:szCs w:val="22"/>
        </w:rPr>
      </w:r>
      <w:r w:rsidR="00536D3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81</w:t>
      </w:r>
      <w:r w:rsidR="00536D3D">
        <w:rPr>
          <w:rFonts w:ascii="Arial" w:hAnsi="Arial" w:cs="Arial"/>
          <w:color w:val="222222"/>
          <w:sz w:val="22"/>
          <w:szCs w:val="22"/>
        </w:rPr>
        <w:fldChar w:fldCharType="end"/>
      </w:r>
      <w:r w:rsidR="00CA15F6" w:rsidRPr="00694E48">
        <w:rPr>
          <w:rFonts w:ascii="Arial" w:hAnsi="Arial" w:cs="Arial"/>
          <w:color w:val="222222"/>
          <w:sz w:val="22"/>
          <w:szCs w:val="22"/>
        </w:rPr>
        <w:t>. Data processing included initial clustering as per the Seurat pipeline</w:t>
      </w:r>
      <w:r w:rsidR="00536D3D">
        <w:rPr>
          <w:rFonts w:ascii="Arial" w:hAnsi="Arial" w:cs="Arial"/>
          <w:color w:val="222222"/>
          <w:sz w:val="22"/>
          <w:szCs w:val="22"/>
        </w:rPr>
        <w:fldChar w:fldCharType="begin">
          <w:fldData xml:space="preserve">PEVuZE5vdGU+PENpdGU+PEF1dGhvcj5TdHVhcnQ8L0F1dGhvcj48WWVhcj4yMDE5PC9ZZWFyPjxS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PEVuZE5vdGU+PENpdGU+PEF1dGhvcj5TdHVhcnQ8L0F1dGhvcj48WWVhcj4yMDE5PC9ZZWFyPjxS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36D3D">
        <w:rPr>
          <w:rFonts w:ascii="Arial" w:hAnsi="Arial" w:cs="Arial"/>
          <w:color w:val="222222"/>
          <w:sz w:val="22"/>
          <w:szCs w:val="22"/>
        </w:rPr>
      </w:r>
      <w:r w:rsidR="00536D3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82</w:t>
      </w:r>
      <w:r w:rsidR="00536D3D">
        <w:rPr>
          <w:rFonts w:ascii="Arial" w:hAnsi="Arial" w:cs="Arial"/>
          <w:color w:val="222222"/>
          <w:sz w:val="22"/>
          <w:szCs w:val="22"/>
        </w:rPr>
        <w:fldChar w:fldCharType="end"/>
      </w:r>
      <w:r w:rsidR="00CA15F6" w:rsidRPr="00694E48">
        <w:rPr>
          <w:rFonts w:ascii="Arial" w:hAnsi="Arial" w:cs="Arial"/>
          <w:color w:val="222222"/>
          <w:sz w:val="22"/>
          <w:szCs w:val="22"/>
        </w:rPr>
        <w:t>, followed by the removal of ambient mRNA contamination using SoupX</w:t>
      </w:r>
      <w:r w:rsidR="00536D3D">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&lt;EndNote&gt;&lt;Cite&gt;&lt;Author&gt;Young&lt;/Author&gt;&lt;Year&gt;2020&lt;/Year&gt;&lt;RecNum&gt;61&lt;/RecNum&gt;&lt;DisplayText&gt;&lt;style face="superscript"&gt;83&lt;/style&gt;&lt;/DisplayText&gt;&lt;record&gt;&lt;rec-number&gt;61&lt;/rec-number&gt;&lt;foreign-keys&gt;&lt;key app="EN" db-id="dsz9as9xsxd2dke259vvss5cawvfrsf592z9" timestamp="1763669015"&gt;61&lt;/key&gt;&lt;/foreign-keys&gt;&lt;ref-type name="Journal Article"&gt;17&lt;/ref-type&gt;&lt;contributors&gt;&lt;authors&gt;&lt;author&gt;Young, M. D.&lt;/author&gt;&lt;author&gt;Behjati, S.&lt;/author&gt;&lt;/authors&gt;&lt;/contributors&gt;&lt;auth-address&gt;Wellcome Trust Sanger Institute, Cellular Genetics, Wellcome Genome Campus, Hinxton, CB10 1SA, UK.&amp;#xD;Cambridge University Hospitals NHS Foundation Trust, Hills Road, Cambridge, CB2 0QQ, UK.&amp;#xD;University of Cambridge, Department of Paediatrics, Cambridge Biomedical Campus, Cambridge, CB2 0QQ, UK.&lt;/auth-address&gt;&lt;titles&gt;&lt;title&gt;SoupX removes ambient RNA contamination from droplet-based single-cell RNA sequencing data&lt;/title&gt;&lt;secondary-title&gt;Gigascience&lt;/secondary-title&gt;&lt;/titles&gt;&lt;periodical&gt;&lt;full-title&gt;Gigascience&lt;/full-title&gt;&lt;/periodical&gt;&lt;volume&gt;9&lt;/volume&gt;&lt;number&gt;12&lt;/number&gt;&lt;keywords&gt;&lt;keyword&gt;Base Sequence&lt;/keyword&gt;&lt;keyword&gt;Gene Expression Profiling&lt;/keyword&gt;&lt;keyword&gt;*RNA/genetics&lt;/keyword&gt;&lt;keyword&gt;Sequence Analysis, RNA&lt;/keyword&gt;&lt;keyword&gt;*Single-Cell Analysis&lt;/keyword&gt;&lt;keyword&gt;Transcriptome&lt;/keyword&gt;&lt;keyword&gt;decontamination&lt;/keyword&gt;&lt;keyword&gt;pre-processing&lt;/keyword&gt;&lt;keyword&gt;scRNA-seq&lt;/keyword&gt;&lt;/keywords&gt;&lt;dates&gt;&lt;year&gt;2020&lt;/year&gt;&lt;pub-dates&gt;&lt;date&gt;Dec 26&lt;/date&gt;&lt;/pub-dates&gt;&lt;/dates&gt;&lt;isbn&gt;2047-217X (Electronic)&amp;#xD;2047-217X (Linking)&lt;/isbn&gt;&lt;accession-num&gt;33367645&lt;/accession-num&gt;&lt;urls&gt;&lt;related-urls&gt;&lt;url&gt;https://www.ncbi.nlm.nih.gov/pubmed/33367645&lt;/url&gt;&lt;/related-urls&gt;&lt;/urls&gt;&lt;custom1&gt;The authors declare that they have no competing interests.&lt;/custom1&gt;&lt;custom2&gt;PMC7763177&lt;/custom2&gt;&lt;electronic-resource-num&gt;10.1093/gigascience/giaa151&lt;/electronic-resource-num&gt;&lt;remote-database-name&gt;Medline&lt;/remote-database-name&gt;&lt;remote-database-provider&gt;NLM&lt;/remote-database-provider&gt;&lt;/record&gt;&lt;/Cite&gt;&lt;/EndNote&gt;</w:instrText>
      </w:r>
      <w:r w:rsidR="00536D3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83</w:t>
      </w:r>
      <w:r w:rsidR="00536D3D">
        <w:rPr>
          <w:rFonts w:ascii="Arial" w:hAnsi="Arial" w:cs="Arial"/>
          <w:color w:val="222222"/>
          <w:sz w:val="22"/>
          <w:szCs w:val="22"/>
        </w:rPr>
        <w:fldChar w:fldCharType="end"/>
      </w:r>
      <w:r w:rsidR="00CA15F6" w:rsidRPr="00694E48">
        <w:rPr>
          <w:rFonts w:ascii="Arial" w:hAnsi="Arial" w:cs="Arial"/>
          <w:color w:val="222222"/>
          <w:sz w:val="22"/>
          <w:szCs w:val="22"/>
        </w:rPr>
        <w:t xml:space="preserve"> and doublet removal with scDblFinder</w:t>
      </w:r>
      <w:r w:rsidR="00536D3D">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&lt;EndNote&gt;&lt;Cite&gt;&lt;Author&gt;Germain&lt;/Author&gt;&lt;Year&gt;2021&lt;/Year&gt;&lt;RecNum&gt;62&lt;/RecNum&gt;&lt;DisplayText&gt;&lt;style face="superscript"&gt;84&lt;/style&gt;&lt;/DisplayText&gt;&lt;record&gt;&lt;rec-number&gt;62&lt;/rec-number&gt;&lt;foreign-keys&gt;&lt;key app="EN" db-id="dsz9as9xsxd2dke259vvss5cawvfrsf592z9" timestamp="1763669015"&gt;62&lt;/key&gt;&lt;/foreign-keys&gt;&lt;ref-type name="Journal Article"&gt;17&lt;/ref-type&gt;&lt;contributors&gt;&lt;authors&gt;&lt;author&gt;Germain, P. L.&lt;/author&gt;&lt;author&gt;Lun, A.&lt;/author&gt;&lt;author&gt;Garcia Meixide, C.&lt;/author&gt;&lt;author&gt;Macnair, W.&lt;/author&gt;&lt;author&gt;Robinson, M. D.&lt;/author&gt;&lt;/authors&gt;&lt;/contributors&gt;&lt;auth-address&gt;DMLS Lab of Statistical Bioinformatics, University of Zurich, Zurich, 805, Switzerland.&amp;#xD;D-HEST Institute for Neuroscience, ETH Zurich, Zurich, Switzerland.&amp;#xD;Swiss Institute of Bioinformatics, University of Zurich, Zurich, Switzerland.&amp;#xD;Genentech Inc., South San Francisco, CA, USA.&amp;#xD;Pharma Research and Early Development, Neuroscience, Ophthalmology and Rare Diseases, F. Hoffmann-LaRoche Ltd, Basel, Switzerland.&lt;/auth-address&gt;&lt;titles&gt;&lt;title&gt;Doublet identification in single-cell sequencing data using scDblFinder&lt;/title&gt;&lt;secondary-title&gt;F1000Res&lt;/secondary-title&gt;&lt;/titles&gt;&lt;periodical&gt;&lt;full-title&gt;F1000Res&lt;/full-title&gt;&lt;/periodical&gt;&lt;pages&gt;979&lt;/pages&gt;&lt;volume&gt;10&lt;/volume&gt;&lt;edition&gt;20210928&lt;/edition&gt;&lt;keywords&gt;&lt;keyword&gt;*rna&lt;/keyword&gt;&lt;keyword&gt;*Software&lt;/keyword&gt;&lt;keyword&gt;doublets&lt;/keyword&gt;&lt;keyword&gt;filtering&lt;/keyword&gt;&lt;keyword&gt;multiplets&lt;/keyword&gt;&lt;keyword&gt;single-cell sequencing&lt;/keyword&gt;&lt;/keywords&gt;&lt;dates&gt;&lt;year&gt;2021&lt;/year&gt;&lt;/dates&gt;&lt;isbn&gt;2046-1402 (Electronic)&amp;#xD;2046-1402 (Linking)&lt;/isbn&gt;&lt;accession-num&gt;35814628&lt;/accession-num&gt;&lt;urls&gt;&lt;related-urls&gt;&lt;url&gt;https://www.ncbi.nlm.nih.gov/pubmed/35814628&lt;/url&gt;&lt;/related-urls&gt;&lt;/urls&gt;&lt;custom1&gt;No competing interests were disclosed.&lt;/custom1&gt;&lt;custom2&gt;PMC9204188&lt;/custom2&gt;&lt;electronic-resource-num&gt;10.12688/f1000research.73600.2&lt;/electronic-resource-num&gt;&lt;remote-database-name&gt;Medline&lt;/remote-database-name&gt;&lt;remote-database-provider&gt;NLM&lt;/remote-database-provider&gt;&lt;/record&gt;&lt;/Cite&gt;&lt;/EndNote&gt;</w:instrText>
      </w:r>
      <w:r w:rsidR="00536D3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84</w:t>
      </w:r>
      <w:r w:rsidR="00536D3D">
        <w:rPr>
          <w:rFonts w:ascii="Arial" w:hAnsi="Arial" w:cs="Arial"/>
          <w:color w:val="222222"/>
          <w:sz w:val="22"/>
          <w:szCs w:val="22"/>
        </w:rPr>
        <w:fldChar w:fldCharType="end"/>
      </w:r>
      <w:r w:rsidR="00CA15F6" w:rsidRPr="00694E48">
        <w:rPr>
          <w:rFonts w:ascii="Arial" w:hAnsi="Arial" w:cs="Arial"/>
          <w:color w:val="222222"/>
          <w:sz w:val="22"/>
          <w:szCs w:val="22"/>
        </w:rPr>
        <w:t>. Filtered cells adhered to thresholds: &gt;1000 genes expressed, &lt;10% mitochondrial content, and &gt;3000 total counts per cell. Expression profiles were normalized using scran</w:t>
      </w:r>
      <w:r w:rsidR="00EB5A3E">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&lt;EndNote&gt;&lt;Cite&gt;&lt;Author&gt;Lun&lt;/Author&gt;&lt;Year&gt;2016&lt;/Year&gt;&lt;RecNum&gt;63&lt;/RecNum&gt;&lt;DisplayText&gt;&lt;style face="superscript"&gt;85&lt;/style&gt;&lt;/DisplayText&gt;&lt;record&gt;&lt;rec-number&gt;63&lt;/rec-number&gt;&lt;foreign-keys&gt;&lt;key app="EN" db-id="dsz9as9xsxd2dke259vvss5cawvfrsf592z9" timestamp="1763669015"&gt;63&lt;/key&gt;&lt;/foreign-keys&gt;&lt;ref-type name="Journal Article"&gt;17&lt;/ref-type&gt;&lt;contributors&gt;&lt;authors&gt;&lt;author&gt;Lun, A. T.&lt;/author&gt;&lt;author&gt;McCarthy, D. J.&lt;/author&gt;&lt;author&gt;Marioni, J. C.&lt;/author&gt;&lt;/authors&gt;&lt;/contributors&gt;&lt;auth-address&gt;Cancer Research UK Cambridge Institute, Cambridge, UK.&amp;#xD;EMBL European Bioinformatics Institute, Cambridge, UK; St Vincent&amp;apos;s Institute of Medical Research, Fitzroy, Australia.&amp;#xD;Cancer Research UK Cambridge Institute, Cambridge, UK; EMBL European Bioinformatics Institute, Cambridge, UK; Wellcome Trust Sanger Institute, Cambridge, UK.&lt;/auth-address&gt;&lt;titles&gt;&lt;title&gt;A step-by-step workflow for low-level analysis of single-cell RNA-seq data with Bioconductor&lt;/title&gt;&lt;secondary-title&gt;F1000Res&lt;/secondary-title&gt;&lt;/titles&gt;&lt;periodical&gt;&lt;full-title&gt;F1000Res&lt;/full-title&gt;&lt;/periodical&gt;&lt;pages&gt;2122&lt;/pages&gt;&lt;volume&gt;5&lt;/volume&gt;&lt;edition&gt;20160831&lt;/edition&gt;&lt;keywords&gt;&lt;keyword&gt;Bioconductor&lt;/keyword&gt;&lt;keyword&gt;RNA-seq&lt;/keyword&gt;&lt;keyword&gt;Single cell&lt;/keyword&gt;&lt;keyword&gt;bioinformatics&lt;/keyword&gt;&lt;keyword&gt;workflow&lt;/keyword&gt;&lt;/keywords&gt;&lt;dates&gt;&lt;year&gt;2016&lt;/year&gt;&lt;/dates&gt;&lt;isbn&gt;2046-1402 (Print)&amp;#xD;2046-1402 (Electronic)&amp;#xD;2046-1402 (Linking)&lt;/isbn&gt;&lt;accession-num&gt;27909575&lt;/accession-num&gt;&lt;urls&gt;&lt;related-urls&gt;&lt;url&gt;https://www.ncbi.nlm.nih.gov/pubmed/27909575&lt;/url&gt;&lt;/related-urls&gt;&lt;/urls&gt;&lt;custom1&gt;Competing interests: No competing interests were disclosed.&lt;/custom1&gt;&lt;custom2&gt;PMC5112579&lt;/custom2&gt;&lt;electronic-resource-num&gt;10.12688/f1000research.9501.2&lt;/electronic-resource-num&gt;&lt;remote-database-name&gt;PubMed-not-MEDLINE&lt;/remote-database-name&gt;&lt;remote-database-provider&gt;NLM&lt;/remote-database-provider&gt;&lt;/record&gt;&lt;/Cite&gt;&lt;/EndNote&gt;</w:instrText>
      </w:r>
      <w:r w:rsidR="00EB5A3E">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85</w:t>
      </w:r>
      <w:r w:rsidR="00EB5A3E">
        <w:rPr>
          <w:rFonts w:ascii="Arial" w:hAnsi="Arial" w:cs="Arial"/>
          <w:color w:val="222222"/>
          <w:sz w:val="22"/>
          <w:szCs w:val="22"/>
        </w:rPr>
        <w:fldChar w:fldCharType="end"/>
      </w:r>
      <w:r w:rsidR="00CA15F6" w:rsidRPr="00694E48">
        <w:rPr>
          <w:rFonts w:ascii="Arial" w:hAnsi="Arial" w:cs="Arial"/>
          <w:color w:val="222222"/>
          <w:sz w:val="22"/>
          <w:szCs w:val="22"/>
        </w:rPr>
        <w:t xml:space="preserve">, and </w:t>
      </w:r>
      <w:r w:rsidR="004E3695">
        <w:rPr>
          <w:rFonts w:ascii="Arial" w:hAnsi="Arial" w:cs="Arial"/>
          <w:color w:val="222222"/>
          <w:sz w:val="22"/>
          <w:szCs w:val="22"/>
        </w:rPr>
        <w:t xml:space="preserve">the </w:t>
      </w:r>
      <w:r w:rsidR="00CA15F6" w:rsidRPr="00694E48">
        <w:rPr>
          <w:rFonts w:ascii="Arial" w:hAnsi="Arial" w:cs="Arial"/>
          <w:color w:val="222222"/>
          <w:sz w:val="22"/>
          <w:szCs w:val="22"/>
        </w:rPr>
        <w:t>Seurat pipeline was further used for scaling and identification of the top 1000 variable genes per condition analyzed. A principal components analysis was performed, with the top 50 PCA components integrated using Harmony to account for confounding factors</w:t>
      </w:r>
      <w:r w:rsidR="00A93C4F">
        <w:rPr>
          <w:rFonts w:ascii="Arial" w:hAnsi="Arial" w:cs="Arial"/>
          <w:color w:val="222222"/>
          <w:sz w:val="22"/>
          <w:szCs w:val="22"/>
        </w:rPr>
        <w:fldChar w:fldCharType="begin">
          <w:fldData xml:space="preserve">PEVuZE5vdGU+PENpdGU+PEF1dGhvcj5Lb3JzdW5za3k8L0F1dGhvcj48WWVhcj4yMDE5PC9ZZWFy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PEVuZE5vdGU+PENpdGU+PEF1dGhvcj5Lb3JzdW5za3k8L0F1dGhvcj48WWVhcj4yMDE5PC9ZZWFy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A93C4F">
        <w:rPr>
          <w:rFonts w:ascii="Arial" w:hAnsi="Arial" w:cs="Arial"/>
          <w:color w:val="222222"/>
          <w:sz w:val="22"/>
          <w:szCs w:val="22"/>
        </w:rPr>
      </w:r>
      <w:r w:rsidR="00A93C4F">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86</w:t>
      </w:r>
      <w:r w:rsidR="00A93C4F">
        <w:rPr>
          <w:rFonts w:ascii="Arial" w:hAnsi="Arial" w:cs="Arial"/>
          <w:color w:val="222222"/>
          <w:sz w:val="22"/>
          <w:szCs w:val="22"/>
        </w:rPr>
        <w:fldChar w:fldCharType="end"/>
      </w:r>
      <w:r w:rsidR="00CA15F6" w:rsidRPr="00694E48">
        <w:rPr>
          <w:rFonts w:ascii="Arial" w:hAnsi="Arial" w:cs="Arial"/>
          <w:color w:val="222222"/>
          <w:sz w:val="22"/>
          <w:szCs w:val="22"/>
        </w:rPr>
        <w:t>. The integrated data were then embedded in a 2D space using Uniform Manifold Approximation and Projection (UMAP), followed by unsupervised clustering with the Louvain algorithm to identify major cell types. These cell types were then validated by hallmark genes and the “FindAllMarkers” function in Seurat.</w:t>
      </w:r>
      <w:r w:rsidR="00906BF8">
        <w:rPr>
          <w:rFonts w:ascii="Arial" w:hAnsi="Arial" w:cs="Arial"/>
          <w:color w:val="222222"/>
          <w:sz w:val="22"/>
          <w:szCs w:val="22"/>
        </w:rPr>
        <w:t xml:space="preserve"> </w:t>
      </w:r>
      <w:r w:rsidR="00683003" w:rsidRPr="00BE19CE">
        <w:rPr>
          <w:rFonts w:ascii="Arial" w:hAnsi="Arial" w:cs="Arial"/>
          <w:sz w:val="22"/>
          <w:szCs w:val="22"/>
          <w:lang w:val="en-GB"/>
        </w:rPr>
        <w:t>To evaluate the IFN-induced changes on the cells, a DGE analysis was done on each identified cluster with MAST (Model-based Analysis of Single-Cell Transcriptomics) (via the wrapper function available in Seurat) over genes expressed in at least 10% of the</w:t>
      </w:r>
      <w:r w:rsidR="00B359B8">
        <w:rPr>
          <w:rFonts w:ascii="Arial" w:hAnsi="Arial" w:cs="Arial"/>
          <w:sz w:val="22"/>
          <w:szCs w:val="22"/>
          <w:lang w:val="en-GB"/>
        </w:rPr>
        <w:t xml:space="preserve"> </w:t>
      </w:r>
      <w:r w:rsidR="00683003" w:rsidRPr="00BE19CE">
        <w:rPr>
          <w:rFonts w:ascii="Arial" w:hAnsi="Arial" w:cs="Arial"/>
          <w:sz w:val="22"/>
          <w:szCs w:val="22"/>
          <w:lang w:val="en-GB"/>
        </w:rPr>
        <w:t>cell in either condition (control or IFN-treated).</w:t>
      </w:r>
    </w:p>
    <w:p w14:paraId="34468A7A" w14:textId="2598FF51" w:rsidR="005155A3" w:rsidRPr="003322E1" w:rsidRDefault="003322E1" w:rsidP="003322E1">
      <w:pPr>
        <w:shd w:val="clear" w:color="auto" w:fill="FFFFFF"/>
        <w:spacing w:before="100" w:beforeAutospacing="1" w:after="100" w:afterAutospacing="1"/>
        <w:jc w:val="both"/>
        <w:rPr>
          <w:rFonts w:ascii="Arial" w:hAnsi="Arial" w:cs="Arial"/>
          <w:sz w:val="22"/>
          <w:szCs w:val="22"/>
          <w:lang w:val="en-GB"/>
        </w:rPr>
      </w:pPr>
      <w:r w:rsidRPr="003322E1">
        <w:rPr>
          <w:rFonts w:ascii="Arial" w:hAnsi="Arial" w:cs="Arial"/>
          <w:i/>
          <w:iCs/>
          <w:sz w:val="22"/>
          <w:szCs w:val="22"/>
          <w:u w:val="single"/>
          <w:lang w:val="en-GB"/>
        </w:rPr>
        <w:t>snMultiomic-seq:</w:t>
      </w:r>
      <w:r>
        <w:rPr>
          <w:rFonts w:ascii="Arial" w:hAnsi="Arial" w:cs="Arial"/>
          <w:sz w:val="22"/>
          <w:szCs w:val="22"/>
          <w:u w:val="single"/>
          <w:lang w:val="en-GB"/>
        </w:rPr>
        <w:t xml:space="preserve"> </w:t>
      </w:r>
      <w:r w:rsidRPr="003322E1">
        <w:rPr>
          <w:rFonts w:ascii="Arial" w:hAnsi="Arial" w:cs="Arial"/>
          <w:sz w:val="22"/>
          <w:szCs w:val="22"/>
          <w:lang w:val="en-GB"/>
        </w:rPr>
        <w:t xml:space="preserve">Single-nuclei multiomic profiling </w:t>
      </w:r>
      <w:r w:rsidR="00C261C4">
        <w:rPr>
          <w:rFonts w:ascii="Arial" w:hAnsi="Arial" w:cs="Arial"/>
          <w:sz w:val="22"/>
          <w:szCs w:val="22"/>
          <w:lang w:val="en-GB"/>
        </w:rPr>
        <w:t>in Pck004</w:t>
      </w:r>
      <w:r w:rsidR="00C261C4">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&lt;EndNote&gt;&lt;Cite&gt;&lt;Author&gt;Maestas&lt;/Author&gt;&lt;Year&gt;2024&lt;/Year&gt;&lt;RecNum&gt;81&lt;/RecNum&gt;&lt;DisplayText&gt;&lt;style face="superscript"&gt;31&lt;/style&gt;&lt;/DisplayText&gt;&lt;record&gt;&lt;rec-number&gt;81&lt;/rec-number&gt;&lt;foreign-keys&gt;&lt;key app="EN" db-id="dsz9as9xsxd2dke259vvss5cawvfrsf592z9" timestamp="1764638144"&gt;81&lt;/key&gt;&lt;/foreign-keys&gt;&lt;ref-type name="Journal Article"&gt;17&lt;/ref-type&gt;&lt;contributors&gt;&lt;authors&gt;&lt;author&gt;Maestas, Marlie M.&lt;/author&gt;&lt;author&gt;Ishahak, Matthew&lt;/author&gt;&lt;author&gt;Augsornworawat, Punn&lt;/author&gt;&lt;author&gt;Veronese-Paniagua, Daniel A.&lt;/author&gt;&lt;author&gt;Maxwell, Kristina G.&lt;/author&gt;&lt;author&gt;Velazco-Cruz, Leonardo&lt;/author&gt;&lt;author&gt;Marquez, Erica&lt;/author&gt;&lt;author&gt;Sun, Jiameng&lt;/author&gt;&lt;author&gt;Shunkarova, Mira&lt;/author&gt;&lt;author&gt;Gale, Sarah E.&lt;/author&gt;&lt;author&gt;Urano, Fumihiko&lt;/author&gt;&lt;author&gt;Millman, Jeffrey R.&lt;/author&gt;&lt;/authors&gt;&lt;/contributors&gt;&lt;titles&gt;&lt;title&gt;Identification of unique cell type responses in pancreatic islets to stress&lt;/title&gt;&lt;secondary-title&gt;Nature Communications&lt;/secondary-title&gt;&lt;/titles&gt;&lt;periodical&gt;&lt;full-title&gt;Nature Communications&lt;/full-title&gt;&lt;/periodical&gt;&lt;pages&gt;5567&lt;/pages&gt;&lt;volume&gt;15&lt;/volume&gt;&lt;number&gt;1&lt;/number&gt;&lt;dates&gt;&lt;year&gt;2024&lt;/year&gt;&lt;pub-dates&gt;&lt;date&gt;2024/07/02&lt;/date&gt;&lt;/pub-dates&gt;&lt;/dates&gt;&lt;isbn&gt;2041-1723&lt;/isbn&gt;&lt;urls&gt;&lt;related-urls&gt;&lt;url&gt;https://doi.org/10.1038/s41467-024-49724-w&lt;/url&gt;&lt;/related-urls&gt;&lt;/urls&gt;&lt;electronic-resource-num&gt;10.1038/s41467-024-49724-w&lt;/electronic-resource-num&gt;&lt;/record&gt;&lt;/Cite&gt;&lt;/EndNote&gt;</w:instrText>
      </w:r>
      <w:r w:rsidR="00C261C4">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31</w:t>
      </w:r>
      <w:r w:rsidR="00C261C4">
        <w:rPr>
          <w:rFonts w:ascii="Arial" w:hAnsi="Arial" w:cs="Arial"/>
          <w:color w:val="222222"/>
          <w:sz w:val="22"/>
          <w:szCs w:val="22"/>
        </w:rPr>
        <w:fldChar w:fldCharType="end"/>
      </w:r>
      <w:r w:rsidR="00C261C4">
        <w:rPr>
          <w:rFonts w:ascii="Arial" w:hAnsi="Arial" w:cs="Arial"/>
          <w:sz w:val="22"/>
          <w:szCs w:val="22"/>
          <w:lang w:val="en-GB"/>
        </w:rPr>
        <w:t xml:space="preserve"> </w:t>
      </w:r>
      <w:r w:rsidRPr="003322E1">
        <w:rPr>
          <w:rFonts w:ascii="Arial" w:hAnsi="Arial" w:cs="Arial"/>
          <w:sz w:val="22"/>
          <w:szCs w:val="22"/>
          <w:lang w:val="en-GB"/>
        </w:rPr>
        <w:t xml:space="preserve">was performed on human islet samples using the 10x Genomics Chromium Single Cell Multiome ATAC + Gene Expression </w:t>
      </w:r>
      <w:r w:rsidRPr="003322E1">
        <w:rPr>
          <w:rFonts w:ascii="Arial" w:hAnsi="Arial" w:cs="Arial"/>
          <w:sz w:val="22"/>
          <w:szCs w:val="22"/>
          <w:lang w:val="en-GB"/>
        </w:rPr>
        <w:lastRenderedPageBreak/>
        <w:t>platform</w:t>
      </w:r>
      <w:r>
        <w:rPr>
          <w:rFonts w:ascii="Arial" w:hAnsi="Arial" w:cs="Arial"/>
          <w:sz w:val="22"/>
          <w:szCs w:val="22"/>
          <w:lang w:val="en-GB"/>
        </w:rPr>
        <w:t xml:space="preserve"> (Pck004)</w:t>
      </w:r>
      <w:r w:rsidRPr="003322E1">
        <w:rPr>
          <w:rFonts w:ascii="Arial" w:hAnsi="Arial" w:cs="Arial"/>
          <w:sz w:val="22"/>
          <w:szCs w:val="22"/>
          <w:lang w:val="en-GB"/>
        </w:rPr>
        <w:t>. Islets were dissociated using TrypLE and assessed for viability (&gt;90%) prior to nuclei isolation. Nuclei were prepared following the 10x Multiome protocol, including cell lysis, washing, and resuspension in nuclei buffer at a concentration of 3,000–5,000 nuclei/μl. Nuclei were processed on the Chromium instrument, and paired ATAC and gene expression libraries were generated using the 10x Genomics Single Cell Multiome ATAC + GEX v1 kit. Libraries were sequenced on an Illumina NovaSeq 6000.</w:t>
      </w:r>
      <w:r>
        <w:rPr>
          <w:rFonts w:ascii="Arial" w:hAnsi="Arial" w:cs="Arial"/>
          <w:sz w:val="22"/>
          <w:szCs w:val="22"/>
          <w:lang w:val="en-GB"/>
        </w:rPr>
        <w:t xml:space="preserve"> </w:t>
      </w:r>
      <w:r w:rsidRPr="003322E1">
        <w:rPr>
          <w:rFonts w:ascii="Arial" w:hAnsi="Arial" w:cs="Arial"/>
          <w:sz w:val="22"/>
          <w:szCs w:val="22"/>
          <w:lang w:val="en-GB"/>
        </w:rPr>
        <w:t xml:space="preserve">Raw sequencing data were processed using Cell Ranger ARC (v2.0) with alignment to the GRCh38 human reference genome. Downstream analysis was conducted using Seurat and Signac in R. Quality control filtering removed low-quality nuclei based on RNA and ATAC count thresholds, nucleosome signal, and transcription start site enrichment metrics. Chromatin accessibility peaks were called using MACS2 and annotated against the hg38 genome. RNA and ATAC datasets were integrated using SCT-based normalization and anchor-based integration. Multimodal dimensionality reduction was performed using weighted nearest </w:t>
      </w:r>
      <w:r w:rsidR="00751675" w:rsidRPr="003322E1">
        <w:rPr>
          <w:rFonts w:ascii="Arial" w:hAnsi="Arial" w:cs="Arial"/>
          <w:sz w:val="22"/>
          <w:szCs w:val="22"/>
          <w:lang w:val="en-GB"/>
        </w:rPr>
        <w:t>neighbours</w:t>
      </w:r>
      <w:r w:rsidRPr="003322E1">
        <w:rPr>
          <w:rFonts w:ascii="Arial" w:hAnsi="Arial" w:cs="Arial"/>
          <w:sz w:val="22"/>
          <w:szCs w:val="22"/>
          <w:lang w:val="en-GB"/>
        </w:rPr>
        <w:t xml:space="preserve"> to generate integrated UMAP embeddings. Motif activity was assessed using chromVAR with JASPAR2020 motifs, and gene activity scores were inferred from promoter accessibility. Differential accessibility and motif enrichment analyses were performed using appropriate statistical frameworks, with significance defined by adjusted p-value thresholds.</w:t>
      </w:r>
    </w:p>
    <w:p w14:paraId="36B0FEC7" w14:textId="36C6E1A2" w:rsidR="00CA15F6" w:rsidRPr="00B803B2" w:rsidRDefault="00CA15F6" w:rsidP="00CA15F6">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t>ATAC</w:t>
      </w:r>
      <w:r>
        <w:rPr>
          <w:rFonts w:ascii="Arial" w:hAnsi="Arial" w:cs="Arial"/>
          <w:i/>
          <w:iCs/>
          <w:color w:val="222222"/>
          <w:sz w:val="22"/>
          <w:szCs w:val="22"/>
          <w:u w:val="single"/>
        </w:rPr>
        <w:t>-</w:t>
      </w:r>
      <w:r w:rsidRPr="00694E48">
        <w:rPr>
          <w:rFonts w:ascii="Arial" w:hAnsi="Arial" w:cs="Arial"/>
          <w:i/>
          <w:iCs/>
          <w:color w:val="222222"/>
          <w:sz w:val="22"/>
          <w:szCs w:val="22"/>
          <w:u w:val="single"/>
        </w:rPr>
        <w:t>seq</w:t>
      </w:r>
      <w:r w:rsidR="00683A4D">
        <w:rPr>
          <w:rFonts w:ascii="Arial" w:hAnsi="Arial" w:cs="Arial"/>
          <w:i/>
          <w:iCs/>
          <w:color w:val="222222"/>
          <w:sz w:val="22"/>
          <w:szCs w:val="22"/>
          <w:u w:val="single"/>
        </w:rPr>
        <w:t xml:space="preserve"> and </w:t>
      </w:r>
      <w:r w:rsidR="00EC0186">
        <w:rPr>
          <w:rFonts w:ascii="Arial" w:hAnsi="Arial" w:cs="Arial"/>
          <w:i/>
          <w:iCs/>
          <w:color w:val="222222"/>
          <w:sz w:val="22"/>
          <w:szCs w:val="22"/>
          <w:u w:val="single"/>
        </w:rPr>
        <w:t>H3K27Ac ChIP-seq</w:t>
      </w:r>
      <w:r w:rsidRPr="00694E48">
        <w:rPr>
          <w:rFonts w:ascii="Arial" w:hAnsi="Arial" w:cs="Arial"/>
          <w:color w:val="222222"/>
          <w:sz w:val="22"/>
          <w:szCs w:val="22"/>
        </w:rPr>
        <w:t xml:space="preserve">: </w:t>
      </w:r>
      <w:r w:rsidR="00EC0186">
        <w:rPr>
          <w:rFonts w:ascii="Arial" w:hAnsi="Arial" w:cs="Arial"/>
          <w:color w:val="222222"/>
          <w:sz w:val="22"/>
          <w:szCs w:val="22"/>
        </w:rPr>
        <w:t>For building the ATAC-seq library, n</w:t>
      </w:r>
      <w:r w:rsidR="006E3A7D">
        <w:rPr>
          <w:rFonts w:ascii="Arial" w:hAnsi="Arial" w:cs="Arial"/>
          <w:color w:val="222222"/>
          <w:sz w:val="22"/>
          <w:szCs w:val="22"/>
        </w:rPr>
        <w:t xml:space="preserve">uclei from </w:t>
      </w:r>
      <w:r w:rsidR="004E3695">
        <w:rPr>
          <w:rFonts w:ascii="Arial" w:hAnsi="Arial" w:cs="Arial"/>
          <w:color w:val="222222"/>
          <w:sz w:val="22"/>
          <w:szCs w:val="22"/>
        </w:rPr>
        <w:t xml:space="preserve">human </w:t>
      </w:r>
      <w:r w:rsidR="006E3A7D">
        <w:rPr>
          <w:rFonts w:ascii="Arial" w:hAnsi="Arial" w:cs="Arial"/>
          <w:color w:val="222222"/>
          <w:sz w:val="22"/>
          <w:szCs w:val="22"/>
        </w:rPr>
        <w:t>islets</w:t>
      </w:r>
      <w:r w:rsidR="0069626A">
        <w:rPr>
          <w:rFonts w:ascii="Arial" w:hAnsi="Arial" w:cs="Arial"/>
          <w:color w:val="222222"/>
          <w:sz w:val="22"/>
          <w:szCs w:val="22"/>
        </w:rPr>
        <w:t xml:space="preserve"> treated with </w:t>
      </w:r>
      <w:r w:rsidR="001C375A">
        <w:rPr>
          <w:rFonts w:ascii="Arial" w:hAnsi="Arial" w:cs="Arial"/>
          <w:color w:val="222222"/>
          <w:sz w:val="22"/>
          <w:szCs w:val="22"/>
        </w:rPr>
        <w:t xml:space="preserve">IFNγ + IL-1β for </w:t>
      </w:r>
      <w:r w:rsidR="002206F1">
        <w:rPr>
          <w:rFonts w:ascii="Arial" w:hAnsi="Arial" w:cs="Arial"/>
          <w:color w:val="222222"/>
          <w:sz w:val="22"/>
          <w:szCs w:val="22"/>
        </w:rPr>
        <w:t>48</w:t>
      </w:r>
      <w:r w:rsidR="001C375A">
        <w:rPr>
          <w:rFonts w:ascii="Arial" w:hAnsi="Arial" w:cs="Arial"/>
          <w:color w:val="222222"/>
          <w:sz w:val="22"/>
          <w:szCs w:val="22"/>
        </w:rPr>
        <w:t xml:space="preserve"> </w:t>
      </w:r>
      <w:r w:rsidR="002206F1">
        <w:rPr>
          <w:rFonts w:ascii="Arial" w:hAnsi="Arial" w:cs="Arial"/>
          <w:color w:val="222222"/>
          <w:sz w:val="22"/>
          <w:szCs w:val="22"/>
        </w:rPr>
        <w:t xml:space="preserve">h </w:t>
      </w:r>
      <w:r w:rsidR="00E2309D">
        <w:rPr>
          <w:rFonts w:ascii="Arial" w:hAnsi="Arial" w:cs="Arial"/>
          <w:color w:val="222222"/>
          <w:sz w:val="22"/>
          <w:szCs w:val="22"/>
        </w:rPr>
        <w:t>(Pck001)</w:t>
      </w:r>
      <w:r w:rsidR="009E3D8A">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E3D8A">
        <w:rPr>
          <w:rFonts w:ascii="Arial" w:hAnsi="Arial" w:cs="Arial"/>
          <w:color w:val="222222"/>
          <w:sz w:val="22"/>
          <w:szCs w:val="22"/>
        </w:rPr>
      </w:r>
      <w:r w:rsidR="009E3D8A">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9E3D8A">
        <w:rPr>
          <w:rFonts w:ascii="Arial" w:hAnsi="Arial" w:cs="Arial"/>
          <w:color w:val="222222"/>
          <w:sz w:val="22"/>
          <w:szCs w:val="22"/>
        </w:rPr>
        <w:fldChar w:fldCharType="end"/>
      </w:r>
      <w:r w:rsidR="00E2309D">
        <w:rPr>
          <w:rFonts w:ascii="Arial" w:hAnsi="Arial" w:cs="Arial"/>
          <w:color w:val="222222"/>
          <w:sz w:val="22"/>
          <w:szCs w:val="22"/>
        </w:rPr>
        <w:t xml:space="preserve"> </w:t>
      </w:r>
      <w:r w:rsidR="00E0488D">
        <w:rPr>
          <w:rFonts w:ascii="Arial" w:hAnsi="Arial" w:cs="Arial"/>
          <w:color w:val="222222"/>
          <w:sz w:val="22"/>
          <w:szCs w:val="22"/>
        </w:rPr>
        <w:t xml:space="preserve">and </w:t>
      </w:r>
      <w:r w:rsidR="002206F1">
        <w:rPr>
          <w:rFonts w:ascii="Arial" w:hAnsi="Arial" w:cs="Arial"/>
          <w:color w:val="222222"/>
          <w:sz w:val="22"/>
          <w:szCs w:val="22"/>
        </w:rPr>
        <w:t xml:space="preserve">EndoC-βH1 cells treated </w:t>
      </w:r>
      <w:r w:rsidR="001C375A">
        <w:rPr>
          <w:rFonts w:ascii="Arial" w:hAnsi="Arial" w:cs="Arial"/>
          <w:color w:val="222222"/>
          <w:sz w:val="22"/>
          <w:szCs w:val="22"/>
        </w:rPr>
        <w:t xml:space="preserve">and </w:t>
      </w:r>
      <w:r w:rsidR="002206F1">
        <w:rPr>
          <w:rFonts w:ascii="Arial" w:hAnsi="Arial" w:cs="Arial"/>
          <w:color w:val="222222"/>
          <w:sz w:val="22"/>
          <w:szCs w:val="22"/>
        </w:rPr>
        <w:t xml:space="preserve">with </w:t>
      </w:r>
      <w:r w:rsidR="00772CE1">
        <w:rPr>
          <w:rFonts w:ascii="Arial" w:hAnsi="Arial" w:cs="Arial"/>
          <w:color w:val="222222"/>
          <w:sz w:val="22"/>
          <w:szCs w:val="22"/>
        </w:rPr>
        <w:t xml:space="preserve">IFNα </w:t>
      </w:r>
      <w:r w:rsidR="00E2309D">
        <w:rPr>
          <w:rFonts w:ascii="Arial" w:hAnsi="Arial" w:cs="Arial"/>
          <w:color w:val="222222"/>
          <w:sz w:val="22"/>
          <w:szCs w:val="22"/>
        </w:rPr>
        <w:t xml:space="preserve">(Pck003) </w:t>
      </w:r>
      <w:r w:rsidR="00772CE1">
        <w:rPr>
          <w:rFonts w:ascii="Arial" w:hAnsi="Arial" w:cs="Arial"/>
          <w:color w:val="222222"/>
          <w:sz w:val="22"/>
          <w:szCs w:val="22"/>
        </w:rPr>
        <w:t xml:space="preserve">or </w:t>
      </w:r>
      <w:r w:rsidR="002206F1">
        <w:rPr>
          <w:rFonts w:ascii="Arial" w:hAnsi="Arial" w:cs="Arial"/>
          <w:color w:val="222222"/>
          <w:sz w:val="22"/>
          <w:szCs w:val="22"/>
        </w:rPr>
        <w:t xml:space="preserve">IFNγ + IL-1β </w:t>
      </w:r>
      <w:r w:rsidR="00E2309D">
        <w:rPr>
          <w:rFonts w:ascii="Arial" w:hAnsi="Arial" w:cs="Arial"/>
          <w:color w:val="222222"/>
          <w:sz w:val="22"/>
          <w:szCs w:val="22"/>
        </w:rPr>
        <w:t>(Pck002)</w:t>
      </w:r>
      <w:r w:rsidR="00EA6FD9">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EA6FD9">
        <w:rPr>
          <w:rFonts w:ascii="Arial" w:hAnsi="Arial" w:cs="Arial"/>
          <w:color w:val="222222"/>
          <w:sz w:val="22"/>
          <w:szCs w:val="22"/>
        </w:rPr>
      </w:r>
      <w:r w:rsidR="00EA6FD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EA6FD9">
        <w:rPr>
          <w:rFonts w:ascii="Arial" w:hAnsi="Arial" w:cs="Arial"/>
          <w:color w:val="222222"/>
          <w:sz w:val="22"/>
          <w:szCs w:val="22"/>
        </w:rPr>
        <w:fldChar w:fldCharType="end"/>
      </w:r>
      <w:r w:rsidR="00E2309D">
        <w:rPr>
          <w:rFonts w:ascii="Arial" w:hAnsi="Arial" w:cs="Arial"/>
          <w:color w:val="222222"/>
          <w:sz w:val="22"/>
          <w:szCs w:val="22"/>
        </w:rPr>
        <w:t xml:space="preserve"> </w:t>
      </w:r>
      <w:r w:rsidR="002206F1">
        <w:rPr>
          <w:rFonts w:ascii="Arial" w:hAnsi="Arial" w:cs="Arial"/>
          <w:color w:val="222222"/>
          <w:sz w:val="22"/>
          <w:szCs w:val="22"/>
        </w:rPr>
        <w:t>for</w:t>
      </w:r>
      <w:r w:rsidR="00772CE1">
        <w:rPr>
          <w:rFonts w:ascii="Arial" w:hAnsi="Arial" w:cs="Arial"/>
          <w:color w:val="222222"/>
          <w:sz w:val="22"/>
          <w:szCs w:val="22"/>
        </w:rPr>
        <w:t xml:space="preserve"> 2,</w:t>
      </w:r>
      <w:r w:rsidR="002206F1">
        <w:rPr>
          <w:rFonts w:ascii="Arial" w:hAnsi="Arial" w:cs="Arial"/>
          <w:color w:val="222222"/>
          <w:sz w:val="22"/>
          <w:szCs w:val="22"/>
        </w:rPr>
        <w:t xml:space="preserve"> 24</w:t>
      </w:r>
      <w:r w:rsidR="00772CE1">
        <w:rPr>
          <w:rFonts w:ascii="Arial" w:hAnsi="Arial" w:cs="Arial"/>
          <w:color w:val="222222"/>
          <w:sz w:val="22"/>
          <w:szCs w:val="22"/>
        </w:rPr>
        <w:t xml:space="preserve"> or 48 h were </w:t>
      </w:r>
      <w:r w:rsidR="0045246E">
        <w:rPr>
          <w:rFonts w:ascii="Arial" w:hAnsi="Arial" w:cs="Arial"/>
          <w:color w:val="222222"/>
          <w:sz w:val="22"/>
          <w:szCs w:val="22"/>
        </w:rPr>
        <w:t xml:space="preserve">isolated by incubating in lysis buffer and suspending them with </w:t>
      </w:r>
      <w:r w:rsidR="0045246E" w:rsidRPr="0045246E">
        <w:rPr>
          <w:rFonts w:ascii="Arial" w:hAnsi="Arial" w:cs="Arial"/>
          <w:color w:val="222222"/>
          <w:sz w:val="22"/>
          <w:szCs w:val="22"/>
        </w:rPr>
        <w:t>a syringe with a 29G needle</w:t>
      </w:r>
      <w:r w:rsidR="00CB2653">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Y051bT4yMDwvUmVjTnVtPjxEaXNwbGF5VGV4dD48c3R5bGUgZmFjZT0ic3VwZXJzY3JpcHQiPjI4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PEVuZE5vdGU+PENpdGU+PEF1dGhvcj5Db2xsaTwvQXV0aG9yPjxZZWFyPjIwMjA8L1llYXI+PFJl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CB2653">
        <w:rPr>
          <w:rFonts w:ascii="Arial" w:hAnsi="Arial" w:cs="Arial"/>
          <w:color w:val="222222"/>
          <w:sz w:val="22"/>
          <w:szCs w:val="22"/>
        </w:rPr>
      </w:r>
      <w:r w:rsidR="00CB2653">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28,30</w:t>
      </w:r>
      <w:r w:rsidR="00CB2653">
        <w:rPr>
          <w:rFonts w:ascii="Arial" w:hAnsi="Arial" w:cs="Arial"/>
          <w:color w:val="222222"/>
          <w:sz w:val="22"/>
          <w:szCs w:val="22"/>
        </w:rPr>
        <w:fldChar w:fldCharType="end"/>
      </w:r>
      <w:r w:rsidR="0045246E">
        <w:rPr>
          <w:rFonts w:ascii="Arial" w:hAnsi="Arial" w:cs="Arial"/>
          <w:color w:val="222222"/>
          <w:sz w:val="22"/>
          <w:szCs w:val="22"/>
        </w:rPr>
        <w:t xml:space="preserve">. </w:t>
      </w:r>
      <w:r w:rsidR="001858C1">
        <w:rPr>
          <w:rFonts w:ascii="Arial" w:hAnsi="Arial" w:cs="Arial"/>
          <w:color w:val="222222"/>
          <w:sz w:val="22"/>
          <w:szCs w:val="22"/>
        </w:rPr>
        <w:t xml:space="preserve">Transposition reaction was performed with </w:t>
      </w:r>
      <w:r w:rsidR="001858C1" w:rsidRPr="001858C1">
        <w:rPr>
          <w:rFonts w:ascii="Arial" w:hAnsi="Arial" w:cs="Arial"/>
          <w:color w:val="222222"/>
          <w:sz w:val="22"/>
          <w:szCs w:val="22"/>
        </w:rPr>
        <w:t>Nextera DNA Library Prep Kit</w:t>
      </w:r>
      <w:r w:rsidR="001858C1">
        <w:rPr>
          <w:rFonts w:ascii="Arial" w:hAnsi="Arial" w:cs="Arial"/>
          <w:color w:val="222222"/>
          <w:sz w:val="22"/>
          <w:szCs w:val="22"/>
        </w:rPr>
        <w:t xml:space="preserve"> (</w:t>
      </w:r>
      <w:r w:rsidR="001858C1" w:rsidRPr="001858C1">
        <w:rPr>
          <w:rFonts w:ascii="Arial" w:hAnsi="Arial" w:cs="Arial"/>
          <w:color w:val="222222"/>
          <w:sz w:val="22"/>
          <w:szCs w:val="22"/>
        </w:rPr>
        <w:t>15028212, Illumina, San Diego, USA)</w:t>
      </w:r>
      <w:r w:rsidR="001858C1">
        <w:rPr>
          <w:rFonts w:ascii="Arial" w:hAnsi="Arial" w:cs="Arial"/>
          <w:color w:val="222222"/>
          <w:sz w:val="22"/>
          <w:szCs w:val="22"/>
        </w:rPr>
        <w:t xml:space="preserve">. </w:t>
      </w:r>
      <w:r w:rsidRPr="00694E48">
        <w:rPr>
          <w:rFonts w:ascii="Arial" w:hAnsi="Arial" w:cs="Arial"/>
          <w:color w:val="222222"/>
          <w:sz w:val="22"/>
          <w:szCs w:val="22"/>
        </w:rPr>
        <w:t xml:space="preserve">Libraries were </w:t>
      </w:r>
      <w:r w:rsidR="00A567CC">
        <w:rPr>
          <w:rFonts w:ascii="Arial" w:hAnsi="Arial" w:cs="Arial"/>
          <w:color w:val="222222"/>
          <w:sz w:val="22"/>
          <w:szCs w:val="22"/>
        </w:rPr>
        <w:t>amplified by PCR and</w:t>
      </w:r>
      <w:r w:rsidR="007306C2">
        <w:rPr>
          <w:rFonts w:ascii="Arial" w:hAnsi="Arial" w:cs="Arial"/>
          <w:color w:val="222222"/>
          <w:sz w:val="22"/>
          <w:szCs w:val="22"/>
        </w:rPr>
        <w:t xml:space="preserve"> </w:t>
      </w:r>
      <w:r w:rsidR="007306C2" w:rsidRPr="007306C2">
        <w:rPr>
          <w:rFonts w:ascii="Arial" w:hAnsi="Arial" w:cs="Arial"/>
          <w:color w:val="222222"/>
          <w:sz w:val="22"/>
          <w:szCs w:val="22"/>
        </w:rPr>
        <w:t>purified using the MinElute PCR Purification Kit (Qiagen, Hilden, Germany)</w:t>
      </w:r>
      <w:r w:rsidR="00683A4D">
        <w:rPr>
          <w:rFonts w:ascii="Arial" w:hAnsi="Arial" w:cs="Arial"/>
          <w:color w:val="222222"/>
          <w:sz w:val="22"/>
          <w:szCs w:val="22"/>
        </w:rPr>
        <w:t xml:space="preserve">. </w:t>
      </w:r>
      <w:r w:rsidR="00E8687C">
        <w:rPr>
          <w:rFonts w:ascii="Arial" w:hAnsi="Arial" w:cs="Arial"/>
          <w:color w:val="222222"/>
          <w:sz w:val="22"/>
          <w:szCs w:val="22"/>
        </w:rPr>
        <w:t xml:space="preserve">For the </w:t>
      </w:r>
      <w:r w:rsidR="00425145" w:rsidRPr="00425145">
        <w:rPr>
          <w:rFonts w:ascii="Arial" w:hAnsi="Arial" w:cs="Arial"/>
          <w:color w:val="222222"/>
          <w:sz w:val="22"/>
          <w:szCs w:val="22"/>
        </w:rPr>
        <w:t>H3K27Ac ChIP-seq</w:t>
      </w:r>
      <w:r w:rsidR="00425145">
        <w:rPr>
          <w:rFonts w:ascii="Arial" w:hAnsi="Arial" w:cs="Arial"/>
          <w:color w:val="222222"/>
          <w:sz w:val="22"/>
          <w:szCs w:val="22"/>
        </w:rPr>
        <w:t xml:space="preserve"> library, </w:t>
      </w:r>
      <w:r w:rsidR="00320065">
        <w:rPr>
          <w:rFonts w:ascii="Arial" w:hAnsi="Arial" w:cs="Arial"/>
          <w:color w:val="222222"/>
          <w:sz w:val="22"/>
          <w:szCs w:val="22"/>
        </w:rPr>
        <w:t xml:space="preserve">EndoC-βH1 </w:t>
      </w:r>
      <w:r w:rsidR="00425145">
        <w:rPr>
          <w:rFonts w:ascii="Arial" w:hAnsi="Arial" w:cs="Arial"/>
          <w:color w:val="222222"/>
          <w:sz w:val="22"/>
          <w:szCs w:val="22"/>
        </w:rPr>
        <w:t>cells</w:t>
      </w:r>
      <w:r w:rsidR="00320065">
        <w:rPr>
          <w:rFonts w:ascii="Arial" w:hAnsi="Arial" w:cs="Arial"/>
          <w:color w:val="222222"/>
          <w:sz w:val="22"/>
          <w:szCs w:val="22"/>
        </w:rPr>
        <w:t xml:space="preserve"> and</w:t>
      </w:r>
      <w:r w:rsidR="00425145">
        <w:rPr>
          <w:rFonts w:ascii="Arial" w:hAnsi="Arial" w:cs="Arial"/>
          <w:color w:val="222222"/>
          <w:sz w:val="22"/>
          <w:szCs w:val="22"/>
        </w:rPr>
        <w:t xml:space="preserve"> </w:t>
      </w:r>
      <w:r w:rsidR="00320065">
        <w:rPr>
          <w:rFonts w:ascii="Arial" w:hAnsi="Arial" w:cs="Arial"/>
          <w:color w:val="222222"/>
          <w:sz w:val="22"/>
          <w:szCs w:val="22"/>
        </w:rPr>
        <w:t xml:space="preserve">islets treated with IFNγ + IL-1β for 48 h </w:t>
      </w:r>
      <w:r w:rsidR="00425145">
        <w:rPr>
          <w:rFonts w:ascii="Arial" w:hAnsi="Arial" w:cs="Arial"/>
          <w:color w:val="222222"/>
          <w:sz w:val="22"/>
          <w:szCs w:val="22"/>
        </w:rPr>
        <w:t xml:space="preserve">were </w:t>
      </w:r>
      <w:r w:rsidR="00622885">
        <w:rPr>
          <w:rFonts w:ascii="Arial" w:hAnsi="Arial" w:cs="Arial"/>
          <w:color w:val="222222"/>
          <w:sz w:val="22"/>
          <w:szCs w:val="22"/>
        </w:rPr>
        <w:t>crosslinked</w:t>
      </w:r>
      <w:r w:rsidR="002049C1">
        <w:rPr>
          <w:rFonts w:ascii="Arial" w:hAnsi="Arial" w:cs="Arial"/>
          <w:color w:val="222222"/>
          <w:sz w:val="22"/>
          <w:szCs w:val="22"/>
        </w:rPr>
        <w:t xml:space="preserve"> with 1% formaldehyde</w:t>
      </w:r>
      <w:r w:rsidR="002E162A">
        <w:rPr>
          <w:rFonts w:ascii="Arial" w:hAnsi="Arial" w:cs="Arial"/>
          <w:color w:val="222222"/>
          <w:sz w:val="22"/>
          <w:szCs w:val="22"/>
        </w:rPr>
        <w:t xml:space="preserve">, lysed by sonication and chromatins were captured by immunoprecipitation with </w:t>
      </w:r>
      <w:r w:rsidR="0092752A">
        <w:rPr>
          <w:rFonts w:ascii="Arial" w:hAnsi="Arial" w:cs="Arial"/>
          <w:color w:val="222222"/>
          <w:sz w:val="22"/>
          <w:szCs w:val="22"/>
        </w:rPr>
        <w:t>anti-histone H3K27Ac (</w:t>
      </w:r>
      <w:r w:rsidR="0092752A" w:rsidRPr="0092752A">
        <w:rPr>
          <w:rFonts w:ascii="Arial" w:hAnsi="Arial" w:cs="Arial"/>
          <w:color w:val="222222"/>
          <w:sz w:val="22"/>
          <w:szCs w:val="22"/>
        </w:rPr>
        <w:t>Abcam ab4729)</w:t>
      </w:r>
      <w:r w:rsidR="0092752A">
        <w:rPr>
          <w:rFonts w:ascii="Arial" w:hAnsi="Arial" w:cs="Arial"/>
          <w:color w:val="222222"/>
          <w:sz w:val="22"/>
          <w:szCs w:val="22"/>
        </w:rPr>
        <w:t xml:space="preserve"> and</w:t>
      </w:r>
      <w:r w:rsidR="00C9288F">
        <w:rPr>
          <w:rFonts w:ascii="Arial" w:hAnsi="Arial" w:cs="Arial"/>
          <w:color w:val="222222"/>
          <w:sz w:val="22"/>
          <w:szCs w:val="22"/>
        </w:rPr>
        <w:t xml:space="preserve"> protein A+G magnetic beads (Millipore). </w:t>
      </w:r>
      <w:r w:rsidR="000C3E44">
        <w:rPr>
          <w:rFonts w:ascii="Arial" w:hAnsi="Arial" w:cs="Arial"/>
          <w:color w:val="222222"/>
          <w:sz w:val="22"/>
          <w:szCs w:val="22"/>
        </w:rPr>
        <w:t xml:space="preserve">Transposition was performed with </w:t>
      </w:r>
      <w:r w:rsidR="000C3E44" w:rsidRPr="001858C1">
        <w:rPr>
          <w:rFonts w:ascii="Arial" w:hAnsi="Arial" w:cs="Arial"/>
          <w:color w:val="222222"/>
          <w:sz w:val="22"/>
          <w:szCs w:val="22"/>
        </w:rPr>
        <w:t>Nextera DNA Library Prep Kit</w:t>
      </w:r>
      <w:r w:rsidR="00B803B2">
        <w:rPr>
          <w:rFonts w:ascii="Arial" w:hAnsi="Arial" w:cs="Arial"/>
          <w:color w:val="222222"/>
          <w:sz w:val="22"/>
          <w:szCs w:val="22"/>
        </w:rPr>
        <w:t>,</w:t>
      </w:r>
      <w:r w:rsidR="000C3E44">
        <w:rPr>
          <w:rFonts w:ascii="Arial" w:hAnsi="Arial" w:cs="Arial"/>
          <w:color w:val="222222"/>
          <w:sz w:val="22"/>
          <w:szCs w:val="22"/>
        </w:rPr>
        <w:t xml:space="preserve"> and </w:t>
      </w:r>
      <w:r w:rsidR="0057690F">
        <w:rPr>
          <w:rFonts w:ascii="Arial" w:hAnsi="Arial" w:cs="Arial"/>
          <w:color w:val="222222"/>
          <w:sz w:val="22"/>
          <w:szCs w:val="22"/>
        </w:rPr>
        <w:t>the library was amplified by PCR</w:t>
      </w:r>
      <w:r w:rsidR="00B803B2">
        <w:rPr>
          <w:rFonts w:ascii="Arial" w:hAnsi="Arial" w:cs="Arial"/>
          <w:color w:val="222222"/>
          <w:sz w:val="22"/>
          <w:szCs w:val="22"/>
        </w:rPr>
        <w:t xml:space="preserve">. Both ATAC-seq and </w:t>
      </w:r>
      <w:r w:rsidR="00B803B2" w:rsidRPr="00425145">
        <w:rPr>
          <w:rFonts w:ascii="Arial" w:hAnsi="Arial" w:cs="Arial"/>
          <w:color w:val="222222"/>
          <w:sz w:val="22"/>
          <w:szCs w:val="22"/>
        </w:rPr>
        <w:t>H3K27Ac ChIP-seq</w:t>
      </w:r>
      <w:r w:rsidR="00B803B2">
        <w:rPr>
          <w:rFonts w:ascii="Arial" w:hAnsi="Arial" w:cs="Arial"/>
          <w:color w:val="222222"/>
          <w:sz w:val="22"/>
          <w:szCs w:val="22"/>
        </w:rPr>
        <w:t xml:space="preserve"> libraries were </w:t>
      </w:r>
      <w:r w:rsidRPr="00694E48">
        <w:rPr>
          <w:rFonts w:ascii="Arial" w:hAnsi="Arial" w:cs="Arial"/>
          <w:color w:val="222222"/>
          <w:sz w:val="22"/>
          <w:szCs w:val="22"/>
        </w:rPr>
        <w:t xml:space="preserve">sequenced on the Illumina HiSeq 2500 platform and sequenced reads were aligned to the hg19 human reference genome using </w:t>
      </w:r>
      <w:r w:rsidR="007C2FCD">
        <w:rPr>
          <w:rFonts w:ascii="Arial" w:hAnsi="Arial" w:cs="Arial"/>
          <w:color w:val="222222"/>
          <w:sz w:val="22"/>
          <w:szCs w:val="22"/>
        </w:rPr>
        <w:t>B</w:t>
      </w:r>
      <w:r w:rsidRPr="00694E48">
        <w:rPr>
          <w:rFonts w:ascii="Arial" w:hAnsi="Arial" w:cs="Arial"/>
          <w:color w:val="222222"/>
          <w:sz w:val="22"/>
          <w:szCs w:val="22"/>
        </w:rPr>
        <w:t>owtie2</w:t>
      </w:r>
      <w:r w:rsidR="00F801ED">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&lt;EndNote&gt;&lt;Cite&gt;&lt;Author&gt;Langmead&lt;/Author&gt;&lt;Year&gt;2012&lt;/Year&gt;&lt;RecNum&gt;65&lt;/RecNum&gt;&lt;DisplayText&gt;&lt;style face="superscript"&gt;87&lt;/style&gt;&lt;/DisplayText&gt;&lt;record&gt;&lt;rec-number&gt;65&lt;/rec-number&gt;&lt;foreign-keys&gt;&lt;key app="EN" db-id="dsz9as9xsxd2dke259vvss5cawvfrsf592z9" timestamp="1763669015"&gt;65&lt;/key&gt;&lt;/foreign-keys&gt;&lt;ref-type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rsidR="00F801E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87</w:t>
      </w:r>
      <w:r w:rsidR="00F801ED">
        <w:rPr>
          <w:rFonts w:ascii="Arial" w:hAnsi="Arial" w:cs="Arial"/>
          <w:color w:val="222222"/>
          <w:sz w:val="22"/>
          <w:szCs w:val="22"/>
        </w:rPr>
        <w:fldChar w:fldCharType="end"/>
      </w:r>
      <w:r w:rsidRPr="00694E48">
        <w:rPr>
          <w:rFonts w:ascii="Arial" w:hAnsi="Arial" w:cs="Arial"/>
          <w:color w:val="222222"/>
          <w:sz w:val="22"/>
          <w:szCs w:val="22"/>
        </w:rPr>
        <w:t>.</w:t>
      </w:r>
      <w:r w:rsidR="000A7D67">
        <w:rPr>
          <w:rFonts w:ascii="Arial" w:hAnsi="Arial" w:cs="Arial"/>
          <w:color w:val="222222"/>
          <w:sz w:val="22"/>
          <w:szCs w:val="22"/>
        </w:rPr>
        <w:t xml:space="preserve"> </w:t>
      </w:r>
      <w:r w:rsidRPr="00694E48">
        <w:rPr>
          <w:rFonts w:ascii="Arial" w:hAnsi="Arial" w:cs="Arial"/>
          <w:color w:val="222222"/>
          <w:sz w:val="22"/>
          <w:szCs w:val="22"/>
        </w:rPr>
        <w:t xml:space="preserve">Filtering steps were applied using samtools to discard reads mapping to mitochondrial DNA, noncanonical chromosomes, and ENCODE blacklist regions. </w:t>
      </w:r>
      <w:r w:rsidR="00192EEF" w:rsidRPr="00192EEF">
        <w:rPr>
          <w:rFonts w:ascii="Arial" w:hAnsi="Arial" w:cs="Arial"/>
          <w:color w:val="222222"/>
          <w:sz w:val="22"/>
          <w:szCs w:val="22"/>
        </w:rPr>
        <w:t>Peaks were called with MACS2 callpeak v.2.1</w:t>
      </w:r>
      <w:r w:rsidR="00C770F3">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&lt;EndNote&gt;&lt;Cite&gt;&lt;Author&gt;Zhang&lt;/Author&gt;&lt;Year&gt;2008&lt;/Year&gt;&lt;RecNum&gt;76&lt;/RecNum&gt;&lt;DisplayText&gt;&lt;style face="superscript"&gt;88&lt;/style&gt;&lt;/DisplayText&gt;&lt;record&gt;&lt;rec-number&gt;76&lt;/rec-number&gt;&lt;foreign-keys&gt;&lt;key app="EN" db-id="dsz9as9xsxd2dke259vvss5cawvfrsf592z9" timestamp="1763675074"&gt;76&lt;/key&gt;&lt;/foreign-keys&gt;&lt;ref-type name="Journal Article"&gt;17&lt;/ref-type&gt;&lt;contributors&gt;&lt;authors&gt;&lt;author&gt;Zhang, Y.&lt;/author&gt;&lt;author&gt;Liu, T.&lt;/author&gt;&lt;author&gt;Meyer, C. A.&lt;/author&gt;&lt;author&gt;Eeckhoute, J.&lt;/author&gt;&lt;author&gt;Johnson, D. S.&lt;/author&gt;&lt;author&gt;Bernstein, B. E.&lt;/author&gt;&lt;author&gt;Nusbaum, C.&lt;/author&gt;&lt;author&gt;Myers, R. M.&lt;/author&gt;&lt;author&gt;Brown, M.&lt;/author&gt;&lt;author&gt;Li, W.&lt;/author&gt;&lt;author&gt;Liu, X. S.&lt;/author&gt;&lt;/authors&gt;&lt;/contributors&gt;&lt;auth-address&gt;Department of Biostatistics and Computational Biology, Dana-Farber Cancer Institute and Harvard School of Public Health, Boston, MA 02115, USA.&lt;/auth-address&gt;&lt;titles&gt;&lt;title&gt;Model-based analysis of ChIP-Seq (MACS)&lt;/title&gt;&lt;secondary-title&gt;Genome Biol&lt;/secondary-title&gt;&lt;/titles&gt;&lt;periodical&gt;&lt;full-title&gt;Genome Biol&lt;/full-title&gt;&lt;/periodical&gt;&lt;pages&gt;R137&lt;/pages&gt;&lt;volume&gt;9&lt;/volume&gt;&lt;number&gt;9&lt;/number&gt;&lt;edition&gt;20080917&lt;/edition&gt;&lt;keywords&gt;&lt;keyword&gt;*Algorithms&lt;/keyword&gt;&lt;keyword&gt;Cell Line, Tumor&lt;/keyword&gt;&lt;keyword&gt;Chromatin Immunoprecipitation/*methods&lt;/keyword&gt;&lt;keyword&gt;Hepatocyte Nuclear Factor 3-alpha/analysis/*genetics&lt;/keyword&gt;&lt;keyword&gt;Humans&lt;/keyword&gt;&lt;keyword&gt;Models, Genetic&lt;/keyword&gt;&lt;keyword&gt;Oligonucleotide Array Sequence Analysis/*methods&lt;/keyword&gt;&lt;/keywords&gt;&lt;dates&gt;&lt;year&gt;2008&lt;/year&gt;&lt;/dates&gt;&lt;isbn&gt;1474-760X (Electronic)&amp;#xD;1465-6906 (Print)&amp;#xD;1474-7596 (Linking)&lt;/isbn&gt;&lt;accession-num&gt;18798982&lt;/accession-num&gt;&lt;urls&gt;&lt;related-urls&gt;&lt;url&gt;https://www.ncbi.nlm.nih.gov/pubmed/18798982&lt;/url&gt;&lt;/related-urls&gt;&lt;/urls&gt;&lt;custom2&gt;PMC2592715&lt;/custom2&gt;&lt;electronic-resource-num&gt;10.1186/gb-2008-9-9-r137&lt;/electronic-resource-num&gt;&lt;remote-database-name&gt;Medline&lt;/remote-database-name&gt;&lt;remote-database-provider&gt;NLM&lt;/remote-database-provider&gt;&lt;/record&gt;&lt;/Cite&gt;&lt;/EndNote&gt;</w:instrText>
      </w:r>
      <w:r w:rsidR="00C770F3">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88</w:t>
      </w:r>
      <w:r w:rsidR="00C770F3">
        <w:rPr>
          <w:rFonts w:ascii="Arial" w:hAnsi="Arial" w:cs="Arial"/>
          <w:color w:val="222222"/>
          <w:sz w:val="22"/>
          <w:szCs w:val="22"/>
        </w:rPr>
        <w:fldChar w:fldCharType="end"/>
      </w:r>
      <w:r w:rsidR="00192EEF" w:rsidRPr="00192EEF">
        <w:rPr>
          <w:rFonts w:ascii="Arial" w:hAnsi="Arial" w:cs="Arial"/>
          <w:color w:val="222222"/>
          <w:sz w:val="22"/>
          <w:szCs w:val="22"/>
        </w:rPr>
        <w:t xml:space="preserve"> with parameters ‘-q 0.05 -nomodel -shift -100 -extsize 200’ for ATAC-seq and ‘-broad -broad-cutoff 0.1 --nomodel’ for H3K27</w:t>
      </w:r>
      <w:ins w:id="209" w:author="Nakayasu, Ernesto S" w:date="2026-05-12T09:50:00Z" w16du:dateUtc="2026-05-12T16:50:00Z">
        <w:r w:rsidR="00302ADB">
          <w:rPr>
            <w:rFonts w:ascii="Arial" w:hAnsi="Arial" w:cs="Arial"/>
            <w:color w:val="222222"/>
            <w:sz w:val="22"/>
            <w:szCs w:val="22"/>
          </w:rPr>
          <w:t>A</w:t>
        </w:r>
      </w:ins>
      <w:del w:id="210" w:author="Nakayasu, Ernesto S" w:date="2026-05-12T09:50:00Z" w16du:dateUtc="2026-05-12T16:50:00Z">
        <w:r w:rsidR="00192EEF" w:rsidRPr="00192EEF" w:rsidDel="00302ADB">
          <w:rPr>
            <w:rFonts w:ascii="Arial" w:hAnsi="Arial" w:cs="Arial"/>
            <w:color w:val="222222"/>
            <w:sz w:val="22"/>
            <w:szCs w:val="22"/>
          </w:rPr>
          <w:delText>a</w:delText>
        </w:r>
      </w:del>
      <w:r w:rsidR="00192EEF" w:rsidRPr="00192EEF">
        <w:rPr>
          <w:rFonts w:ascii="Arial" w:hAnsi="Arial" w:cs="Arial"/>
          <w:color w:val="222222"/>
          <w:sz w:val="22"/>
          <w:szCs w:val="22"/>
        </w:rPr>
        <w:t>c ChIP-seq. DESeq2 v.1.24.0 was used for differential analysis using a paired design</w:t>
      </w:r>
      <w:r w:rsidR="009E197B">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&lt;EndNote&gt;&lt;Cite&gt;&lt;Author&gt;Love&lt;/Author&gt;&lt;Year&gt;2014&lt;/Year&gt;&lt;RecNum&gt;55&lt;/RecNum&gt;&lt;DisplayText&gt;&lt;style face="superscript"&gt;77&lt;/style&gt;&lt;/DisplayText&gt;&lt;record&gt;&lt;rec-number&gt;55&lt;/rec-number&gt;&lt;foreign-keys&gt;&lt;key app="EN" db-id="dsz9as9xsxd2dke259vvss5cawvfrsf592z9" timestamp="1763669015"&gt;55&lt;/key&gt;&lt;/foreign-keys&gt;&lt;ref-type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mote-database-name&gt;Medline&lt;/remote-database-name&gt;&lt;remote-database-provider&gt;NLM&lt;/remote-database-provider&gt;&lt;/record&gt;&lt;/Cite&gt;&lt;/EndNote&gt;</w:instrText>
      </w:r>
      <w:r w:rsidR="009E197B">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77</w:t>
      </w:r>
      <w:r w:rsidR="009E197B">
        <w:rPr>
          <w:rFonts w:ascii="Arial" w:hAnsi="Arial" w:cs="Arial"/>
          <w:color w:val="222222"/>
          <w:sz w:val="22"/>
          <w:szCs w:val="22"/>
        </w:rPr>
        <w:fldChar w:fldCharType="end"/>
      </w:r>
      <w:r w:rsidR="00192EEF" w:rsidRPr="00192EEF">
        <w:rPr>
          <w:rFonts w:ascii="Arial" w:hAnsi="Arial" w:cs="Arial"/>
          <w:color w:val="222222"/>
          <w:sz w:val="22"/>
          <w:szCs w:val="22"/>
        </w:rPr>
        <w:t>. Thresholds for significance were set at an FDR-adjusted P &lt; 0.05 and an absolute log2 fold change &gt; 1.</w:t>
      </w:r>
    </w:p>
    <w:p w14:paraId="3F2AEEC3" w14:textId="52F45779" w:rsidR="00CA15F6" w:rsidRPr="00694E48" w:rsidRDefault="00CA15F6" w:rsidP="00CA15F6">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t>UMI-4C</w:t>
      </w:r>
      <w:r w:rsidRPr="00694E48">
        <w:rPr>
          <w:rFonts w:ascii="Arial" w:hAnsi="Arial" w:cs="Arial"/>
          <w:color w:val="222222"/>
          <w:sz w:val="22"/>
          <w:szCs w:val="22"/>
        </w:rPr>
        <w:t xml:space="preserve">: </w:t>
      </w:r>
      <w:r w:rsidR="00FA5E2D">
        <w:rPr>
          <w:rFonts w:ascii="Arial" w:hAnsi="Arial" w:cs="Arial"/>
          <w:color w:val="222222"/>
          <w:sz w:val="22"/>
          <w:szCs w:val="22"/>
        </w:rPr>
        <w:t>(Pck001)</w:t>
      </w:r>
      <w:r w:rsidR="00973D2B">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73D2B">
        <w:rPr>
          <w:rFonts w:ascii="Arial" w:hAnsi="Arial" w:cs="Arial"/>
          <w:color w:val="222222"/>
          <w:sz w:val="22"/>
          <w:szCs w:val="22"/>
        </w:rPr>
      </w:r>
      <w:r w:rsidR="00973D2B">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973D2B">
        <w:rPr>
          <w:rFonts w:ascii="Arial" w:hAnsi="Arial" w:cs="Arial"/>
          <w:color w:val="222222"/>
          <w:sz w:val="22"/>
          <w:szCs w:val="22"/>
        </w:rPr>
        <w:fldChar w:fldCharType="end"/>
      </w:r>
      <w:r w:rsidR="00FA5E2D">
        <w:rPr>
          <w:rFonts w:ascii="Arial" w:hAnsi="Arial" w:cs="Arial"/>
          <w:color w:val="222222"/>
          <w:sz w:val="22"/>
          <w:szCs w:val="22"/>
        </w:rPr>
        <w:t xml:space="preserve"> </w:t>
      </w:r>
      <w:r w:rsidR="00E0488D">
        <w:rPr>
          <w:rFonts w:ascii="Arial" w:hAnsi="Arial" w:cs="Arial"/>
          <w:color w:val="222222"/>
          <w:sz w:val="22"/>
          <w:szCs w:val="22"/>
        </w:rPr>
        <w:t xml:space="preserve">For building </w:t>
      </w:r>
      <w:r w:rsidRPr="00694E48">
        <w:rPr>
          <w:rFonts w:ascii="Arial" w:hAnsi="Arial" w:cs="Arial"/>
          <w:color w:val="222222"/>
          <w:sz w:val="22"/>
          <w:szCs w:val="22"/>
        </w:rPr>
        <w:t>UMI-4C libraries</w:t>
      </w:r>
      <w:r w:rsidR="00E0488D">
        <w:rPr>
          <w:rFonts w:ascii="Arial" w:hAnsi="Arial" w:cs="Arial"/>
          <w:color w:val="222222"/>
          <w:sz w:val="22"/>
          <w:szCs w:val="22"/>
        </w:rPr>
        <w:t xml:space="preserve">, human islets treated with IFNγ + IL-1β for 48 h were crosslinked with 1% formaldehyde, digested with </w:t>
      </w:r>
      <w:r w:rsidR="00511097">
        <w:rPr>
          <w:rFonts w:ascii="Arial" w:hAnsi="Arial" w:cs="Arial"/>
          <w:color w:val="222222"/>
          <w:sz w:val="22"/>
          <w:szCs w:val="22"/>
        </w:rPr>
        <w:t xml:space="preserve">restriction enzyme DpnII </w:t>
      </w:r>
      <w:r w:rsidR="000973FB">
        <w:rPr>
          <w:rFonts w:ascii="Arial" w:hAnsi="Arial" w:cs="Arial"/>
          <w:color w:val="222222"/>
          <w:sz w:val="22"/>
          <w:szCs w:val="22"/>
        </w:rPr>
        <w:t xml:space="preserve">(New England Biolabs) </w:t>
      </w:r>
      <w:r w:rsidR="00511097">
        <w:rPr>
          <w:rFonts w:ascii="Arial" w:hAnsi="Arial" w:cs="Arial"/>
          <w:color w:val="222222"/>
          <w:sz w:val="22"/>
          <w:szCs w:val="22"/>
        </w:rPr>
        <w:t>and ligated</w:t>
      </w:r>
      <w:r w:rsidR="000973FB">
        <w:rPr>
          <w:rFonts w:ascii="Arial" w:hAnsi="Arial" w:cs="Arial"/>
          <w:color w:val="222222"/>
          <w:sz w:val="22"/>
          <w:szCs w:val="22"/>
        </w:rPr>
        <w:t xml:space="preserve"> T4 DNA ligase (Promega).</w:t>
      </w:r>
      <w:r w:rsidRPr="00694E48">
        <w:rPr>
          <w:rFonts w:ascii="Arial" w:hAnsi="Arial" w:cs="Arial"/>
          <w:color w:val="222222"/>
          <w:sz w:val="22"/>
          <w:szCs w:val="22"/>
        </w:rPr>
        <w:t xml:space="preserve"> </w:t>
      </w:r>
      <w:r w:rsidR="00957A8D">
        <w:rPr>
          <w:rFonts w:ascii="Arial" w:hAnsi="Arial" w:cs="Arial"/>
          <w:color w:val="222222"/>
          <w:sz w:val="22"/>
          <w:szCs w:val="22"/>
        </w:rPr>
        <w:t>Proteins and RNAs were eliminated with proteinase K and RNAse A, respectively</w:t>
      </w:r>
      <w:r w:rsidR="00F55979">
        <w:rPr>
          <w:rFonts w:ascii="Arial" w:hAnsi="Arial" w:cs="Arial"/>
          <w:color w:val="222222"/>
          <w:sz w:val="22"/>
          <w:szCs w:val="22"/>
        </w:rPr>
        <w:t xml:space="preserve">, and DNA was purified with </w:t>
      </w:r>
      <w:r w:rsidR="00F55979" w:rsidRPr="00F55979">
        <w:rPr>
          <w:rFonts w:ascii="Arial" w:hAnsi="Arial" w:cs="Arial"/>
          <w:color w:val="222222"/>
          <w:sz w:val="22"/>
          <w:szCs w:val="22"/>
        </w:rPr>
        <w:t>phenol/chloroform and ethanol precipitation</w:t>
      </w:r>
      <w:r w:rsidR="00F55979">
        <w:rPr>
          <w:rFonts w:ascii="Arial" w:hAnsi="Arial" w:cs="Arial"/>
          <w:color w:val="222222"/>
          <w:sz w:val="22"/>
          <w:szCs w:val="22"/>
        </w:rPr>
        <w:t xml:space="preserve">. </w:t>
      </w:r>
      <w:r w:rsidR="008607EC">
        <w:rPr>
          <w:rFonts w:ascii="Arial" w:hAnsi="Arial" w:cs="Arial"/>
          <w:color w:val="222222"/>
          <w:sz w:val="22"/>
          <w:szCs w:val="22"/>
        </w:rPr>
        <w:t>Purified DNA was fragmented by sonication</w:t>
      </w:r>
      <w:r w:rsidR="00A21BF5">
        <w:rPr>
          <w:rFonts w:ascii="Arial" w:hAnsi="Arial" w:cs="Arial"/>
          <w:color w:val="222222"/>
          <w:sz w:val="22"/>
          <w:szCs w:val="22"/>
        </w:rPr>
        <w:t>,</w:t>
      </w:r>
      <w:r w:rsidR="008607EC">
        <w:rPr>
          <w:rFonts w:ascii="Arial" w:hAnsi="Arial" w:cs="Arial"/>
          <w:color w:val="222222"/>
          <w:sz w:val="22"/>
          <w:szCs w:val="22"/>
        </w:rPr>
        <w:t xml:space="preserve"> ligated to an </w:t>
      </w:r>
      <w:r w:rsidR="00970B24">
        <w:rPr>
          <w:rFonts w:ascii="Arial" w:hAnsi="Arial" w:cs="Arial"/>
          <w:color w:val="222222"/>
          <w:sz w:val="22"/>
          <w:szCs w:val="22"/>
        </w:rPr>
        <w:t>adapter</w:t>
      </w:r>
      <w:r w:rsidR="00A21BF5">
        <w:rPr>
          <w:rFonts w:ascii="Arial" w:hAnsi="Arial" w:cs="Arial"/>
          <w:color w:val="222222"/>
          <w:sz w:val="22"/>
          <w:szCs w:val="22"/>
        </w:rPr>
        <w:t xml:space="preserve"> and amplified by PCR. </w:t>
      </w:r>
      <w:r w:rsidR="000477AC">
        <w:rPr>
          <w:rFonts w:ascii="Arial" w:hAnsi="Arial" w:cs="Arial"/>
          <w:color w:val="222222"/>
          <w:sz w:val="22"/>
          <w:szCs w:val="22"/>
        </w:rPr>
        <w:t>Libraries were then sequenced</w:t>
      </w:r>
      <w:r w:rsidR="00B966D0">
        <w:rPr>
          <w:rFonts w:ascii="Arial" w:hAnsi="Arial" w:cs="Arial"/>
          <w:color w:val="222222"/>
          <w:sz w:val="22"/>
          <w:szCs w:val="22"/>
        </w:rPr>
        <w:t xml:space="preserve"> on</w:t>
      </w:r>
      <w:r w:rsidRPr="00694E48">
        <w:rPr>
          <w:rFonts w:ascii="Arial" w:hAnsi="Arial" w:cs="Arial"/>
          <w:color w:val="222222"/>
          <w:sz w:val="22"/>
          <w:szCs w:val="22"/>
        </w:rPr>
        <w:t xml:space="preserve"> NextSeq 550 or HiSeq 2500 platforms </w:t>
      </w:r>
      <w:r w:rsidR="00B966D0">
        <w:rPr>
          <w:rFonts w:ascii="Arial" w:hAnsi="Arial" w:cs="Arial"/>
          <w:color w:val="222222"/>
          <w:sz w:val="22"/>
          <w:szCs w:val="22"/>
        </w:rPr>
        <w:t xml:space="preserve">(Illumina). </w:t>
      </w:r>
      <w:r w:rsidR="00711274">
        <w:rPr>
          <w:rFonts w:ascii="Arial" w:hAnsi="Arial" w:cs="Arial"/>
          <w:color w:val="222222"/>
          <w:sz w:val="22"/>
          <w:szCs w:val="22"/>
        </w:rPr>
        <w:t>P</w:t>
      </w:r>
      <w:r w:rsidRPr="00694E48">
        <w:rPr>
          <w:rFonts w:ascii="Arial" w:hAnsi="Arial" w:cs="Arial"/>
          <w:color w:val="222222"/>
          <w:sz w:val="22"/>
          <w:szCs w:val="22"/>
        </w:rPr>
        <w:t>aired-end reads</w:t>
      </w:r>
      <w:r w:rsidR="00711274">
        <w:rPr>
          <w:rFonts w:ascii="Arial" w:hAnsi="Arial" w:cs="Arial"/>
          <w:color w:val="222222"/>
          <w:sz w:val="22"/>
          <w:szCs w:val="22"/>
        </w:rPr>
        <w:t xml:space="preserve"> </w:t>
      </w:r>
      <w:r w:rsidRPr="00694E48">
        <w:rPr>
          <w:rFonts w:ascii="Arial" w:hAnsi="Arial" w:cs="Arial"/>
          <w:color w:val="222222"/>
          <w:sz w:val="22"/>
          <w:szCs w:val="22"/>
        </w:rPr>
        <w:t>were demultiplexed based on viewpoint sequence using fastq-multx from ea-utils v.1.30</w:t>
      </w:r>
      <w:r w:rsidR="005E4F05">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&lt;EndNote&gt;&lt;Cite&gt;&lt;Author&gt;Aronesty&lt;/Author&gt;&lt;Year&gt;2013&lt;/Year&gt;&lt;RecNum&gt;67&lt;/RecNum&gt;&lt;DisplayText&gt;&lt;style face="superscript"&gt;89&lt;/style&gt;&lt;/DisplayText&gt;&lt;record&gt;&lt;rec-number&gt;67&lt;/rec-number&gt;&lt;foreign-keys&gt;&lt;key app="EN" db-id="dsz9as9xsxd2dke259vvss5cawvfrsf592z9" timestamp="1763669015"&gt;67&lt;/key&gt;&lt;/foreign-keys&gt;&lt;ref-type name="Journal Article"&gt;17&lt;/ref-type&gt;&lt;contributors&gt;&lt;authors&gt;&lt;author&gt;Erik Aronesty&lt;/author&gt;&lt;/authors&gt;&lt;/contributors&gt;&lt;titles&gt;&lt;title&gt;Comparison of Sequencing Utility Programs&lt;/title&gt;&lt;secondary-title&gt;The Open Bioinformatics Journal&lt;/secondary-title&gt;&lt;/titles&gt;&lt;periodical&gt;&lt;full-title&gt;The Open Bioinformatics Journal&lt;/full-title&gt;&lt;/periodical&gt;&lt;volume&gt;7&lt;/volume&gt;&lt;dates&gt;&lt;year&gt;2013&lt;/year&gt;&lt;/dates&gt;&lt;urls&gt;&lt;/urls&gt;&lt;electronic-resource-num&gt;10.2174/1875036201307010001&lt;/electronic-resource-num&gt;&lt;/record&gt;&lt;/Cite&gt;&lt;/EndNote&gt;</w:instrText>
      </w:r>
      <w:r w:rsidR="005E4F05">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89</w:t>
      </w:r>
      <w:r w:rsidR="005E4F05">
        <w:rPr>
          <w:rFonts w:ascii="Arial" w:hAnsi="Arial" w:cs="Arial"/>
          <w:color w:val="222222"/>
          <w:sz w:val="22"/>
          <w:szCs w:val="22"/>
        </w:rPr>
        <w:fldChar w:fldCharType="end"/>
      </w:r>
      <w:r w:rsidRPr="00694E48">
        <w:rPr>
          <w:rFonts w:ascii="Arial" w:hAnsi="Arial" w:cs="Arial"/>
          <w:color w:val="222222"/>
          <w:sz w:val="22"/>
          <w:szCs w:val="22"/>
        </w:rPr>
        <w:t>. The umi4cPackage v.0.0.0.9000</w:t>
      </w:r>
      <w:r w:rsidR="005E4F05">
        <w:rPr>
          <w:rFonts w:ascii="Arial" w:hAnsi="Arial" w:cs="Arial"/>
          <w:color w:val="222222"/>
          <w:sz w:val="22"/>
          <w:szCs w:val="22"/>
        </w:rPr>
        <w:fldChar w:fldCharType="begin">
          <w:fldData xml:space="preserve">PEVuZE5vdGU+PENpdGU+PEF1dGhvcj5TY2h3YXJ0em1hbjwvQXV0aG9yPjxZZWFyPjIwMTY8L1ll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PEVuZE5vdGU+PENpdGU+PEF1dGhvcj5TY2h3YXJ0em1hbjwvQXV0aG9yPjxZZWFyPjIwMTY8L1ll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E4F05">
        <w:rPr>
          <w:rFonts w:ascii="Arial" w:hAnsi="Arial" w:cs="Arial"/>
          <w:color w:val="222222"/>
          <w:sz w:val="22"/>
          <w:szCs w:val="22"/>
        </w:rPr>
      </w:r>
      <w:r w:rsidR="005E4F05">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90</w:t>
      </w:r>
      <w:r w:rsidR="005E4F05">
        <w:rPr>
          <w:rFonts w:ascii="Arial" w:hAnsi="Arial" w:cs="Arial"/>
          <w:color w:val="222222"/>
          <w:sz w:val="22"/>
          <w:szCs w:val="22"/>
        </w:rPr>
        <w:fldChar w:fldCharType="end"/>
      </w:r>
      <w:r w:rsidRPr="00694E48">
        <w:rPr>
          <w:rFonts w:ascii="Arial" w:hAnsi="Arial" w:cs="Arial"/>
          <w:color w:val="222222"/>
          <w:sz w:val="22"/>
          <w:szCs w:val="22"/>
        </w:rPr>
        <w:t xml:space="preserve"> was then used for downstream processing and analysis. Data </w:t>
      </w:r>
      <w:r w:rsidR="00033F5F" w:rsidRPr="00033F5F">
        <w:rPr>
          <w:rFonts w:ascii="Arial" w:hAnsi="Arial" w:cs="Arial"/>
          <w:color w:val="222222"/>
          <w:sz w:val="22"/>
          <w:szCs w:val="22"/>
        </w:rPr>
        <w:t>has been reprocessed using the UMI4Cats R package</w:t>
      </w:r>
      <w:r w:rsidR="000D3782">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&lt;EndNote&gt;&lt;Cite&gt;&lt;Author&gt;Ramos-Rodriguez&lt;/Author&gt;&lt;Year&gt;2021&lt;/Year&gt;&lt;RecNum&gt;77&lt;/RecNum&gt;&lt;DisplayText&gt;&lt;style face="superscript"&gt;91&lt;/style&gt;&lt;/DisplayText&gt;&lt;record&gt;&lt;rec-number&gt;77&lt;/rec-number&gt;&lt;foreign-keys&gt;&lt;key app="EN" db-id="dsz9as9xsxd2dke259vvss5cawvfrsf592z9" timestamp="1763675438"&gt;77&lt;/key&gt;&lt;/foreign-keys&gt;&lt;ref-type name="Journal Article"&gt;17&lt;/ref-type&gt;&lt;contributors&gt;&lt;authors&gt;&lt;author&gt;Ramos-Rodriguez, M.&lt;/author&gt;&lt;author&gt;Subirana-Granes, M.&lt;/author&gt;&lt;author&gt;Pasquali, L.&lt;/author&gt;&lt;/authors&gt;&lt;/contributors&gt;&lt;auth-address&gt;Endocrine Regulatory Genomics, Department of Experimental &amp;amp; Health Sciences, University Pompeu Fabra, Barcelona 08003, Spain.&lt;/auth-address&gt;&lt;titles&gt;&lt;title&gt;UMI4Cats: an R package to analyze chromatin contact profiles obtained by UMI-4C&lt;/title&gt;&lt;secondary-title&gt;Bioinformatics&lt;/secondary-title&gt;&lt;/titles&gt;&lt;periodical&gt;&lt;full-title&gt;Bioinformatics&lt;/full-title&gt;&lt;/periodical&gt;&lt;pages&gt;4240-4242&lt;/pages&gt;&lt;volume&gt;37&lt;/volume&gt;&lt;number&gt;22&lt;/number&gt;&lt;keywords&gt;&lt;keyword&gt;*Chromatin&lt;/keyword&gt;&lt;keyword&gt;*Software&lt;/keyword&gt;&lt;keyword&gt;Chromosomes&lt;/keyword&gt;&lt;/keywords&gt;&lt;dates&gt;&lt;year&gt;2021&lt;/year&gt;&lt;pub-dates&gt;&lt;date&gt;Nov 18&lt;/date&gt;&lt;/pub-dates&gt;&lt;/dates&gt;&lt;isbn&gt;1367-4811 (Electronic)&amp;#xD;1367-4803 (Print)&amp;#xD;1367-4803 (Linking)&lt;/isbn&gt;&lt;accession-num&gt;34009302&lt;/accession-num&gt;&lt;urls&gt;&lt;related-urls&gt;&lt;url&gt;https://www.ncbi.nlm.nih.gov/pubmed/34009302&lt;/url&gt;&lt;/related-urls&gt;&lt;/urls&gt;&lt;custom2&gt;PMC9502148&lt;/custom2&gt;&lt;electronic-resource-num&gt;10.1093/bioinformatics/btab392&lt;/electronic-resource-num&gt;&lt;remote-database-name&gt;Medline&lt;/remote-database-name&gt;&lt;remote-database-provider&gt;NLM&lt;/remote-database-provider&gt;&lt;/record&gt;&lt;/Cite&gt;&lt;/EndNote&gt;</w:instrText>
      </w:r>
      <w:r w:rsidR="000D3782">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91</w:t>
      </w:r>
      <w:r w:rsidR="000D3782">
        <w:rPr>
          <w:rFonts w:ascii="Arial" w:hAnsi="Arial" w:cs="Arial"/>
          <w:color w:val="222222"/>
          <w:sz w:val="22"/>
          <w:szCs w:val="22"/>
        </w:rPr>
        <w:fldChar w:fldCharType="end"/>
      </w:r>
      <w:r w:rsidR="00033F5F" w:rsidRPr="00033F5F">
        <w:rPr>
          <w:rFonts w:ascii="Arial" w:hAnsi="Arial" w:cs="Arial"/>
          <w:color w:val="222222"/>
          <w:sz w:val="22"/>
          <w:szCs w:val="22"/>
        </w:rPr>
        <w:t>. The pipeline includes read demultiplexing, alignment and UMI-based deduplication, followed by the generation of contact profiles and smoothing across restriction fragments. Interaction windows were defined with makeWindowFragments. Windows overlapping regulatory elements were used as input to identify differential contacts between cytokine-treated and control samples using Fisher’s exact test (fisherUMI4C), filtering out windows with fewer than 20 UMIs.</w:t>
      </w:r>
    </w:p>
    <w:p w14:paraId="6D1679D7" w14:textId="67C79FCB" w:rsidR="00CA15F6" w:rsidRPr="00694E48" w:rsidRDefault="00CA15F6" w:rsidP="00CA15F6">
      <w:pPr>
        <w:shd w:val="clear" w:color="auto" w:fill="FFFFFF"/>
        <w:spacing w:before="100" w:beforeAutospacing="1" w:after="100" w:afterAutospacing="1"/>
        <w:jc w:val="both"/>
        <w:rPr>
          <w:rFonts w:ascii="Arial" w:hAnsi="Arial" w:cs="Arial"/>
          <w:color w:val="222222"/>
          <w:sz w:val="22"/>
          <w:szCs w:val="22"/>
        </w:rPr>
      </w:pPr>
      <w:r w:rsidRPr="00694E48">
        <w:rPr>
          <w:rFonts w:ascii="Arial" w:hAnsi="Arial" w:cs="Arial"/>
          <w:i/>
          <w:iCs/>
          <w:color w:val="222222"/>
          <w:sz w:val="22"/>
          <w:szCs w:val="22"/>
          <w:u w:val="single"/>
        </w:rPr>
        <w:lastRenderedPageBreak/>
        <w:t>DNA methylation</w:t>
      </w:r>
      <w:r w:rsidRPr="00694E48">
        <w:rPr>
          <w:rFonts w:ascii="Arial" w:hAnsi="Arial" w:cs="Arial"/>
          <w:color w:val="222222"/>
          <w:sz w:val="22"/>
          <w:szCs w:val="22"/>
        </w:rPr>
        <w:t>:</w:t>
      </w:r>
      <w:r w:rsidR="00C80349">
        <w:rPr>
          <w:rFonts w:ascii="Arial" w:hAnsi="Arial" w:cs="Arial"/>
          <w:color w:val="222222"/>
          <w:sz w:val="22"/>
          <w:szCs w:val="22"/>
        </w:rPr>
        <w:t xml:space="preserve"> </w:t>
      </w:r>
      <w:r w:rsidR="00973D2B">
        <w:rPr>
          <w:rFonts w:ascii="Arial" w:hAnsi="Arial" w:cs="Arial"/>
          <w:color w:val="222222"/>
          <w:sz w:val="22"/>
          <w:szCs w:val="22"/>
        </w:rPr>
        <w:t>(Pck001)</w:t>
      </w:r>
      <w:r w:rsidR="00973D2B">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PEVuZE5vdGU+PENpdGU+PEF1dGhvcj5SYW1vcy1Sb2RyaWd1ZXo8L0F1dGhvcj48WWVhcj4yMDE5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973D2B">
        <w:rPr>
          <w:rFonts w:ascii="Arial" w:hAnsi="Arial" w:cs="Arial"/>
          <w:color w:val="222222"/>
          <w:sz w:val="22"/>
          <w:szCs w:val="22"/>
        </w:rPr>
      </w:r>
      <w:r w:rsidR="00973D2B">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28</w:t>
      </w:r>
      <w:r w:rsidR="00973D2B">
        <w:rPr>
          <w:rFonts w:ascii="Arial" w:hAnsi="Arial" w:cs="Arial"/>
          <w:color w:val="222222"/>
          <w:sz w:val="22"/>
          <w:szCs w:val="22"/>
        </w:rPr>
        <w:fldChar w:fldCharType="end"/>
      </w:r>
      <w:r w:rsidR="00973D2B">
        <w:rPr>
          <w:rFonts w:ascii="Arial" w:hAnsi="Arial" w:cs="Arial"/>
          <w:color w:val="222222"/>
          <w:sz w:val="22"/>
          <w:szCs w:val="22"/>
        </w:rPr>
        <w:t xml:space="preserve"> </w:t>
      </w:r>
      <w:r w:rsidR="008B38BB">
        <w:rPr>
          <w:rFonts w:ascii="Arial" w:hAnsi="Arial" w:cs="Arial"/>
          <w:color w:val="222222"/>
          <w:sz w:val="22"/>
          <w:szCs w:val="22"/>
        </w:rPr>
        <w:t xml:space="preserve">human </w:t>
      </w:r>
      <w:r w:rsidR="00127EA1">
        <w:rPr>
          <w:rFonts w:ascii="Arial" w:hAnsi="Arial" w:cs="Arial"/>
          <w:color w:val="222222"/>
          <w:sz w:val="22"/>
          <w:szCs w:val="22"/>
        </w:rPr>
        <w:t xml:space="preserve">EndoC-βH1 cells were treated </w:t>
      </w:r>
      <w:r w:rsidR="00007187">
        <w:rPr>
          <w:rFonts w:ascii="Arial" w:hAnsi="Arial" w:cs="Arial"/>
          <w:color w:val="222222"/>
          <w:sz w:val="22"/>
          <w:szCs w:val="22"/>
        </w:rPr>
        <w:t xml:space="preserve">with </w:t>
      </w:r>
      <w:r w:rsidR="00007187" w:rsidRPr="00007187">
        <w:rPr>
          <w:rFonts w:ascii="Arial" w:hAnsi="Arial" w:cs="Arial"/>
          <w:color w:val="222222"/>
          <w:sz w:val="22"/>
          <w:szCs w:val="22"/>
        </w:rPr>
        <w:t>IL-1β and IFN-γ for 48h </w:t>
      </w:r>
      <w:r w:rsidR="00007187">
        <w:rPr>
          <w:rFonts w:ascii="Arial" w:hAnsi="Arial" w:cs="Arial"/>
          <w:color w:val="222222"/>
          <w:sz w:val="22"/>
          <w:szCs w:val="22"/>
        </w:rPr>
        <w:t xml:space="preserve">as described in the Proteomics section. </w:t>
      </w:r>
      <w:r w:rsidRPr="00694E48">
        <w:rPr>
          <w:rFonts w:ascii="Arial" w:hAnsi="Arial" w:cs="Arial"/>
          <w:color w:val="222222"/>
          <w:sz w:val="22"/>
          <w:szCs w:val="22"/>
        </w:rPr>
        <w:t>DNA were extracted using the QIAamp DNA Mini Kit (QIAGEN) and processed for an 850 K Infinium MethylationEPIC array (Illumina) as described elsewhere</w:t>
      </w:r>
      <w:r w:rsidR="000D2BA0">
        <w:rPr>
          <w:rFonts w:ascii="Arial" w:hAnsi="Arial" w:cs="Arial"/>
          <w:color w:val="222222"/>
          <w:sz w:val="22"/>
          <w:szCs w:val="22"/>
        </w:rPr>
        <w:fldChar w:fldCharType="begin">
          <w:fldData xml:space="preserve">PEVuZE5vdGU+PENpdGU+PEF1dGhvcj5Nb3JhbjwvQXV0aG9yPjxZZWFyPjIwMTY8L1llYXI+PFJl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PEVuZE5vdGU+PENpdGU+PEF1dGhvcj5Nb3JhbjwvQXV0aG9yPjxZZWFyPjIwMTY8L1llYXI+PFJl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0D2BA0">
        <w:rPr>
          <w:rFonts w:ascii="Arial" w:hAnsi="Arial" w:cs="Arial"/>
          <w:color w:val="222222"/>
          <w:sz w:val="22"/>
          <w:szCs w:val="22"/>
        </w:rPr>
      </w:r>
      <w:r w:rsidR="000D2BA0">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92</w:t>
      </w:r>
      <w:r w:rsidR="000D2BA0">
        <w:rPr>
          <w:rFonts w:ascii="Arial" w:hAnsi="Arial" w:cs="Arial"/>
          <w:color w:val="222222"/>
          <w:sz w:val="22"/>
          <w:szCs w:val="22"/>
        </w:rPr>
        <w:fldChar w:fldCharType="end"/>
      </w:r>
      <w:r w:rsidRPr="00694E48">
        <w:rPr>
          <w:rFonts w:ascii="Arial" w:hAnsi="Arial" w:cs="Arial"/>
          <w:color w:val="222222"/>
          <w:sz w:val="22"/>
          <w:szCs w:val="22"/>
        </w:rPr>
        <w:t>. The RnBeads R package</w:t>
      </w:r>
      <w:r w:rsidR="00A47F5D">
        <w:rPr>
          <w:rFonts w:ascii="Arial" w:hAnsi="Arial" w:cs="Arial"/>
          <w:color w:val="222222"/>
          <w:sz w:val="22"/>
          <w:szCs w:val="22"/>
        </w:rPr>
        <w:fldChar w:fldCharType="begin"/>
      </w:r>
      <w:r w:rsidR="00537470">
        <w:rPr>
          <w:rFonts w:ascii="Arial" w:hAnsi="Arial" w:cs="Arial"/>
          <w:color w:val="222222"/>
          <w:sz w:val="22"/>
          <w:szCs w:val="22"/>
        </w:rPr>
        <w:instrText xml:space="preserve"> ADDIN EN.CITE &lt;EndNote&gt;&lt;Cite&gt;&lt;Author&gt;Assenov&lt;/Author&gt;&lt;Year&gt;2014&lt;/Year&gt;&lt;RecNum&gt;70&lt;/RecNum&gt;&lt;DisplayText&gt;&lt;style face="superscript"&gt;93&lt;/style&gt;&lt;/DisplayText&gt;&lt;record&gt;&lt;rec-number&gt;70&lt;/rec-number&gt;&lt;foreign-keys&gt;&lt;key app="EN" db-id="dsz9as9xsxd2dke259vvss5cawvfrsf592z9" timestamp="1763669015"&gt;70&lt;/key&gt;&lt;/foreign-keys&gt;&lt;ref-type name="Journal Article"&gt;17&lt;/ref-type&gt;&lt;contributors&gt;&lt;authors&gt;&lt;author&gt;Assenov, Y.&lt;/author&gt;&lt;author&gt;Muller, F.&lt;/author&gt;&lt;author&gt;Lutsik, P.&lt;/author&gt;&lt;author&gt;Walter, J.&lt;/author&gt;&lt;author&gt;Lengauer, T.&lt;/author&gt;&lt;author&gt;Bock, C.&lt;/author&gt;&lt;/authors&gt;&lt;/contributors&gt;&lt;auth-address&gt;Max Planck Institute for Informatics, Saarbrucken, Germany.&amp;#xD;Department of Genetics/Epigenetics, Saarland University, Saarbrucken, Germany.&amp;#xD;CeMM Research Center for Molecular Medicine of the Austrian Academy of Sciences, Vienna, Austria.&amp;#xD;Department of Laboratory Medicine, Medical University of Vienna, Vienna, Austria.&lt;/auth-address&gt;&lt;titles&gt;&lt;title&gt;Comprehensive analysis of DNA methylation data with RnBeads&lt;/title&gt;&lt;secondary-title&gt;Nat Methods&lt;/secondary-title&gt;&lt;/titles&gt;&lt;periodical&gt;&lt;full-title&gt;Nat Methods&lt;/full-title&gt;&lt;/periodical&gt;&lt;pages&gt;1138-1140&lt;/pages&gt;&lt;volume&gt;11&lt;/volume&gt;&lt;number&gt;11&lt;/number&gt;&lt;edition&gt;20140928&lt;/edition&gt;&lt;keywords&gt;&lt;keyword&gt;Base Sequence&lt;/keyword&gt;&lt;keyword&gt;DNA/*chemistry&lt;/keyword&gt;&lt;keyword&gt;*DNA Methylation&lt;/keyword&gt;&lt;keyword&gt;*Epigenesis, Genetic&lt;/keyword&gt;&lt;keyword&gt;*Genome, Human&lt;/keyword&gt;&lt;keyword&gt;Humans&lt;/keyword&gt;&lt;keyword&gt;Sequence Analysis, DNA/methods&lt;/keyword&gt;&lt;keyword&gt;*Software&lt;/keyword&gt;&lt;keyword&gt;Sulfites/chemistry&lt;/keyword&gt;&lt;/keywords&gt;&lt;dates&gt;&lt;year&gt;2014&lt;/year&gt;&lt;pub-dates&gt;&lt;date&gt;Nov&lt;/date&gt;&lt;/pub-dates&gt;&lt;/dates&gt;&lt;isbn&gt;1548-7105 (Electronic)&amp;#xD;1548-7091 (Print)&amp;#xD;1548-7091 (Linking)&lt;/isbn&gt;&lt;accession-num&gt;25262207&lt;/accession-num&gt;&lt;urls&gt;&lt;related-urls&gt;&lt;url&gt;https://www.ncbi.nlm.nih.gov/pubmed/25262207&lt;/url&gt;&lt;/related-urls&gt;&lt;/urls&gt;&lt;custom2&gt;PMC4216143&lt;/custom2&gt;&lt;electronic-resource-num&gt;10.1038/nmeth.3115&lt;/electronic-resource-num&gt;&lt;remote-database-name&gt;Medline&lt;/remote-database-name&gt;&lt;remote-database-provider&gt;NLM&lt;/remote-database-provider&gt;&lt;/record&gt;&lt;/Cite&gt;&lt;/EndNote&gt;</w:instrText>
      </w:r>
      <w:r w:rsidR="00A47F5D">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93</w:t>
      </w:r>
      <w:r w:rsidR="00A47F5D">
        <w:rPr>
          <w:rFonts w:ascii="Arial" w:hAnsi="Arial" w:cs="Arial"/>
          <w:color w:val="222222"/>
          <w:sz w:val="22"/>
          <w:szCs w:val="22"/>
        </w:rPr>
        <w:fldChar w:fldCharType="end"/>
      </w:r>
      <w:r w:rsidRPr="00694E48">
        <w:rPr>
          <w:rFonts w:ascii="Arial" w:hAnsi="Arial" w:cs="Arial"/>
          <w:color w:val="222222"/>
          <w:sz w:val="22"/>
          <w:szCs w:val="22"/>
        </w:rPr>
        <w:t xml:space="preserve"> was then used for analysis and quantification of methylation levels</w:t>
      </w:r>
      <w:r w:rsidR="00D30F38">
        <w:rPr>
          <w:rFonts w:ascii="Arial" w:hAnsi="Arial" w:cs="Arial"/>
          <w:color w:val="222222"/>
          <w:sz w:val="22"/>
          <w:szCs w:val="22"/>
        </w:rPr>
        <w:t xml:space="preserve"> using M-values</w:t>
      </w:r>
      <w:r w:rsidRPr="00694E48">
        <w:rPr>
          <w:rFonts w:ascii="Arial" w:hAnsi="Arial" w:cs="Arial"/>
          <w:color w:val="222222"/>
          <w:sz w:val="22"/>
          <w:szCs w:val="22"/>
        </w:rPr>
        <w:t>.</w:t>
      </w:r>
      <w:r w:rsidR="00500050">
        <w:rPr>
          <w:rFonts w:ascii="Arial" w:hAnsi="Arial" w:cs="Arial"/>
          <w:color w:val="222222"/>
          <w:sz w:val="22"/>
          <w:szCs w:val="22"/>
        </w:rPr>
        <w:t xml:space="preserve"> False-discovery rates were</w:t>
      </w:r>
      <w:r w:rsidR="004A1C42">
        <w:rPr>
          <w:rFonts w:ascii="Arial" w:hAnsi="Arial" w:cs="Arial"/>
          <w:color w:val="222222"/>
          <w:sz w:val="22"/>
          <w:szCs w:val="22"/>
        </w:rPr>
        <w:t xml:space="preserve"> corrected for multiple test</w:t>
      </w:r>
      <w:r w:rsidR="00410FE0">
        <w:rPr>
          <w:rFonts w:ascii="Arial" w:hAnsi="Arial" w:cs="Arial"/>
          <w:color w:val="222222"/>
          <w:sz w:val="22"/>
          <w:szCs w:val="22"/>
        </w:rPr>
        <w:t xml:space="preserve">ing with the </w:t>
      </w:r>
      <w:r w:rsidR="00410FE0" w:rsidRPr="00410FE0">
        <w:rPr>
          <w:rFonts w:ascii="Arial" w:hAnsi="Arial" w:cs="Arial"/>
          <w:color w:val="222222"/>
          <w:sz w:val="22"/>
          <w:szCs w:val="22"/>
        </w:rPr>
        <w:t>Benjamini-Hochberg method</w:t>
      </w:r>
      <w:r w:rsidR="00410FE0">
        <w:rPr>
          <w:rFonts w:ascii="Arial" w:hAnsi="Arial" w:cs="Arial"/>
          <w:color w:val="222222"/>
          <w:sz w:val="22"/>
          <w:szCs w:val="22"/>
        </w:rPr>
        <w:t>.</w:t>
      </w:r>
      <w:r w:rsidRPr="00694E48">
        <w:rPr>
          <w:rFonts w:ascii="Arial" w:hAnsi="Arial" w:cs="Arial"/>
          <w:color w:val="222222"/>
          <w:sz w:val="22"/>
          <w:szCs w:val="22"/>
        </w:rPr>
        <w:t xml:space="preserve"> </w:t>
      </w:r>
    </w:p>
    <w:p w14:paraId="4F55506C" w14:textId="379761A2" w:rsidR="00970674" w:rsidRPr="00970674" w:rsidRDefault="00970674" w:rsidP="00CA15F6">
      <w:pPr>
        <w:shd w:val="clear" w:color="auto" w:fill="FFFFFF"/>
        <w:spacing w:before="100" w:beforeAutospacing="1" w:after="100" w:afterAutospacing="1"/>
        <w:jc w:val="both"/>
        <w:rPr>
          <w:rFonts w:ascii="Arial" w:hAnsi="Arial" w:cs="Arial"/>
          <w:b/>
          <w:bCs/>
          <w:color w:val="222222"/>
          <w:sz w:val="22"/>
          <w:szCs w:val="22"/>
        </w:rPr>
      </w:pPr>
      <w:r w:rsidRPr="00970674">
        <w:rPr>
          <w:rFonts w:ascii="Arial" w:hAnsi="Arial" w:cs="Arial"/>
          <w:b/>
          <w:bCs/>
          <w:color w:val="222222"/>
          <w:sz w:val="22"/>
          <w:szCs w:val="22"/>
        </w:rPr>
        <w:t>Technical Validation</w:t>
      </w:r>
    </w:p>
    <w:p w14:paraId="3E8C2720" w14:textId="1F3E0B0C" w:rsidR="00970674" w:rsidRDefault="00CA5A11" w:rsidP="00CA15F6">
      <w:pPr>
        <w:shd w:val="clear" w:color="auto" w:fill="FFFFFF"/>
        <w:spacing w:before="100" w:beforeAutospacing="1" w:after="100" w:afterAutospacing="1"/>
        <w:jc w:val="both"/>
        <w:rPr>
          <w:rFonts w:ascii="Arial" w:hAnsi="Arial" w:cs="Arial"/>
          <w:color w:val="222222"/>
          <w:sz w:val="22"/>
          <w:szCs w:val="22"/>
        </w:rPr>
      </w:pPr>
      <w:r w:rsidRPr="00CA5A11">
        <w:rPr>
          <w:rFonts w:ascii="Arial" w:hAnsi="Arial" w:cs="Arial"/>
          <w:color w:val="222222"/>
          <w:sz w:val="22"/>
          <w:szCs w:val="22"/>
          <w:u w:val="single"/>
        </w:rPr>
        <w:t>Human islets</w:t>
      </w:r>
      <w:r>
        <w:rPr>
          <w:rFonts w:ascii="Arial" w:hAnsi="Arial" w:cs="Arial"/>
          <w:color w:val="222222"/>
          <w:sz w:val="22"/>
          <w:szCs w:val="22"/>
        </w:rPr>
        <w:t xml:space="preserve">: </w:t>
      </w:r>
      <w:r w:rsidR="00F25851">
        <w:rPr>
          <w:rFonts w:ascii="Arial" w:hAnsi="Arial" w:cs="Arial"/>
          <w:color w:val="222222"/>
          <w:sz w:val="22"/>
          <w:szCs w:val="22"/>
        </w:rPr>
        <w:t xml:space="preserve">human islet cultures were required to have </w:t>
      </w:r>
      <w:r w:rsidR="009B400D">
        <w:rPr>
          <w:rFonts w:ascii="Arial" w:hAnsi="Arial" w:cs="Arial"/>
          <w:color w:val="222222"/>
          <w:sz w:val="22"/>
          <w:szCs w:val="22"/>
        </w:rPr>
        <w:t xml:space="preserve">a minimum of 85% </w:t>
      </w:r>
      <w:r w:rsidR="009B400D" w:rsidRPr="009B400D">
        <w:rPr>
          <w:rFonts w:ascii="Arial" w:hAnsi="Arial" w:cs="Arial"/>
          <w:color w:val="222222"/>
          <w:sz w:val="22"/>
          <w:szCs w:val="22"/>
        </w:rPr>
        <w:t>purity as measured by dithizone and 90% viability</w:t>
      </w:r>
      <w:r w:rsidR="00DD0CA9" w:rsidRPr="00DD0CA9">
        <w:rPr>
          <w:rFonts w:ascii="Arial" w:hAnsi="Arial" w:cs="Arial"/>
          <w:color w:val="222222"/>
          <w:sz w:val="22"/>
          <w:szCs w:val="22"/>
        </w:rPr>
        <w:t xml:space="preserve"> </w:t>
      </w:r>
      <w:r w:rsidR="00DD0CA9">
        <w:rPr>
          <w:rFonts w:ascii="Arial" w:hAnsi="Arial" w:cs="Arial"/>
          <w:color w:val="222222"/>
          <w:sz w:val="22"/>
          <w:szCs w:val="22"/>
        </w:rPr>
        <w:t>under control condition (i.e. not exposed to cytokines or other stressors)</w:t>
      </w:r>
      <w:r w:rsidR="00DD0CA9" w:rsidRPr="009B400D">
        <w:rPr>
          <w:rFonts w:ascii="Arial" w:hAnsi="Arial" w:cs="Arial"/>
          <w:color w:val="222222"/>
          <w:sz w:val="22"/>
          <w:szCs w:val="22"/>
        </w:rPr>
        <w:t>.</w:t>
      </w:r>
      <w:r w:rsidR="009B400D" w:rsidRPr="009B400D">
        <w:rPr>
          <w:rFonts w:ascii="Arial" w:hAnsi="Arial" w:cs="Arial"/>
          <w:color w:val="222222"/>
          <w:sz w:val="22"/>
          <w:szCs w:val="22"/>
        </w:rPr>
        <w:t> </w:t>
      </w:r>
    </w:p>
    <w:p w14:paraId="10283073" w14:textId="6A196636" w:rsidR="009443EF" w:rsidRDefault="009443EF" w:rsidP="009443EF">
      <w:pPr>
        <w:shd w:val="clear" w:color="auto" w:fill="FFFFFF"/>
        <w:spacing w:before="100" w:beforeAutospacing="1" w:after="100" w:afterAutospacing="1"/>
        <w:jc w:val="both"/>
        <w:rPr>
          <w:rFonts w:ascii="Arial" w:hAnsi="Arial" w:cs="Arial"/>
          <w:color w:val="222222"/>
          <w:sz w:val="22"/>
          <w:szCs w:val="22"/>
        </w:rPr>
      </w:pPr>
      <w:r w:rsidRPr="00BE19CE">
        <w:rPr>
          <w:rFonts w:ascii="Arial" w:hAnsi="Arial" w:cs="Arial"/>
          <w:color w:val="222222"/>
          <w:sz w:val="22"/>
          <w:szCs w:val="22"/>
          <w:u w:val="single"/>
        </w:rPr>
        <w:t>EndoC-βH1 cells</w:t>
      </w:r>
      <w:r>
        <w:rPr>
          <w:rFonts w:ascii="Arial" w:hAnsi="Arial" w:cs="Arial"/>
          <w:color w:val="222222"/>
          <w:sz w:val="22"/>
          <w:szCs w:val="22"/>
        </w:rPr>
        <w:t xml:space="preserve">: </w:t>
      </w:r>
      <w:r w:rsidRPr="00BD6E80">
        <w:rPr>
          <w:rFonts w:ascii="Arial" w:hAnsi="Arial" w:cs="Arial"/>
          <w:color w:val="222222"/>
          <w:sz w:val="22"/>
          <w:szCs w:val="22"/>
        </w:rPr>
        <w:t xml:space="preserve">The human </w:t>
      </w:r>
      <w:r w:rsidR="00B74ECF">
        <w:rPr>
          <w:rFonts w:ascii="Arial" w:hAnsi="Arial" w:cs="Arial"/>
          <w:color w:val="222222"/>
          <w:sz w:val="22"/>
          <w:szCs w:val="22"/>
        </w:rPr>
        <w:t>insulin-producing</w:t>
      </w:r>
      <w:r w:rsidRPr="00BD6E80">
        <w:rPr>
          <w:rFonts w:ascii="Arial" w:hAnsi="Arial" w:cs="Arial"/>
          <w:color w:val="222222"/>
          <w:sz w:val="22"/>
          <w:szCs w:val="22"/>
        </w:rPr>
        <w:t xml:space="preserve"> cell line EndoC-βH1 </w:t>
      </w:r>
      <w:r w:rsidR="009278BB">
        <w:rPr>
          <w:rFonts w:ascii="Arial" w:hAnsi="Arial" w:cs="Arial"/>
          <w:color w:val="222222"/>
          <w:sz w:val="22"/>
          <w:szCs w:val="22"/>
        </w:rPr>
        <w:t>f</w:t>
      </w:r>
      <w:r w:rsidRPr="00BD6E80">
        <w:rPr>
          <w:rFonts w:ascii="Arial" w:hAnsi="Arial" w:cs="Arial"/>
          <w:color w:val="222222"/>
          <w:sz w:val="22"/>
          <w:szCs w:val="22"/>
        </w:rPr>
        <w:t xml:space="preserve">unctionality </w:t>
      </w:r>
      <w:r w:rsidR="00535C41">
        <w:rPr>
          <w:rFonts w:ascii="Arial" w:hAnsi="Arial" w:cs="Arial"/>
          <w:color w:val="222222"/>
          <w:sz w:val="22"/>
          <w:szCs w:val="22"/>
        </w:rPr>
        <w:t>has been</w:t>
      </w:r>
      <w:r w:rsidRPr="00BD6E80">
        <w:rPr>
          <w:rFonts w:ascii="Arial" w:hAnsi="Arial" w:cs="Arial"/>
          <w:color w:val="222222"/>
          <w:sz w:val="22"/>
          <w:szCs w:val="22"/>
        </w:rPr>
        <w:t xml:space="preserve"> validated using glucose stimulated insulin secretion (GSIS) assay. Besides this, cells are continuously monitored for doubling times and morphology</w:t>
      </w:r>
      <w:del w:id="211" w:author="Nakayasu, Ernesto S" w:date="2026-04-14T10:40:00Z" w16du:dateUtc="2026-04-14T17:40:00Z">
        <w:r w:rsidDel="002F1176">
          <w:rPr>
            <w:rFonts w:ascii="Arial" w:hAnsi="Arial" w:cs="Arial"/>
            <w:color w:val="222222"/>
            <w:sz w:val="22"/>
            <w:szCs w:val="22"/>
          </w:rPr>
          <w:delText>,</w:delText>
        </w:r>
      </w:del>
      <w:r>
        <w:rPr>
          <w:rFonts w:ascii="Arial" w:hAnsi="Arial" w:cs="Arial"/>
          <w:color w:val="222222"/>
          <w:sz w:val="22"/>
          <w:szCs w:val="22"/>
        </w:rPr>
        <w:t xml:space="preserve"> and</w:t>
      </w:r>
      <w:r w:rsidRPr="00BD6E80">
        <w:rPr>
          <w:rFonts w:ascii="Arial" w:hAnsi="Arial" w:cs="Arial"/>
          <w:color w:val="222222"/>
          <w:sz w:val="22"/>
          <w:szCs w:val="22"/>
        </w:rPr>
        <w:t xml:space="preserve"> test</w:t>
      </w:r>
      <w:r>
        <w:rPr>
          <w:rFonts w:ascii="Arial" w:hAnsi="Arial" w:cs="Arial"/>
          <w:color w:val="222222"/>
          <w:sz w:val="22"/>
          <w:szCs w:val="22"/>
        </w:rPr>
        <w:t>ed</w:t>
      </w:r>
      <w:r w:rsidRPr="00BD6E80">
        <w:rPr>
          <w:rFonts w:ascii="Arial" w:hAnsi="Arial" w:cs="Arial"/>
          <w:color w:val="222222"/>
          <w:sz w:val="22"/>
          <w:szCs w:val="22"/>
        </w:rPr>
        <w:t xml:space="preserve"> every 9-12 </w:t>
      </w:r>
      <w:commentRangeStart w:id="212"/>
      <w:commentRangeStart w:id="213"/>
      <w:r w:rsidRPr="00BD6E80">
        <w:rPr>
          <w:rFonts w:ascii="Arial" w:hAnsi="Arial" w:cs="Arial"/>
          <w:color w:val="222222"/>
          <w:sz w:val="22"/>
          <w:szCs w:val="22"/>
        </w:rPr>
        <w:t xml:space="preserve">months </w:t>
      </w:r>
      <w:commentRangeEnd w:id="212"/>
      <w:r w:rsidR="00E22DE6" w:rsidRPr="00BD6E80">
        <w:rPr>
          <w:rStyle w:val="CommentReference"/>
          <w:rFonts w:ascii="Arial" w:hAnsi="Arial" w:cs="Arial"/>
          <w:color w:val="222222"/>
          <w:sz w:val="22"/>
          <w:szCs w:val="22"/>
        </w:rPr>
        <w:commentReference w:id="212"/>
      </w:r>
      <w:commentRangeEnd w:id="213"/>
      <w:r w:rsidR="005F041B" w:rsidRPr="00BD6E80">
        <w:rPr>
          <w:rStyle w:val="CommentReference"/>
          <w:rFonts w:ascii="Arial" w:hAnsi="Arial" w:cs="Arial"/>
          <w:color w:val="222222"/>
          <w:sz w:val="22"/>
          <w:szCs w:val="22"/>
        </w:rPr>
        <w:commentReference w:id="213"/>
      </w:r>
      <w:r w:rsidRPr="00BD6E80">
        <w:rPr>
          <w:rFonts w:ascii="Arial" w:hAnsi="Arial" w:cs="Arial"/>
          <w:color w:val="222222"/>
          <w:sz w:val="22"/>
          <w:szCs w:val="22"/>
        </w:rPr>
        <w:t xml:space="preserve">to ensure identity and to verify they are free of contamination from other cell lines and microbes. The presence of mycoplasma infection was regularly controlled using the MycoAlert Mycoplasma Detection kit (Lonza). Cells are periodically refreshed from frozen stocks to maintain a low passage number. </w:t>
      </w:r>
    </w:p>
    <w:p w14:paraId="70D76F36" w14:textId="1D65D4CF" w:rsidR="009443EF" w:rsidRDefault="009443EF" w:rsidP="009443EF">
      <w:pPr>
        <w:shd w:val="clear" w:color="auto" w:fill="FFFFFF"/>
        <w:spacing w:before="100" w:beforeAutospacing="1" w:after="100" w:afterAutospacing="1"/>
        <w:jc w:val="both"/>
        <w:rPr>
          <w:ins w:id="214" w:author="Sarkar, Soumyadeep" w:date="2026-05-09T00:26:00Z" w16du:dateUtc="2026-05-09T07:26:00Z"/>
          <w:rFonts w:ascii="Arial" w:hAnsi="Arial" w:cs="Arial"/>
          <w:color w:val="222222"/>
          <w:sz w:val="22"/>
          <w:szCs w:val="22"/>
        </w:rPr>
      </w:pPr>
      <w:r w:rsidRPr="00BE19CE">
        <w:rPr>
          <w:rFonts w:ascii="Arial" w:hAnsi="Arial" w:cs="Arial"/>
          <w:color w:val="222222"/>
          <w:sz w:val="22"/>
          <w:szCs w:val="22"/>
          <w:u w:val="single"/>
        </w:rPr>
        <w:t>iPSC Lines:</w:t>
      </w:r>
      <w:r>
        <w:rPr>
          <w:rFonts w:ascii="Arial" w:hAnsi="Arial" w:cs="Arial"/>
          <w:color w:val="222222"/>
          <w:sz w:val="22"/>
          <w:szCs w:val="22"/>
        </w:rPr>
        <w:t xml:space="preserve"> </w:t>
      </w:r>
      <w:r w:rsidRPr="005D7247">
        <w:rPr>
          <w:rFonts w:ascii="Arial" w:hAnsi="Arial" w:cs="Arial"/>
          <w:color w:val="222222"/>
          <w:sz w:val="22"/>
          <w:szCs w:val="22"/>
        </w:rPr>
        <w:t xml:space="preserve">The human iPSC line </w:t>
      </w:r>
      <w:r>
        <w:rPr>
          <w:rFonts w:ascii="Arial" w:hAnsi="Arial" w:cs="Arial"/>
          <w:color w:val="222222"/>
          <w:sz w:val="22"/>
          <w:szCs w:val="22"/>
        </w:rPr>
        <w:t>HEL115.6</w:t>
      </w:r>
      <w:r w:rsidRPr="005D7247">
        <w:rPr>
          <w:rFonts w:ascii="Arial" w:hAnsi="Arial" w:cs="Arial"/>
          <w:color w:val="222222"/>
          <w:sz w:val="22"/>
          <w:szCs w:val="22"/>
        </w:rPr>
        <w:t xml:space="preserve"> (RRID:</w:t>
      </w:r>
      <w:r w:rsidRPr="006B77D6">
        <w:rPr>
          <w:rFonts w:ascii="Arial" w:hAnsi="Arial" w:cs="Arial"/>
          <w:color w:val="222222"/>
          <w:sz w:val="22"/>
          <w:szCs w:val="22"/>
        </w:rPr>
        <w:t>CVCL_UL36</w:t>
      </w:r>
      <w:r w:rsidRPr="005D7247">
        <w:rPr>
          <w:rFonts w:ascii="Arial" w:hAnsi="Arial" w:cs="Arial"/>
          <w:color w:val="222222"/>
          <w:sz w:val="22"/>
          <w:szCs w:val="22"/>
        </w:rPr>
        <w:t>)</w:t>
      </w:r>
      <w:r w:rsidR="00BD0001">
        <w:rPr>
          <w:rFonts w:ascii="Arial" w:hAnsi="Arial" w:cs="Arial"/>
          <w:color w:val="222222"/>
          <w:sz w:val="22"/>
          <w:szCs w:val="22"/>
        </w:rPr>
        <w:fldChar w:fldCharType="begin">
          <w:fldData xml:space="preserve">PEVuZE5vdGU+PENpdGU+PEF1dGhvcj5Db3NlbnRpbm88L0F1dGhvcj48WWVhcj4yMDE4PC9ZZWFy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PEVuZE5vdGU+PENpdGU+PEF1dGhvcj5Db3NlbnRpbm88L0F1dGhvcj48WWVhcj4yMDE4PC9ZZWFy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BD0001">
        <w:rPr>
          <w:rFonts w:ascii="Arial" w:hAnsi="Arial" w:cs="Arial"/>
          <w:color w:val="222222"/>
          <w:sz w:val="22"/>
          <w:szCs w:val="22"/>
        </w:rPr>
      </w:r>
      <w:r w:rsidR="00BD0001">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94,95</w:t>
      </w:r>
      <w:r w:rsidR="00BD0001">
        <w:rPr>
          <w:rFonts w:ascii="Arial" w:hAnsi="Arial" w:cs="Arial"/>
          <w:color w:val="222222"/>
          <w:sz w:val="22"/>
          <w:szCs w:val="22"/>
        </w:rPr>
        <w:fldChar w:fldCharType="end"/>
      </w:r>
      <w:r w:rsidRPr="005D7247">
        <w:rPr>
          <w:rFonts w:ascii="Arial" w:hAnsi="Arial" w:cs="Arial"/>
          <w:color w:val="222222"/>
          <w:sz w:val="22"/>
          <w:szCs w:val="22"/>
        </w:rPr>
        <w:t xml:space="preserve"> </w:t>
      </w:r>
      <w:r w:rsidRPr="00550C1B">
        <w:rPr>
          <w:rFonts w:ascii="Arial" w:hAnsi="Arial" w:cs="Arial"/>
          <w:color w:val="222222"/>
          <w:sz w:val="22"/>
          <w:szCs w:val="22"/>
        </w:rPr>
        <w:t>was reprogrammed from skin fibroblasts (with approval by the Ethics Committees of the Hospital District of Helsinki and Uusimaa (no. 423/13/03/00/08) and Erasmus Hospital) by Cytotune iPSC reprogramming (Life technologies)</w:t>
      </w:r>
      <w:r w:rsidR="00EC4016">
        <w:rPr>
          <w:rFonts w:ascii="Arial" w:hAnsi="Arial" w:cs="Arial"/>
          <w:color w:val="222222"/>
          <w:sz w:val="22"/>
          <w:szCs w:val="22"/>
        </w:rPr>
        <w:fldChar w:fldCharType="begin">
          <w:fldData xml:space="preserve">PEVuZE5vdGU+PENpdGU+PEF1dGhvcj5Ucm9rb3ZpYzwvQXV0aG9yPjxZZWFyPjIwMTQ8L1llYXI+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PEVuZE5vdGU+PENpdGU+PEF1dGhvcj5Ucm9rb3ZpYzwvQXV0aG9yPjxZZWFyPjIwMTQ8L1llYXI+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EC4016">
        <w:rPr>
          <w:rFonts w:ascii="Arial" w:hAnsi="Arial" w:cs="Arial"/>
          <w:color w:val="222222"/>
          <w:sz w:val="22"/>
          <w:szCs w:val="22"/>
        </w:rPr>
      </w:r>
      <w:r w:rsidR="00EC4016">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96</w:t>
      </w:r>
      <w:r w:rsidR="00EC4016">
        <w:rPr>
          <w:rFonts w:ascii="Arial" w:hAnsi="Arial" w:cs="Arial"/>
          <w:color w:val="222222"/>
          <w:sz w:val="22"/>
          <w:szCs w:val="22"/>
        </w:rPr>
        <w:fldChar w:fldCharType="end"/>
      </w:r>
      <w:r w:rsidRPr="00550C1B">
        <w:rPr>
          <w:rFonts w:ascii="Arial" w:hAnsi="Arial" w:cs="Arial"/>
          <w:color w:val="222222"/>
          <w:sz w:val="22"/>
          <w:szCs w:val="22"/>
        </w:rPr>
        <w:t xml:space="preserve"> at Biomedicum Helsinki Stem Cell Center</w:t>
      </w:r>
      <w:r w:rsidRPr="005D7247">
        <w:rPr>
          <w:rFonts w:ascii="Arial" w:hAnsi="Arial" w:cs="Arial"/>
          <w:color w:val="222222"/>
          <w:sz w:val="22"/>
          <w:szCs w:val="22"/>
        </w:rPr>
        <w:t xml:space="preserve">. </w:t>
      </w:r>
      <w:r w:rsidR="00DE1AA3">
        <w:rPr>
          <w:rFonts w:ascii="Arial" w:hAnsi="Arial" w:cs="Arial"/>
          <w:color w:val="222222"/>
          <w:sz w:val="22"/>
          <w:szCs w:val="22"/>
        </w:rPr>
        <w:t>iPSC</w:t>
      </w:r>
      <w:r w:rsidRPr="005D7247">
        <w:rPr>
          <w:rFonts w:ascii="Arial" w:hAnsi="Arial" w:cs="Arial"/>
          <w:color w:val="222222"/>
          <w:sz w:val="22"/>
          <w:szCs w:val="22"/>
        </w:rPr>
        <w:t xml:space="preserve"> quality</w:t>
      </w:r>
      <w:r w:rsidR="00973CD8">
        <w:rPr>
          <w:rFonts w:ascii="Arial" w:hAnsi="Arial" w:cs="Arial"/>
          <w:color w:val="222222"/>
          <w:sz w:val="22"/>
          <w:szCs w:val="22"/>
        </w:rPr>
        <w:t>, freedom from contamination</w:t>
      </w:r>
      <w:r w:rsidR="00BF0839">
        <w:rPr>
          <w:rFonts w:ascii="Arial" w:hAnsi="Arial" w:cs="Arial"/>
          <w:color w:val="222222"/>
          <w:sz w:val="22"/>
          <w:szCs w:val="22"/>
        </w:rPr>
        <w:t xml:space="preserve">s </w:t>
      </w:r>
      <w:r w:rsidRPr="005D7247">
        <w:rPr>
          <w:rFonts w:ascii="Arial" w:hAnsi="Arial" w:cs="Arial"/>
          <w:color w:val="222222"/>
          <w:sz w:val="22"/>
          <w:szCs w:val="22"/>
        </w:rPr>
        <w:t>and pluripotency were monitored using the MycoAlert Mycoplasma Detection kit for mycoplasma infection, cell karyotyping (Bio.be, Brussels, Belgium) for chromosomal abnormalities</w:t>
      </w:r>
      <w:r w:rsidR="00BF0839">
        <w:rPr>
          <w:rFonts w:ascii="Arial" w:hAnsi="Arial" w:cs="Arial"/>
          <w:color w:val="222222"/>
          <w:sz w:val="22"/>
          <w:szCs w:val="22"/>
        </w:rPr>
        <w:t>,</w:t>
      </w:r>
      <w:r w:rsidRPr="005D7247">
        <w:rPr>
          <w:rFonts w:ascii="Arial" w:hAnsi="Arial" w:cs="Arial"/>
          <w:color w:val="222222"/>
          <w:sz w:val="22"/>
          <w:szCs w:val="22"/>
        </w:rPr>
        <w:t xml:space="preserve"> and immunocytochemical staining for pluripotency markers. Passages </w:t>
      </w:r>
      <w:r w:rsidR="00BF0839">
        <w:rPr>
          <w:rFonts w:ascii="Arial" w:hAnsi="Arial" w:cs="Arial"/>
          <w:color w:val="222222"/>
          <w:sz w:val="22"/>
          <w:szCs w:val="22"/>
        </w:rPr>
        <w:t>were</w:t>
      </w:r>
      <w:r w:rsidRPr="005D7247">
        <w:rPr>
          <w:rFonts w:ascii="Arial" w:hAnsi="Arial" w:cs="Arial"/>
          <w:color w:val="222222"/>
          <w:sz w:val="22"/>
          <w:szCs w:val="22"/>
        </w:rPr>
        <w:t xml:space="preserve"> limited to 20 in total, and continuously monitored for doubling times and morphology, and tested periodically for contamination using standard detection kits.</w:t>
      </w:r>
      <w:r w:rsidR="006C732C">
        <w:rPr>
          <w:rFonts w:ascii="Arial" w:hAnsi="Arial" w:cs="Arial"/>
          <w:color w:val="222222"/>
          <w:sz w:val="22"/>
          <w:szCs w:val="22"/>
        </w:rPr>
        <w:t xml:space="preserve"> </w:t>
      </w:r>
      <w:r w:rsidR="007B33E2">
        <w:rPr>
          <w:rFonts w:ascii="Arial" w:hAnsi="Arial" w:cs="Arial"/>
          <w:color w:val="222222"/>
          <w:sz w:val="22"/>
          <w:szCs w:val="22"/>
        </w:rPr>
        <w:t xml:space="preserve">The </w:t>
      </w:r>
      <w:r w:rsidR="00A913B0">
        <w:rPr>
          <w:rFonts w:ascii="Arial" w:hAnsi="Arial" w:cs="Arial"/>
          <w:color w:val="222222"/>
          <w:sz w:val="22"/>
          <w:szCs w:val="22"/>
        </w:rPr>
        <w:t>iPSCs</w:t>
      </w:r>
      <w:r w:rsidR="007B33E2">
        <w:rPr>
          <w:rFonts w:ascii="Arial" w:hAnsi="Arial" w:cs="Arial"/>
          <w:color w:val="222222"/>
          <w:sz w:val="22"/>
          <w:szCs w:val="22"/>
        </w:rPr>
        <w:t xml:space="preserve"> were </w:t>
      </w:r>
      <w:r w:rsidR="00A913B0">
        <w:rPr>
          <w:rFonts w:ascii="Arial" w:hAnsi="Arial" w:cs="Arial"/>
          <w:color w:val="222222"/>
          <w:sz w:val="22"/>
          <w:szCs w:val="22"/>
        </w:rPr>
        <w:t xml:space="preserve">differentiated using </w:t>
      </w:r>
      <w:r w:rsidR="00E63AF3" w:rsidRPr="00E63AF3">
        <w:rPr>
          <w:rFonts w:ascii="Arial" w:hAnsi="Arial" w:cs="Arial"/>
          <w:color w:val="222222"/>
          <w:sz w:val="22"/>
          <w:szCs w:val="22"/>
        </w:rPr>
        <w:t>a seven-step protocol as previously described</w:t>
      </w:r>
      <w:r w:rsidR="00E63AF3">
        <w:rPr>
          <w:rFonts w:ascii="Arial" w:hAnsi="Arial" w:cs="Arial"/>
          <w:color w:val="222222"/>
          <w:sz w:val="22"/>
          <w:szCs w:val="22"/>
        </w:rPr>
        <w:t>.</w:t>
      </w:r>
      <w:r w:rsidR="00550CCA">
        <w:rPr>
          <w:rFonts w:ascii="Arial" w:hAnsi="Arial" w:cs="Arial"/>
          <w:color w:val="222222"/>
          <w:sz w:val="22"/>
          <w:szCs w:val="22"/>
        </w:rPr>
        <w:fldChar w:fldCharType="begin">
          <w:fldData xml:space="preserve">PEVuZE5vdGU+PENpdGU+PEF1dGhvcj5Db3NlbnRpbm88L0F1dGhvcj48WWVhcj4yMDE4PC9ZZWFy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PEVuZE5vdGU+PENpdGU+PEF1dGhvcj5Db3NlbnRpbm88L0F1dGhvcj48WWVhcj4yMDE4PC9ZZWFy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50CCA">
        <w:rPr>
          <w:rFonts w:ascii="Arial" w:hAnsi="Arial" w:cs="Arial"/>
          <w:color w:val="222222"/>
          <w:sz w:val="22"/>
          <w:szCs w:val="22"/>
        </w:rPr>
      </w:r>
      <w:r w:rsidR="00550CCA">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94</w:t>
      </w:r>
      <w:r w:rsidR="00550CCA">
        <w:rPr>
          <w:rFonts w:ascii="Arial" w:hAnsi="Arial" w:cs="Arial"/>
          <w:color w:val="222222"/>
          <w:sz w:val="22"/>
          <w:szCs w:val="22"/>
        </w:rPr>
        <w:fldChar w:fldCharType="end"/>
      </w:r>
      <w:r w:rsidR="00E63AF3">
        <w:rPr>
          <w:rFonts w:ascii="Arial" w:hAnsi="Arial" w:cs="Arial"/>
          <w:color w:val="222222"/>
          <w:sz w:val="22"/>
          <w:szCs w:val="22"/>
        </w:rPr>
        <w:t xml:space="preserve"> </w:t>
      </w:r>
      <w:r w:rsidRPr="005D7247">
        <w:rPr>
          <w:rFonts w:ascii="Arial" w:hAnsi="Arial" w:cs="Arial"/>
          <w:color w:val="222222"/>
          <w:sz w:val="22"/>
          <w:szCs w:val="22"/>
        </w:rPr>
        <w:t>Once differentiated into islet-like cells, identity and quality are assessed in a stepwise fashion by performing PDX1 and NKX6.1 staining to confirm pancreatic progenitor identity, performing imaging to assess the distinctness of insulin and glucagon staining in mature islet clusters, and verifying glucose</w:t>
      </w:r>
      <w:r w:rsidR="005A27BB">
        <w:rPr>
          <w:rFonts w:ascii="Arial" w:hAnsi="Arial" w:cs="Arial"/>
          <w:color w:val="222222"/>
          <w:sz w:val="22"/>
          <w:szCs w:val="22"/>
        </w:rPr>
        <w:t>-</w:t>
      </w:r>
      <w:r w:rsidRPr="005D7247">
        <w:rPr>
          <w:rFonts w:ascii="Arial" w:hAnsi="Arial" w:cs="Arial"/>
          <w:color w:val="222222"/>
          <w:sz w:val="22"/>
          <w:szCs w:val="22"/>
        </w:rPr>
        <w:t>stimulated insulin secretion.</w:t>
      </w:r>
    </w:p>
    <w:p w14:paraId="7702E01D" w14:textId="11B81991" w:rsidR="00F02B0C" w:rsidRDefault="00F02B0C" w:rsidP="009443EF">
      <w:pPr>
        <w:shd w:val="clear" w:color="auto" w:fill="FFFFFF"/>
        <w:spacing w:before="100" w:beforeAutospacing="1" w:after="100" w:afterAutospacing="1"/>
        <w:jc w:val="both"/>
        <w:rPr>
          <w:rFonts w:ascii="Arial" w:hAnsi="Arial" w:cs="Arial"/>
          <w:color w:val="222222"/>
          <w:sz w:val="22"/>
          <w:szCs w:val="22"/>
        </w:rPr>
      </w:pPr>
      <w:ins w:id="215" w:author="Sarkar, Soumyadeep" w:date="2026-05-09T00:26:00Z" w16du:dateUtc="2026-05-09T07:26:00Z">
        <w:r w:rsidRPr="00F02B0C">
          <w:rPr>
            <w:rFonts w:ascii="Arial" w:hAnsi="Arial" w:cs="Arial"/>
            <w:color w:val="222222"/>
            <w:sz w:val="22"/>
            <w:szCs w:val="22"/>
            <w:u w:val="single"/>
            <w:rPrChange w:id="216" w:author="Sarkar, Soumyadeep" w:date="2026-05-09T00:26:00Z" w16du:dateUtc="2026-05-09T07:26:00Z">
              <w:rPr>
                <w:rFonts w:ascii="Arial" w:hAnsi="Arial" w:cs="Arial"/>
                <w:color w:val="222222"/>
                <w:sz w:val="22"/>
                <w:szCs w:val="22"/>
              </w:rPr>
            </w:rPrChange>
          </w:rPr>
          <w:t>Mouse islets</w:t>
        </w:r>
        <w:r>
          <w:rPr>
            <w:rFonts w:ascii="Arial" w:hAnsi="Arial" w:cs="Arial"/>
            <w:color w:val="222222"/>
            <w:sz w:val="22"/>
            <w:szCs w:val="22"/>
          </w:rPr>
          <w:t>:</w:t>
        </w:r>
      </w:ins>
    </w:p>
    <w:p w14:paraId="378AA01B" w14:textId="70104CD5" w:rsidR="009B1600" w:rsidRDefault="00500B36" w:rsidP="008D5C32">
      <w:pPr>
        <w:shd w:val="clear" w:color="auto" w:fill="FFFFFF"/>
        <w:spacing w:before="100" w:beforeAutospacing="1" w:after="100" w:afterAutospacing="1"/>
        <w:jc w:val="both"/>
        <w:rPr>
          <w:rFonts w:ascii="Arial" w:hAnsi="Arial" w:cs="Arial"/>
          <w:color w:val="222222"/>
          <w:sz w:val="22"/>
          <w:szCs w:val="22"/>
        </w:rPr>
      </w:pPr>
      <w:r w:rsidRPr="007B680D">
        <w:rPr>
          <w:rFonts w:ascii="Arial" w:hAnsi="Arial" w:cs="Arial"/>
          <w:color w:val="222222"/>
          <w:sz w:val="22"/>
          <w:szCs w:val="22"/>
          <w:u w:val="single"/>
        </w:rPr>
        <w:t>MIN6 cells</w:t>
      </w:r>
      <w:r w:rsidR="007B680D">
        <w:rPr>
          <w:rFonts w:ascii="Arial" w:hAnsi="Arial" w:cs="Arial"/>
          <w:color w:val="222222"/>
          <w:sz w:val="22"/>
          <w:szCs w:val="22"/>
        </w:rPr>
        <w:t>:</w:t>
      </w:r>
      <w:r w:rsidR="00E272FB">
        <w:rPr>
          <w:rFonts w:ascii="Arial" w:hAnsi="Arial" w:cs="Arial"/>
          <w:color w:val="222222"/>
          <w:sz w:val="22"/>
          <w:szCs w:val="22"/>
        </w:rPr>
        <w:t xml:space="preserve"> </w:t>
      </w:r>
      <w:r w:rsidR="00CD54B4">
        <w:rPr>
          <w:rFonts w:ascii="Arial" w:hAnsi="Arial" w:cs="Arial"/>
          <w:color w:val="222222"/>
          <w:sz w:val="22"/>
          <w:szCs w:val="22"/>
        </w:rPr>
        <w:t>MIN6</w:t>
      </w:r>
      <w:r w:rsidR="009F73D8">
        <w:rPr>
          <w:rFonts w:ascii="Arial" w:hAnsi="Arial" w:cs="Arial"/>
          <w:color w:val="222222"/>
          <w:sz w:val="22"/>
          <w:szCs w:val="22"/>
        </w:rPr>
        <w:t xml:space="preserve"> </w:t>
      </w:r>
      <w:r w:rsidR="00444059">
        <w:rPr>
          <w:rFonts w:ascii="Arial" w:hAnsi="Arial" w:cs="Arial"/>
          <w:color w:val="222222"/>
          <w:sz w:val="22"/>
          <w:szCs w:val="22"/>
        </w:rPr>
        <w:t xml:space="preserve">mouse </w:t>
      </w:r>
      <w:r w:rsidR="009F73D8">
        <w:rPr>
          <w:rFonts w:ascii="Arial" w:hAnsi="Arial" w:cs="Arial"/>
          <w:color w:val="222222"/>
          <w:sz w:val="22"/>
          <w:szCs w:val="22"/>
        </w:rPr>
        <w:t>cell</w:t>
      </w:r>
      <w:r w:rsidR="00CD54B4">
        <w:rPr>
          <w:rFonts w:ascii="Arial" w:hAnsi="Arial" w:cs="Arial"/>
          <w:color w:val="222222"/>
          <w:sz w:val="22"/>
          <w:szCs w:val="22"/>
        </w:rPr>
        <w:t xml:space="preserve"> line</w:t>
      </w:r>
      <w:r w:rsidR="009F73D8">
        <w:rPr>
          <w:rFonts w:ascii="Arial" w:hAnsi="Arial" w:cs="Arial"/>
          <w:color w:val="222222"/>
          <w:sz w:val="22"/>
          <w:szCs w:val="22"/>
        </w:rPr>
        <w:t xml:space="preserve"> w</w:t>
      </w:r>
      <w:r w:rsidR="00CD54B4">
        <w:rPr>
          <w:rFonts w:ascii="Arial" w:hAnsi="Arial" w:cs="Arial"/>
          <w:color w:val="222222"/>
          <w:sz w:val="22"/>
          <w:szCs w:val="22"/>
        </w:rPr>
        <w:t>as</w:t>
      </w:r>
      <w:r w:rsidR="009F73D8">
        <w:rPr>
          <w:rFonts w:ascii="Arial" w:hAnsi="Arial" w:cs="Arial"/>
          <w:color w:val="222222"/>
          <w:sz w:val="22"/>
          <w:szCs w:val="22"/>
        </w:rPr>
        <w:t xml:space="preserve"> </w:t>
      </w:r>
      <w:r w:rsidR="00EF3C3C">
        <w:rPr>
          <w:rFonts w:ascii="Arial" w:hAnsi="Arial" w:cs="Arial"/>
          <w:color w:val="222222"/>
          <w:sz w:val="22"/>
          <w:szCs w:val="22"/>
        </w:rPr>
        <w:t xml:space="preserve">regularly </w:t>
      </w:r>
      <w:r w:rsidR="00307DB7">
        <w:rPr>
          <w:rFonts w:ascii="Arial" w:hAnsi="Arial" w:cs="Arial"/>
          <w:color w:val="222222"/>
          <w:sz w:val="22"/>
          <w:szCs w:val="22"/>
        </w:rPr>
        <w:t xml:space="preserve">tested for </w:t>
      </w:r>
      <w:r w:rsidR="00EF3C3C">
        <w:rPr>
          <w:rFonts w:ascii="Arial" w:hAnsi="Arial" w:cs="Arial"/>
          <w:color w:val="222222"/>
          <w:sz w:val="22"/>
          <w:szCs w:val="22"/>
        </w:rPr>
        <w:t>m</w:t>
      </w:r>
      <w:r w:rsidR="00307DB7">
        <w:rPr>
          <w:rFonts w:ascii="Arial" w:hAnsi="Arial" w:cs="Arial"/>
          <w:color w:val="222222"/>
          <w:sz w:val="22"/>
          <w:szCs w:val="22"/>
        </w:rPr>
        <w:t>ycoplasma contamination</w:t>
      </w:r>
      <w:r w:rsidR="008D5C32">
        <w:rPr>
          <w:rFonts w:ascii="Arial" w:hAnsi="Arial" w:cs="Arial"/>
          <w:color w:val="222222"/>
          <w:sz w:val="22"/>
          <w:szCs w:val="22"/>
        </w:rPr>
        <w:t xml:space="preserve"> and were </w:t>
      </w:r>
      <w:r w:rsidR="008D5C32" w:rsidRPr="00BD6E80">
        <w:rPr>
          <w:rFonts w:ascii="Arial" w:hAnsi="Arial" w:cs="Arial"/>
          <w:color w:val="222222"/>
          <w:sz w:val="22"/>
          <w:szCs w:val="22"/>
        </w:rPr>
        <w:t>periodically refreshed from frozen stocks to maintain a low passage number.</w:t>
      </w:r>
      <w:r w:rsidR="000F27A8">
        <w:rPr>
          <w:rFonts w:ascii="Arial" w:hAnsi="Arial" w:cs="Arial"/>
          <w:color w:val="222222"/>
          <w:sz w:val="22"/>
          <w:szCs w:val="22"/>
        </w:rPr>
        <w:t xml:space="preserve"> Cells were plated at </w:t>
      </w:r>
      <w:r w:rsidR="00A02C6B">
        <w:rPr>
          <w:rFonts w:ascii="Arial" w:hAnsi="Arial" w:cs="Arial"/>
          <w:color w:val="222222"/>
          <w:sz w:val="22"/>
          <w:szCs w:val="22"/>
        </w:rPr>
        <w:t>an appropriate seeding density and were allowed to attain 80% confluency prior to treatment.</w:t>
      </w:r>
    </w:p>
    <w:p w14:paraId="6559954B" w14:textId="062D8A99" w:rsidR="009B1600" w:rsidRDefault="00916236" w:rsidP="008D5C32">
      <w:pPr>
        <w:shd w:val="clear" w:color="auto" w:fill="FFFFFF"/>
        <w:spacing w:before="100" w:beforeAutospacing="1" w:after="100" w:afterAutospacing="1"/>
        <w:jc w:val="both"/>
        <w:rPr>
          <w:rFonts w:ascii="Arial" w:hAnsi="Arial" w:cs="Arial"/>
          <w:color w:val="222222"/>
          <w:sz w:val="22"/>
          <w:szCs w:val="22"/>
        </w:rPr>
      </w:pPr>
      <w:r>
        <w:rPr>
          <w:rFonts w:ascii="Aptos" w:eastAsia="Symbol" w:hAnsi="Aptos" w:cs="Symbol"/>
          <w:color w:val="222222"/>
          <w:sz w:val="22"/>
          <w:szCs w:val="22"/>
          <w:u w:val="single"/>
        </w:rPr>
        <w:t>β</w:t>
      </w:r>
      <w:r w:rsidR="009B1600" w:rsidRPr="009E4F88">
        <w:rPr>
          <w:rFonts w:ascii="Arial" w:hAnsi="Arial" w:cs="Arial"/>
          <w:color w:val="222222"/>
          <w:sz w:val="22"/>
          <w:szCs w:val="22"/>
          <w:u w:val="single"/>
        </w:rPr>
        <w:t xml:space="preserve">-TC-3 </w:t>
      </w:r>
      <w:r w:rsidR="000C4416">
        <w:rPr>
          <w:rFonts w:ascii="Arial" w:hAnsi="Arial" w:cs="Arial"/>
          <w:color w:val="222222"/>
          <w:sz w:val="22"/>
          <w:szCs w:val="22"/>
          <w:u w:val="single"/>
        </w:rPr>
        <w:t>and</w:t>
      </w:r>
      <w:r w:rsidR="009B1600" w:rsidRPr="009E4F88">
        <w:rPr>
          <w:rFonts w:ascii="Arial" w:hAnsi="Arial" w:cs="Arial"/>
          <w:color w:val="222222"/>
          <w:sz w:val="22"/>
          <w:szCs w:val="22"/>
          <w:u w:val="single"/>
        </w:rPr>
        <w:t xml:space="preserve"> </w:t>
      </w:r>
      <w:r>
        <w:rPr>
          <w:rFonts w:ascii="Aptos" w:eastAsia="Symbol" w:hAnsi="Aptos" w:cs="Symbol"/>
          <w:color w:val="222222"/>
          <w:sz w:val="22"/>
          <w:szCs w:val="22"/>
          <w:u w:val="single"/>
        </w:rPr>
        <w:t>β</w:t>
      </w:r>
      <w:r w:rsidR="009B1600" w:rsidRPr="009E4F88">
        <w:rPr>
          <w:rFonts w:ascii="Arial" w:hAnsi="Arial" w:cs="Arial"/>
          <w:color w:val="222222"/>
          <w:sz w:val="22"/>
          <w:szCs w:val="22"/>
          <w:u w:val="single"/>
        </w:rPr>
        <w:t>-TC-6</w:t>
      </w:r>
      <w:r w:rsidR="009B1600">
        <w:rPr>
          <w:rFonts w:ascii="Arial" w:hAnsi="Arial" w:cs="Arial"/>
          <w:color w:val="222222"/>
          <w:sz w:val="22"/>
          <w:szCs w:val="22"/>
        </w:rPr>
        <w:t xml:space="preserve">: </w:t>
      </w:r>
      <w:r w:rsidR="00D057CF">
        <w:rPr>
          <w:rFonts w:ascii="Arial" w:hAnsi="Arial" w:cs="Arial"/>
          <w:color w:val="222222"/>
          <w:sz w:val="22"/>
          <w:szCs w:val="22"/>
        </w:rPr>
        <w:t>Mouse c</w:t>
      </w:r>
      <w:r w:rsidR="00C478CD" w:rsidRPr="00C478CD">
        <w:rPr>
          <w:rFonts w:ascii="Arial" w:hAnsi="Arial" w:cs="Arial"/>
          <w:color w:val="222222"/>
          <w:sz w:val="22"/>
          <w:szCs w:val="22"/>
        </w:rPr>
        <w:t xml:space="preserve">ell line </w:t>
      </w:r>
      <w:r>
        <w:rPr>
          <w:rFonts w:ascii="Arial" w:hAnsi="Arial" w:cs="Arial"/>
          <w:color w:val="222222"/>
          <w:sz w:val="22"/>
          <w:szCs w:val="22"/>
        </w:rPr>
        <w:t>β</w:t>
      </w:r>
      <w:r w:rsidR="00C478CD" w:rsidRPr="00C478CD">
        <w:rPr>
          <w:rFonts w:ascii="Arial" w:hAnsi="Arial" w:cs="Arial"/>
          <w:color w:val="222222"/>
          <w:sz w:val="22"/>
          <w:szCs w:val="22"/>
        </w:rPr>
        <w:t>-TC-</w:t>
      </w:r>
      <w:r w:rsidR="00641CE1">
        <w:rPr>
          <w:rFonts w:ascii="Arial" w:hAnsi="Arial" w:cs="Arial"/>
          <w:color w:val="222222"/>
          <w:sz w:val="22"/>
          <w:szCs w:val="22"/>
        </w:rPr>
        <w:t>3 and β</w:t>
      </w:r>
      <w:r w:rsidR="00641CE1" w:rsidRPr="00C478CD">
        <w:rPr>
          <w:rFonts w:ascii="Arial" w:hAnsi="Arial" w:cs="Arial"/>
          <w:color w:val="222222"/>
          <w:sz w:val="22"/>
          <w:szCs w:val="22"/>
        </w:rPr>
        <w:t>-TC-</w:t>
      </w:r>
      <w:r w:rsidR="00C478CD" w:rsidRPr="00C478CD">
        <w:rPr>
          <w:rFonts w:ascii="Arial" w:hAnsi="Arial" w:cs="Arial"/>
          <w:color w:val="222222"/>
          <w:sz w:val="22"/>
          <w:szCs w:val="22"/>
        </w:rPr>
        <w:t>6</w:t>
      </w:r>
      <w:r w:rsidR="00006590">
        <w:rPr>
          <w:rFonts w:ascii="Arial" w:hAnsi="Arial" w:cs="Arial"/>
          <w:color w:val="222222"/>
          <w:sz w:val="22"/>
          <w:szCs w:val="22"/>
        </w:rPr>
        <w:t xml:space="preserve"> </w:t>
      </w:r>
      <w:r w:rsidR="00E35888">
        <w:rPr>
          <w:rFonts w:ascii="Arial" w:hAnsi="Arial" w:cs="Arial"/>
          <w:color w:val="222222"/>
          <w:sz w:val="22"/>
          <w:szCs w:val="22"/>
        </w:rPr>
        <w:t>(</w:t>
      </w:r>
      <w:r w:rsidR="00006590">
        <w:rPr>
          <w:rFonts w:ascii="Arial" w:hAnsi="Arial" w:cs="Arial"/>
          <w:color w:val="222222"/>
          <w:sz w:val="22"/>
          <w:szCs w:val="22"/>
        </w:rPr>
        <w:t xml:space="preserve">ATCC Cat# </w:t>
      </w:r>
      <w:r w:rsidR="00006590" w:rsidRPr="00006590">
        <w:rPr>
          <w:rFonts w:ascii="Arial" w:hAnsi="Arial" w:cs="Arial"/>
          <w:color w:val="222222"/>
          <w:sz w:val="22"/>
          <w:szCs w:val="22"/>
        </w:rPr>
        <w:t>CRL-3605</w:t>
      </w:r>
      <w:r w:rsidR="00006590">
        <w:rPr>
          <w:rFonts w:ascii="Arial" w:hAnsi="Arial" w:cs="Arial"/>
          <w:color w:val="222222"/>
          <w:sz w:val="22"/>
          <w:szCs w:val="22"/>
        </w:rPr>
        <w:t>)</w:t>
      </w:r>
      <w:r w:rsidR="00E35888">
        <w:rPr>
          <w:rFonts w:ascii="Arial" w:hAnsi="Arial" w:cs="Arial"/>
          <w:color w:val="222222"/>
          <w:sz w:val="22"/>
          <w:szCs w:val="22"/>
        </w:rPr>
        <w:t xml:space="preserve"> </w:t>
      </w:r>
      <w:r w:rsidR="00D00FF5">
        <w:rPr>
          <w:rFonts w:ascii="Arial" w:hAnsi="Arial" w:cs="Arial"/>
          <w:color w:val="222222"/>
          <w:sz w:val="22"/>
          <w:szCs w:val="22"/>
        </w:rPr>
        <w:t>w</w:t>
      </w:r>
      <w:r w:rsidR="00D057CF">
        <w:rPr>
          <w:rFonts w:ascii="Arial" w:hAnsi="Arial" w:cs="Arial"/>
          <w:color w:val="222222"/>
          <w:sz w:val="22"/>
          <w:szCs w:val="22"/>
        </w:rPr>
        <w:t>ere</w:t>
      </w:r>
      <w:r w:rsidR="00A02C38">
        <w:rPr>
          <w:rFonts w:ascii="Arial" w:hAnsi="Arial" w:cs="Arial"/>
          <w:color w:val="222222"/>
          <w:sz w:val="22"/>
          <w:szCs w:val="22"/>
        </w:rPr>
        <w:t xml:space="preserve"> grown to </w:t>
      </w:r>
      <w:r w:rsidR="00A02C6B">
        <w:rPr>
          <w:rFonts w:ascii="Arial" w:hAnsi="Arial" w:cs="Arial"/>
          <w:color w:val="222222"/>
          <w:sz w:val="22"/>
          <w:szCs w:val="22"/>
        </w:rPr>
        <w:t>80% confluency</w:t>
      </w:r>
      <w:r w:rsidR="00A02C38">
        <w:rPr>
          <w:rFonts w:ascii="Arial" w:hAnsi="Arial" w:cs="Arial"/>
          <w:color w:val="222222"/>
          <w:sz w:val="22"/>
          <w:szCs w:val="22"/>
        </w:rPr>
        <w:t xml:space="preserve"> prior </w:t>
      </w:r>
      <w:r w:rsidR="00D057CF">
        <w:rPr>
          <w:rFonts w:ascii="Arial" w:hAnsi="Arial" w:cs="Arial"/>
          <w:color w:val="222222"/>
          <w:sz w:val="22"/>
          <w:szCs w:val="22"/>
        </w:rPr>
        <w:t xml:space="preserve">to </w:t>
      </w:r>
      <w:r w:rsidR="00A02C38">
        <w:rPr>
          <w:rFonts w:ascii="Arial" w:hAnsi="Arial" w:cs="Arial"/>
          <w:color w:val="222222"/>
          <w:sz w:val="22"/>
          <w:szCs w:val="22"/>
        </w:rPr>
        <w:t>treatment</w:t>
      </w:r>
      <w:r w:rsidR="00A87132">
        <w:rPr>
          <w:rFonts w:ascii="Arial" w:hAnsi="Arial" w:cs="Arial"/>
          <w:color w:val="222222"/>
          <w:sz w:val="22"/>
          <w:szCs w:val="22"/>
        </w:rPr>
        <w:t xml:space="preserve">. </w:t>
      </w:r>
    </w:p>
    <w:p w14:paraId="15230D70" w14:textId="016EB754" w:rsidR="009B400D" w:rsidRDefault="00316424" w:rsidP="00CA15F6">
      <w:pPr>
        <w:shd w:val="clear" w:color="auto" w:fill="FFFFFF"/>
        <w:spacing w:before="100" w:beforeAutospacing="1" w:after="100" w:afterAutospacing="1"/>
        <w:jc w:val="both"/>
        <w:rPr>
          <w:rFonts w:ascii="Arial" w:hAnsi="Arial" w:cs="Arial"/>
          <w:color w:val="222222"/>
          <w:sz w:val="22"/>
          <w:szCs w:val="22"/>
        </w:rPr>
      </w:pPr>
      <w:r w:rsidRPr="00292C47">
        <w:rPr>
          <w:rFonts w:ascii="Arial" w:hAnsi="Arial" w:cs="Arial"/>
          <w:color w:val="222222"/>
          <w:sz w:val="22"/>
          <w:szCs w:val="22"/>
          <w:u w:val="single"/>
        </w:rPr>
        <w:t>Mass spectrometry quality control</w:t>
      </w:r>
      <w:r>
        <w:rPr>
          <w:rFonts w:ascii="Arial" w:hAnsi="Arial" w:cs="Arial"/>
          <w:color w:val="222222"/>
          <w:sz w:val="22"/>
          <w:szCs w:val="22"/>
        </w:rPr>
        <w:t xml:space="preserve">: </w:t>
      </w:r>
      <w:r w:rsidR="00FC4F5C">
        <w:rPr>
          <w:rFonts w:ascii="Arial" w:hAnsi="Arial" w:cs="Arial"/>
          <w:color w:val="222222"/>
          <w:sz w:val="22"/>
          <w:szCs w:val="22"/>
        </w:rPr>
        <w:t>M</w:t>
      </w:r>
      <w:r w:rsidR="00292C47">
        <w:rPr>
          <w:rFonts w:ascii="Arial" w:hAnsi="Arial" w:cs="Arial"/>
          <w:color w:val="222222"/>
          <w:sz w:val="22"/>
          <w:szCs w:val="22"/>
        </w:rPr>
        <w:t xml:space="preserve">ass spectrometers were routinely </w:t>
      </w:r>
      <w:r w:rsidR="001D1F45">
        <w:rPr>
          <w:rFonts w:ascii="Arial" w:hAnsi="Arial" w:cs="Arial"/>
          <w:color w:val="222222"/>
          <w:sz w:val="22"/>
          <w:szCs w:val="22"/>
        </w:rPr>
        <w:t xml:space="preserve">monitored by </w:t>
      </w:r>
      <w:r w:rsidR="00BB61ED">
        <w:rPr>
          <w:rFonts w:ascii="Arial" w:hAnsi="Arial" w:cs="Arial"/>
          <w:color w:val="222222"/>
          <w:sz w:val="22"/>
          <w:szCs w:val="22"/>
        </w:rPr>
        <w:t xml:space="preserve">analyzing </w:t>
      </w:r>
      <w:r w:rsidR="001D1F45">
        <w:rPr>
          <w:rFonts w:ascii="Arial" w:hAnsi="Arial" w:cs="Arial"/>
          <w:color w:val="222222"/>
          <w:sz w:val="22"/>
          <w:szCs w:val="22"/>
        </w:rPr>
        <w:t xml:space="preserve">a quality control sample </w:t>
      </w:r>
      <w:r w:rsidR="00222324">
        <w:rPr>
          <w:rFonts w:ascii="Arial" w:hAnsi="Arial" w:cs="Arial"/>
          <w:color w:val="222222"/>
          <w:sz w:val="22"/>
          <w:szCs w:val="22"/>
        </w:rPr>
        <w:t>consisting</w:t>
      </w:r>
      <w:r w:rsidR="001D1F45">
        <w:rPr>
          <w:rFonts w:ascii="Arial" w:hAnsi="Arial" w:cs="Arial"/>
          <w:color w:val="222222"/>
          <w:sz w:val="22"/>
          <w:szCs w:val="22"/>
        </w:rPr>
        <w:t xml:space="preserve"> of a </w:t>
      </w:r>
      <w:r w:rsidR="00222324">
        <w:rPr>
          <w:rFonts w:ascii="Arial" w:hAnsi="Arial" w:cs="Arial"/>
          <w:color w:val="222222"/>
          <w:sz w:val="22"/>
          <w:szCs w:val="22"/>
        </w:rPr>
        <w:t xml:space="preserve">tryptic </w:t>
      </w:r>
      <w:r w:rsidR="001D1F45">
        <w:rPr>
          <w:rFonts w:ascii="Arial" w:hAnsi="Arial" w:cs="Arial"/>
          <w:color w:val="222222"/>
          <w:sz w:val="22"/>
          <w:szCs w:val="22"/>
        </w:rPr>
        <w:t>digest</w:t>
      </w:r>
      <w:r w:rsidR="006273AB">
        <w:rPr>
          <w:rFonts w:ascii="Arial" w:hAnsi="Arial" w:cs="Arial"/>
          <w:color w:val="222222"/>
          <w:sz w:val="22"/>
          <w:szCs w:val="22"/>
        </w:rPr>
        <w:t xml:space="preserve"> (</w:t>
      </w:r>
      <w:r w:rsidR="00E1010C">
        <w:rPr>
          <w:rFonts w:ascii="Arial" w:hAnsi="Arial" w:cs="Arial"/>
          <w:color w:val="222222"/>
          <w:sz w:val="22"/>
          <w:szCs w:val="22"/>
        </w:rPr>
        <w:t xml:space="preserve">bottom-up) </w:t>
      </w:r>
      <w:r w:rsidR="006273AB">
        <w:rPr>
          <w:rFonts w:ascii="Arial" w:hAnsi="Arial" w:cs="Arial"/>
          <w:color w:val="222222"/>
          <w:sz w:val="22"/>
          <w:szCs w:val="22"/>
        </w:rPr>
        <w:t xml:space="preserve">or </w:t>
      </w:r>
      <w:r w:rsidR="001114C9">
        <w:rPr>
          <w:rFonts w:ascii="Arial" w:hAnsi="Arial" w:cs="Arial"/>
          <w:color w:val="222222"/>
          <w:sz w:val="22"/>
          <w:szCs w:val="22"/>
        </w:rPr>
        <w:t xml:space="preserve">an </w:t>
      </w:r>
      <w:r w:rsidR="006273AB">
        <w:rPr>
          <w:rFonts w:ascii="Arial" w:hAnsi="Arial" w:cs="Arial"/>
          <w:color w:val="222222"/>
          <w:sz w:val="22"/>
          <w:szCs w:val="22"/>
        </w:rPr>
        <w:t xml:space="preserve">intact </w:t>
      </w:r>
      <w:r w:rsidR="00E1010C">
        <w:rPr>
          <w:rFonts w:ascii="Arial" w:hAnsi="Arial" w:cs="Arial"/>
          <w:color w:val="222222"/>
          <w:sz w:val="22"/>
          <w:szCs w:val="22"/>
        </w:rPr>
        <w:t xml:space="preserve">(top-down) </w:t>
      </w:r>
      <w:r w:rsidR="001114C9">
        <w:rPr>
          <w:rFonts w:ascii="Arial" w:hAnsi="Arial" w:cs="Arial"/>
          <w:color w:val="222222"/>
          <w:sz w:val="22"/>
          <w:szCs w:val="22"/>
        </w:rPr>
        <w:t xml:space="preserve">protein </w:t>
      </w:r>
      <w:r w:rsidR="001D1F45">
        <w:rPr>
          <w:rFonts w:ascii="Arial" w:hAnsi="Arial" w:cs="Arial"/>
          <w:color w:val="222222"/>
          <w:sz w:val="22"/>
          <w:szCs w:val="22"/>
        </w:rPr>
        <w:t xml:space="preserve">of the bacterium </w:t>
      </w:r>
      <w:r w:rsidR="001D1F45" w:rsidRPr="001D1F45">
        <w:rPr>
          <w:rFonts w:ascii="Arial" w:hAnsi="Arial" w:cs="Arial"/>
          <w:i/>
          <w:iCs/>
          <w:color w:val="222222"/>
          <w:sz w:val="22"/>
          <w:szCs w:val="22"/>
        </w:rPr>
        <w:t>Shewanella oneidensis</w:t>
      </w:r>
      <w:r w:rsidR="001D1F45">
        <w:rPr>
          <w:rFonts w:ascii="Arial" w:hAnsi="Arial" w:cs="Arial"/>
          <w:color w:val="222222"/>
          <w:sz w:val="22"/>
          <w:szCs w:val="22"/>
        </w:rPr>
        <w:t xml:space="preserve">. </w:t>
      </w:r>
      <w:r w:rsidR="00B52C0C">
        <w:rPr>
          <w:rFonts w:ascii="Arial" w:hAnsi="Arial" w:cs="Arial"/>
          <w:color w:val="222222"/>
          <w:sz w:val="22"/>
          <w:szCs w:val="22"/>
        </w:rPr>
        <w:t>When instrument performance f</w:t>
      </w:r>
      <w:r w:rsidR="00FD3D39">
        <w:rPr>
          <w:rFonts w:ascii="Arial" w:hAnsi="Arial" w:cs="Arial"/>
          <w:color w:val="222222"/>
          <w:sz w:val="22"/>
          <w:szCs w:val="22"/>
        </w:rPr>
        <w:t>e</w:t>
      </w:r>
      <w:r w:rsidR="00DB17F7">
        <w:rPr>
          <w:rFonts w:ascii="Arial" w:hAnsi="Arial" w:cs="Arial"/>
          <w:color w:val="222222"/>
          <w:sz w:val="22"/>
          <w:szCs w:val="22"/>
        </w:rPr>
        <w:t xml:space="preserve">ll below a certain threshold, the mass spectrometer </w:t>
      </w:r>
      <w:r w:rsidR="00BC60EF">
        <w:rPr>
          <w:rFonts w:ascii="Arial" w:hAnsi="Arial" w:cs="Arial"/>
          <w:color w:val="222222"/>
          <w:sz w:val="22"/>
          <w:szCs w:val="22"/>
        </w:rPr>
        <w:t>wa</w:t>
      </w:r>
      <w:r w:rsidR="00DB17F7">
        <w:rPr>
          <w:rFonts w:ascii="Arial" w:hAnsi="Arial" w:cs="Arial"/>
          <w:color w:val="222222"/>
          <w:sz w:val="22"/>
          <w:szCs w:val="22"/>
        </w:rPr>
        <w:t xml:space="preserve">s </w:t>
      </w:r>
      <w:r w:rsidR="0079627B">
        <w:rPr>
          <w:rFonts w:ascii="Arial" w:hAnsi="Arial" w:cs="Arial"/>
          <w:color w:val="222222"/>
          <w:sz w:val="22"/>
          <w:szCs w:val="22"/>
        </w:rPr>
        <w:t>clean</w:t>
      </w:r>
      <w:r w:rsidR="00BC60EF">
        <w:rPr>
          <w:rFonts w:ascii="Arial" w:hAnsi="Arial" w:cs="Arial"/>
          <w:color w:val="222222"/>
          <w:sz w:val="22"/>
          <w:szCs w:val="22"/>
        </w:rPr>
        <w:t>ed</w:t>
      </w:r>
      <w:r w:rsidR="0079627B">
        <w:rPr>
          <w:rFonts w:ascii="Arial" w:hAnsi="Arial" w:cs="Arial"/>
          <w:color w:val="222222"/>
          <w:sz w:val="22"/>
          <w:szCs w:val="22"/>
        </w:rPr>
        <w:t xml:space="preserve"> and recalibrate</w:t>
      </w:r>
      <w:r w:rsidR="00322FF4">
        <w:rPr>
          <w:rFonts w:ascii="Arial" w:hAnsi="Arial" w:cs="Arial"/>
          <w:color w:val="222222"/>
          <w:sz w:val="22"/>
          <w:szCs w:val="22"/>
        </w:rPr>
        <w:t>d</w:t>
      </w:r>
      <w:r w:rsidR="0079627B">
        <w:rPr>
          <w:rFonts w:ascii="Arial" w:hAnsi="Arial" w:cs="Arial"/>
          <w:color w:val="222222"/>
          <w:sz w:val="22"/>
          <w:szCs w:val="22"/>
        </w:rPr>
        <w:t xml:space="preserve">. </w:t>
      </w:r>
      <w:r w:rsidR="006F4E2D">
        <w:rPr>
          <w:rFonts w:ascii="Arial" w:hAnsi="Arial" w:cs="Arial"/>
          <w:color w:val="222222"/>
          <w:sz w:val="22"/>
          <w:szCs w:val="22"/>
        </w:rPr>
        <w:t xml:space="preserve">Post-collection quality control analysis </w:t>
      </w:r>
      <w:r w:rsidR="000F2F49">
        <w:rPr>
          <w:rFonts w:ascii="Arial" w:hAnsi="Arial" w:cs="Arial"/>
          <w:color w:val="222222"/>
          <w:sz w:val="22"/>
          <w:szCs w:val="22"/>
        </w:rPr>
        <w:t xml:space="preserve">was performed </w:t>
      </w:r>
      <w:r w:rsidR="006A102E">
        <w:rPr>
          <w:rFonts w:ascii="Arial" w:hAnsi="Arial" w:cs="Arial"/>
          <w:color w:val="222222"/>
          <w:sz w:val="22"/>
          <w:szCs w:val="22"/>
        </w:rPr>
        <w:t xml:space="preserve">on study data </w:t>
      </w:r>
      <w:r w:rsidR="000F2F49">
        <w:rPr>
          <w:rFonts w:ascii="Arial" w:hAnsi="Arial" w:cs="Arial"/>
          <w:color w:val="222222"/>
          <w:sz w:val="22"/>
          <w:szCs w:val="22"/>
        </w:rPr>
        <w:t>to assess outliers using robust principal c</w:t>
      </w:r>
      <w:r w:rsidR="0007137E">
        <w:rPr>
          <w:rFonts w:ascii="Arial" w:hAnsi="Arial" w:cs="Arial"/>
          <w:color w:val="222222"/>
          <w:sz w:val="22"/>
          <w:szCs w:val="22"/>
        </w:rPr>
        <w:t>omponent analysis</w:t>
      </w:r>
      <w:r w:rsidR="005F083B">
        <w:rPr>
          <w:rFonts w:ascii="Arial" w:hAnsi="Arial" w:cs="Arial"/>
          <w:color w:val="222222"/>
          <w:sz w:val="22"/>
          <w:szCs w:val="22"/>
        </w:rPr>
        <w:fldChar w:fldCharType="begin">
          <w:fldData xml:space="preserve">PEVuZE5vdGU+PENpdGU+PEF1dGhvcj5XZWJiLVJvYmVydHNvbjwvQXV0aG9yPjxZZWFyPjIwMTE8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==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PEVuZE5vdGU+PENpdGU+PEF1dGhvcj5XZWJiLVJvYmVydHNvbjwvQXV0aG9yPjxZZWFyPjIwMTE8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==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F083B">
        <w:rPr>
          <w:rFonts w:ascii="Arial" w:hAnsi="Arial" w:cs="Arial"/>
          <w:color w:val="222222"/>
          <w:sz w:val="22"/>
          <w:szCs w:val="22"/>
        </w:rPr>
      </w:r>
      <w:r w:rsidR="005F083B">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97,98</w:t>
      </w:r>
      <w:r w:rsidR="005F083B">
        <w:rPr>
          <w:rFonts w:ascii="Arial" w:hAnsi="Arial" w:cs="Arial"/>
          <w:color w:val="222222"/>
          <w:sz w:val="22"/>
          <w:szCs w:val="22"/>
        </w:rPr>
        <w:fldChar w:fldCharType="end"/>
      </w:r>
      <w:r w:rsidR="005F083B">
        <w:rPr>
          <w:rFonts w:ascii="Arial" w:hAnsi="Arial" w:cs="Arial"/>
          <w:color w:val="222222"/>
          <w:sz w:val="22"/>
          <w:szCs w:val="22"/>
        </w:rPr>
        <w:t>.</w:t>
      </w:r>
    </w:p>
    <w:p w14:paraId="66D60008" w14:textId="0B72C5A5" w:rsidR="00F74EE2" w:rsidRDefault="00F74EE2" w:rsidP="00CA15F6">
      <w:pPr>
        <w:shd w:val="clear" w:color="auto" w:fill="FFFFFF"/>
        <w:spacing w:before="100" w:beforeAutospacing="1" w:after="100" w:afterAutospacing="1"/>
        <w:jc w:val="both"/>
        <w:rPr>
          <w:rFonts w:ascii="Arial" w:hAnsi="Arial" w:cs="Arial"/>
          <w:color w:val="222222"/>
          <w:sz w:val="22"/>
          <w:szCs w:val="22"/>
        </w:rPr>
      </w:pPr>
      <w:r w:rsidRPr="003A44A6">
        <w:rPr>
          <w:rFonts w:ascii="Arial" w:hAnsi="Arial" w:cs="Arial"/>
          <w:color w:val="222222"/>
          <w:sz w:val="22"/>
          <w:szCs w:val="22"/>
          <w:u w:val="single"/>
        </w:rPr>
        <w:lastRenderedPageBreak/>
        <w:t>RNA</w:t>
      </w:r>
      <w:r w:rsidR="00A11B88">
        <w:rPr>
          <w:rFonts w:ascii="Arial" w:hAnsi="Arial" w:cs="Arial"/>
          <w:color w:val="222222"/>
          <w:sz w:val="22"/>
          <w:szCs w:val="22"/>
          <w:u w:val="single"/>
        </w:rPr>
        <w:t>-</w:t>
      </w:r>
      <w:r w:rsidRPr="003A44A6">
        <w:rPr>
          <w:rFonts w:ascii="Arial" w:hAnsi="Arial" w:cs="Arial"/>
          <w:color w:val="222222"/>
          <w:sz w:val="22"/>
          <w:szCs w:val="22"/>
          <w:u w:val="single"/>
        </w:rPr>
        <w:t>seq quality control</w:t>
      </w:r>
      <w:r>
        <w:rPr>
          <w:rFonts w:ascii="Arial" w:hAnsi="Arial" w:cs="Arial"/>
          <w:color w:val="222222"/>
          <w:sz w:val="22"/>
          <w:szCs w:val="22"/>
        </w:rPr>
        <w:t xml:space="preserve">: </w:t>
      </w:r>
      <w:r w:rsidR="002943E6">
        <w:rPr>
          <w:rFonts w:ascii="Arial" w:hAnsi="Arial" w:cs="Arial"/>
          <w:color w:val="222222"/>
          <w:sz w:val="22"/>
          <w:szCs w:val="22"/>
        </w:rPr>
        <w:t>S</w:t>
      </w:r>
      <w:r w:rsidR="006F795B">
        <w:rPr>
          <w:rFonts w:ascii="Arial" w:hAnsi="Arial" w:cs="Arial"/>
          <w:color w:val="222222"/>
          <w:sz w:val="22"/>
          <w:szCs w:val="22"/>
        </w:rPr>
        <w:t xml:space="preserve">amples </w:t>
      </w:r>
      <w:r w:rsidR="003A44A6">
        <w:rPr>
          <w:rFonts w:ascii="Arial" w:hAnsi="Arial" w:cs="Arial"/>
          <w:color w:val="222222"/>
          <w:sz w:val="22"/>
          <w:szCs w:val="22"/>
        </w:rPr>
        <w:t>with</w:t>
      </w:r>
      <w:r w:rsidR="006F795B">
        <w:rPr>
          <w:rFonts w:ascii="Arial" w:hAnsi="Arial" w:cs="Arial"/>
          <w:color w:val="222222"/>
          <w:sz w:val="22"/>
          <w:szCs w:val="22"/>
        </w:rPr>
        <w:t xml:space="preserve"> RIN value</w:t>
      </w:r>
      <w:r w:rsidR="002943E6">
        <w:rPr>
          <w:rFonts w:ascii="Arial" w:hAnsi="Arial" w:cs="Arial"/>
          <w:color w:val="222222"/>
          <w:sz w:val="22"/>
          <w:szCs w:val="22"/>
        </w:rPr>
        <w:t>s</w:t>
      </w:r>
      <w:r w:rsidR="006F795B">
        <w:rPr>
          <w:rFonts w:ascii="Arial" w:hAnsi="Arial" w:cs="Arial"/>
          <w:color w:val="222222"/>
          <w:sz w:val="22"/>
          <w:szCs w:val="22"/>
        </w:rPr>
        <w:t xml:space="preserve"> </w:t>
      </w:r>
      <w:r w:rsidR="003A44A6">
        <w:rPr>
          <w:rFonts w:ascii="Arial" w:hAnsi="Arial" w:cs="Arial"/>
          <w:color w:val="222222"/>
          <w:sz w:val="22"/>
          <w:szCs w:val="22"/>
        </w:rPr>
        <w:t>above</w:t>
      </w:r>
      <w:r w:rsidR="006F795B">
        <w:rPr>
          <w:rFonts w:ascii="Arial" w:hAnsi="Arial" w:cs="Arial"/>
          <w:color w:val="222222"/>
          <w:sz w:val="22"/>
          <w:szCs w:val="22"/>
        </w:rPr>
        <w:t xml:space="preserve"> 8 were </w:t>
      </w:r>
      <w:r w:rsidR="003A44A6">
        <w:rPr>
          <w:rFonts w:ascii="Arial" w:hAnsi="Arial" w:cs="Arial"/>
          <w:color w:val="222222"/>
          <w:sz w:val="22"/>
          <w:szCs w:val="22"/>
        </w:rPr>
        <w:t>used for RNA</w:t>
      </w:r>
      <w:r w:rsidR="00A11B88">
        <w:rPr>
          <w:rFonts w:ascii="Arial" w:hAnsi="Arial" w:cs="Arial"/>
          <w:color w:val="222222"/>
          <w:sz w:val="22"/>
          <w:szCs w:val="22"/>
        </w:rPr>
        <w:t>-</w:t>
      </w:r>
      <w:r w:rsidR="003A44A6">
        <w:rPr>
          <w:rFonts w:ascii="Arial" w:hAnsi="Arial" w:cs="Arial"/>
          <w:color w:val="222222"/>
          <w:sz w:val="22"/>
          <w:szCs w:val="22"/>
        </w:rPr>
        <w:t>seq.</w:t>
      </w:r>
    </w:p>
    <w:p w14:paraId="3B00EC3E" w14:textId="2366B4E1" w:rsidR="00970674" w:rsidRPr="00970674" w:rsidRDefault="00970674" w:rsidP="00CA15F6">
      <w:pPr>
        <w:shd w:val="clear" w:color="auto" w:fill="FFFFFF"/>
        <w:spacing w:before="100" w:beforeAutospacing="1" w:after="100" w:afterAutospacing="1"/>
        <w:jc w:val="both"/>
        <w:rPr>
          <w:rFonts w:ascii="Arial" w:hAnsi="Arial" w:cs="Arial"/>
          <w:b/>
          <w:bCs/>
          <w:color w:val="222222"/>
          <w:sz w:val="22"/>
          <w:szCs w:val="22"/>
        </w:rPr>
      </w:pPr>
      <w:r w:rsidRPr="00970674">
        <w:rPr>
          <w:rFonts w:ascii="Arial" w:hAnsi="Arial" w:cs="Arial"/>
          <w:b/>
          <w:bCs/>
          <w:color w:val="222222"/>
          <w:sz w:val="22"/>
          <w:szCs w:val="22"/>
        </w:rPr>
        <w:t>Usage Notes</w:t>
      </w:r>
    </w:p>
    <w:p w14:paraId="4EE742C4" w14:textId="68CE7B19" w:rsidR="00970674" w:rsidRDefault="00ED5808" w:rsidP="00CA15F6">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 xml:space="preserve">The reuse of data </w:t>
      </w:r>
      <w:r w:rsidR="00627408">
        <w:rPr>
          <w:rFonts w:ascii="Arial" w:hAnsi="Arial" w:cs="Arial"/>
          <w:color w:val="222222"/>
          <w:sz w:val="22"/>
          <w:szCs w:val="22"/>
        </w:rPr>
        <w:t xml:space="preserve">has a variety of applications and can provide important insights </w:t>
      </w:r>
      <w:r w:rsidR="00F745EF">
        <w:rPr>
          <w:rFonts w:ascii="Arial" w:hAnsi="Arial" w:cs="Arial"/>
          <w:color w:val="222222"/>
          <w:sz w:val="22"/>
          <w:szCs w:val="22"/>
        </w:rPr>
        <w:t xml:space="preserve">into specific biological processes. Here are some examples </w:t>
      </w:r>
      <w:r w:rsidR="0004702D">
        <w:rPr>
          <w:rFonts w:ascii="Arial" w:hAnsi="Arial" w:cs="Arial"/>
          <w:color w:val="222222"/>
          <w:sz w:val="22"/>
          <w:szCs w:val="22"/>
        </w:rPr>
        <w:t>of</w:t>
      </w:r>
      <w:r w:rsidR="00F745EF">
        <w:rPr>
          <w:rFonts w:ascii="Arial" w:hAnsi="Arial" w:cs="Arial"/>
          <w:color w:val="222222"/>
          <w:sz w:val="22"/>
          <w:szCs w:val="22"/>
        </w:rPr>
        <w:t xml:space="preserve"> </w:t>
      </w:r>
      <w:r w:rsidR="0004702D">
        <w:rPr>
          <w:rFonts w:ascii="Arial" w:hAnsi="Arial" w:cs="Arial"/>
          <w:color w:val="222222"/>
          <w:sz w:val="22"/>
          <w:szCs w:val="22"/>
        </w:rPr>
        <w:t xml:space="preserve">how we believe </w:t>
      </w:r>
      <w:r w:rsidR="008D28AF">
        <w:rPr>
          <w:rFonts w:ascii="Arial" w:hAnsi="Arial" w:cs="Arial"/>
          <w:color w:val="222222"/>
          <w:sz w:val="22"/>
          <w:szCs w:val="22"/>
        </w:rPr>
        <w:t>the</w:t>
      </w:r>
      <w:r w:rsidR="0004702D">
        <w:rPr>
          <w:rFonts w:ascii="Arial" w:hAnsi="Arial" w:cs="Arial"/>
          <w:color w:val="222222"/>
          <w:sz w:val="22"/>
          <w:szCs w:val="22"/>
        </w:rPr>
        <w:t xml:space="preserve"> data </w:t>
      </w:r>
      <w:r w:rsidR="008D28AF">
        <w:rPr>
          <w:rFonts w:ascii="Arial" w:hAnsi="Arial" w:cs="Arial"/>
          <w:color w:val="222222"/>
          <w:sz w:val="22"/>
          <w:szCs w:val="22"/>
        </w:rPr>
        <w:t xml:space="preserve">reported here </w:t>
      </w:r>
      <w:r w:rsidR="0004702D">
        <w:rPr>
          <w:rFonts w:ascii="Arial" w:hAnsi="Arial" w:cs="Arial"/>
          <w:color w:val="222222"/>
          <w:sz w:val="22"/>
          <w:szCs w:val="22"/>
        </w:rPr>
        <w:t>can be the most useful for the scientific community.</w:t>
      </w:r>
    </w:p>
    <w:p w14:paraId="17F4613E" w14:textId="77597E5F" w:rsidR="0080275E" w:rsidRDefault="00826975" w:rsidP="00CA15F6">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u w:val="single"/>
        </w:rPr>
        <w:t>Cross</w:t>
      </w:r>
      <w:r w:rsidR="00305F35">
        <w:rPr>
          <w:rFonts w:ascii="Arial" w:hAnsi="Arial" w:cs="Arial"/>
          <w:color w:val="222222"/>
          <w:sz w:val="22"/>
          <w:szCs w:val="22"/>
          <w:u w:val="single"/>
        </w:rPr>
        <w:t>-</w:t>
      </w:r>
      <w:r>
        <w:rPr>
          <w:rFonts w:ascii="Arial" w:hAnsi="Arial" w:cs="Arial"/>
          <w:color w:val="222222"/>
          <w:sz w:val="22"/>
          <w:szCs w:val="22"/>
          <w:u w:val="single"/>
        </w:rPr>
        <w:t xml:space="preserve">validation </w:t>
      </w:r>
      <w:r w:rsidR="000321E0">
        <w:rPr>
          <w:rFonts w:ascii="Arial" w:hAnsi="Arial" w:cs="Arial"/>
          <w:color w:val="222222"/>
          <w:sz w:val="22"/>
          <w:szCs w:val="22"/>
          <w:u w:val="single"/>
        </w:rPr>
        <w:t>of observations across different studies</w:t>
      </w:r>
      <w:r w:rsidR="0080275E">
        <w:rPr>
          <w:rFonts w:ascii="Arial" w:hAnsi="Arial" w:cs="Arial"/>
          <w:color w:val="222222"/>
          <w:sz w:val="22"/>
          <w:szCs w:val="22"/>
        </w:rPr>
        <w:t>:</w:t>
      </w:r>
      <w:r w:rsidR="00031393">
        <w:rPr>
          <w:rFonts w:ascii="Arial" w:hAnsi="Arial" w:cs="Arial"/>
          <w:color w:val="222222"/>
          <w:sz w:val="22"/>
          <w:szCs w:val="22"/>
        </w:rPr>
        <w:t xml:space="preserve"> </w:t>
      </w:r>
      <w:r w:rsidR="00BE3866">
        <w:rPr>
          <w:rFonts w:ascii="Arial" w:hAnsi="Arial" w:cs="Arial"/>
          <w:color w:val="222222"/>
          <w:sz w:val="22"/>
          <w:szCs w:val="22"/>
        </w:rPr>
        <w:t xml:space="preserve">Cross-validation is an important </w:t>
      </w:r>
      <w:r w:rsidR="00AE2C48">
        <w:rPr>
          <w:rFonts w:ascii="Arial" w:hAnsi="Arial" w:cs="Arial"/>
          <w:color w:val="222222"/>
          <w:sz w:val="22"/>
          <w:szCs w:val="22"/>
        </w:rPr>
        <w:t xml:space="preserve">part of </w:t>
      </w:r>
      <w:r w:rsidR="00531231">
        <w:rPr>
          <w:rFonts w:ascii="Arial" w:hAnsi="Arial" w:cs="Arial"/>
          <w:color w:val="222222"/>
          <w:sz w:val="22"/>
          <w:szCs w:val="22"/>
        </w:rPr>
        <w:t xml:space="preserve">gold standard </w:t>
      </w:r>
      <w:r w:rsidR="00E57840">
        <w:rPr>
          <w:rFonts w:ascii="Arial" w:hAnsi="Arial" w:cs="Arial"/>
          <w:color w:val="222222"/>
          <w:sz w:val="22"/>
          <w:szCs w:val="22"/>
        </w:rPr>
        <w:t>s</w:t>
      </w:r>
      <w:r w:rsidR="00AE2C48">
        <w:rPr>
          <w:rFonts w:ascii="Arial" w:hAnsi="Arial" w:cs="Arial"/>
          <w:color w:val="222222"/>
          <w:sz w:val="22"/>
          <w:szCs w:val="22"/>
        </w:rPr>
        <w:t xml:space="preserve">cience to ensure that studies are reproducible and that </w:t>
      </w:r>
      <w:r w:rsidR="001C74D0">
        <w:rPr>
          <w:rFonts w:ascii="Arial" w:hAnsi="Arial" w:cs="Arial"/>
          <w:color w:val="222222"/>
          <w:sz w:val="22"/>
          <w:szCs w:val="22"/>
        </w:rPr>
        <w:t xml:space="preserve">observations are conclusive. </w:t>
      </w:r>
      <w:r w:rsidR="00974038">
        <w:rPr>
          <w:rFonts w:ascii="Arial" w:hAnsi="Arial" w:cs="Arial"/>
          <w:color w:val="222222"/>
          <w:sz w:val="22"/>
          <w:szCs w:val="22"/>
        </w:rPr>
        <w:t>Our multiple data</w:t>
      </w:r>
      <w:r w:rsidR="00965035">
        <w:rPr>
          <w:rFonts w:ascii="Arial" w:hAnsi="Arial" w:cs="Arial"/>
          <w:color w:val="222222"/>
          <w:sz w:val="22"/>
          <w:szCs w:val="22"/>
        </w:rPr>
        <w:t xml:space="preserve"> packages</w:t>
      </w:r>
      <w:r w:rsidR="00974038">
        <w:rPr>
          <w:rFonts w:ascii="Arial" w:hAnsi="Arial" w:cs="Arial"/>
          <w:color w:val="222222"/>
          <w:sz w:val="22"/>
          <w:szCs w:val="22"/>
        </w:rPr>
        <w:t xml:space="preserve"> </w:t>
      </w:r>
      <w:r w:rsidR="00BC334F">
        <w:rPr>
          <w:rFonts w:ascii="Arial" w:hAnsi="Arial" w:cs="Arial"/>
          <w:color w:val="222222"/>
          <w:sz w:val="22"/>
          <w:szCs w:val="22"/>
        </w:rPr>
        <w:t>allow</w:t>
      </w:r>
      <w:r w:rsidR="00417081">
        <w:rPr>
          <w:rFonts w:ascii="Arial" w:hAnsi="Arial" w:cs="Arial"/>
          <w:color w:val="222222"/>
          <w:sz w:val="22"/>
          <w:szCs w:val="22"/>
        </w:rPr>
        <w:t xml:space="preserve"> for </w:t>
      </w:r>
      <w:r w:rsidR="00DB5596">
        <w:rPr>
          <w:rFonts w:ascii="Arial" w:hAnsi="Arial" w:cs="Arial"/>
          <w:color w:val="222222"/>
          <w:sz w:val="22"/>
          <w:szCs w:val="22"/>
        </w:rPr>
        <w:t>validation</w:t>
      </w:r>
      <w:r w:rsidR="00AD114F">
        <w:rPr>
          <w:rFonts w:ascii="Arial" w:hAnsi="Arial" w:cs="Arial"/>
          <w:color w:val="222222"/>
          <w:sz w:val="22"/>
          <w:szCs w:val="22"/>
        </w:rPr>
        <w:t xml:space="preserve"> </w:t>
      </w:r>
      <w:r w:rsidR="00417081">
        <w:rPr>
          <w:rFonts w:ascii="Arial" w:hAnsi="Arial" w:cs="Arial"/>
          <w:color w:val="222222"/>
          <w:sz w:val="22"/>
          <w:szCs w:val="22"/>
        </w:rPr>
        <w:t>of gene expression</w:t>
      </w:r>
      <w:r w:rsidR="00044F90">
        <w:rPr>
          <w:rFonts w:ascii="Arial" w:hAnsi="Arial" w:cs="Arial"/>
          <w:color w:val="222222"/>
          <w:sz w:val="22"/>
          <w:szCs w:val="22"/>
        </w:rPr>
        <w:t xml:space="preserve"> and protein abundances across multiple studies</w:t>
      </w:r>
      <w:r w:rsidR="00DE59DC">
        <w:rPr>
          <w:rFonts w:ascii="Arial" w:hAnsi="Arial" w:cs="Arial"/>
          <w:color w:val="222222"/>
          <w:sz w:val="22"/>
          <w:szCs w:val="22"/>
        </w:rPr>
        <w:t xml:space="preserve"> (</w:t>
      </w:r>
      <w:r w:rsidR="00DE59DC" w:rsidRPr="00DE59DC">
        <w:rPr>
          <w:rFonts w:ascii="Arial" w:hAnsi="Arial" w:cs="Arial"/>
          <w:b/>
          <w:bCs/>
          <w:color w:val="222222"/>
          <w:sz w:val="22"/>
          <w:szCs w:val="22"/>
        </w:rPr>
        <w:t>Fig</w:t>
      </w:r>
      <w:r w:rsidR="004D761C">
        <w:rPr>
          <w:rFonts w:ascii="Arial" w:hAnsi="Arial" w:cs="Arial"/>
          <w:b/>
          <w:bCs/>
          <w:color w:val="222222"/>
          <w:sz w:val="22"/>
          <w:szCs w:val="22"/>
        </w:rPr>
        <w:t>ure</w:t>
      </w:r>
      <w:r w:rsidR="00DE59DC" w:rsidRPr="00DE59DC">
        <w:rPr>
          <w:rFonts w:ascii="Arial" w:hAnsi="Arial" w:cs="Arial"/>
          <w:b/>
          <w:bCs/>
          <w:color w:val="222222"/>
          <w:sz w:val="22"/>
          <w:szCs w:val="22"/>
        </w:rPr>
        <w:t xml:space="preserve"> 3A</w:t>
      </w:r>
      <w:r w:rsidR="00DE59DC">
        <w:rPr>
          <w:rFonts w:ascii="Arial" w:hAnsi="Arial" w:cs="Arial"/>
          <w:color w:val="222222"/>
          <w:sz w:val="22"/>
          <w:szCs w:val="22"/>
        </w:rPr>
        <w:t>)</w:t>
      </w:r>
      <w:r w:rsidR="00044F90">
        <w:rPr>
          <w:rFonts w:ascii="Arial" w:hAnsi="Arial" w:cs="Arial"/>
          <w:color w:val="222222"/>
          <w:sz w:val="22"/>
          <w:szCs w:val="22"/>
        </w:rPr>
        <w:t xml:space="preserve">. </w:t>
      </w:r>
      <w:r w:rsidR="00EE5649">
        <w:rPr>
          <w:rFonts w:ascii="Arial" w:hAnsi="Arial" w:cs="Arial"/>
          <w:color w:val="222222"/>
          <w:sz w:val="22"/>
          <w:szCs w:val="22"/>
        </w:rPr>
        <w:t xml:space="preserve">For instance, </w:t>
      </w:r>
      <w:r w:rsidR="0033607E">
        <w:rPr>
          <w:rFonts w:ascii="Arial" w:hAnsi="Arial" w:cs="Arial"/>
          <w:color w:val="222222"/>
          <w:sz w:val="22"/>
          <w:szCs w:val="22"/>
        </w:rPr>
        <w:t>our group was interested in the roles of ADP-ribosylation</w:t>
      </w:r>
      <w:r w:rsidR="00292C86">
        <w:rPr>
          <w:rFonts w:ascii="Arial" w:hAnsi="Arial" w:cs="Arial"/>
          <w:color w:val="222222"/>
          <w:sz w:val="22"/>
          <w:szCs w:val="22"/>
        </w:rPr>
        <w:t xml:space="preserve"> in insulitis. Therefore, we </w:t>
      </w:r>
      <w:r w:rsidR="005A3222">
        <w:rPr>
          <w:rFonts w:ascii="Arial" w:hAnsi="Arial" w:cs="Arial"/>
          <w:color w:val="222222"/>
          <w:sz w:val="22"/>
          <w:szCs w:val="22"/>
        </w:rPr>
        <w:t>check</w:t>
      </w:r>
      <w:r w:rsidR="008D5878">
        <w:rPr>
          <w:rFonts w:ascii="Arial" w:hAnsi="Arial" w:cs="Arial"/>
          <w:color w:val="222222"/>
          <w:sz w:val="22"/>
          <w:szCs w:val="22"/>
        </w:rPr>
        <w:t>ed</w:t>
      </w:r>
      <w:r w:rsidR="005A3222">
        <w:rPr>
          <w:rFonts w:ascii="Arial" w:hAnsi="Arial" w:cs="Arial"/>
          <w:color w:val="222222"/>
          <w:sz w:val="22"/>
          <w:szCs w:val="22"/>
        </w:rPr>
        <w:t xml:space="preserve"> the differential abundance of ADP-ribosyltransferases (a.</w:t>
      </w:r>
      <w:r w:rsidR="00546D88">
        <w:rPr>
          <w:rFonts w:ascii="Arial" w:hAnsi="Arial" w:cs="Arial"/>
          <w:color w:val="222222"/>
          <w:sz w:val="22"/>
          <w:szCs w:val="22"/>
        </w:rPr>
        <w:t xml:space="preserve">k.a poly(ADP)ribosylpolymerases – PARPs) </w:t>
      </w:r>
      <w:r w:rsidR="008D28AF">
        <w:rPr>
          <w:rFonts w:ascii="Arial" w:hAnsi="Arial" w:cs="Arial"/>
          <w:color w:val="222222"/>
          <w:sz w:val="22"/>
          <w:szCs w:val="22"/>
        </w:rPr>
        <w:t>in</w:t>
      </w:r>
      <w:r w:rsidR="00546D88">
        <w:rPr>
          <w:rFonts w:ascii="Arial" w:hAnsi="Arial" w:cs="Arial"/>
          <w:color w:val="222222"/>
          <w:sz w:val="22"/>
          <w:szCs w:val="22"/>
        </w:rPr>
        <w:t xml:space="preserve"> proteomics data across</w:t>
      </w:r>
      <w:r w:rsidR="00F3704F">
        <w:rPr>
          <w:rFonts w:ascii="Arial" w:hAnsi="Arial" w:cs="Arial"/>
          <w:color w:val="222222"/>
          <w:sz w:val="22"/>
          <w:szCs w:val="22"/>
        </w:rPr>
        <w:t xml:space="preserve"> Pck002, Pck003, Pck00</w:t>
      </w:r>
      <w:r w:rsidR="00BA55FF">
        <w:rPr>
          <w:rFonts w:ascii="Arial" w:hAnsi="Arial" w:cs="Arial"/>
          <w:color w:val="222222"/>
          <w:sz w:val="22"/>
          <w:szCs w:val="22"/>
        </w:rPr>
        <w:t>6</w:t>
      </w:r>
      <w:r w:rsidR="00F3704F">
        <w:rPr>
          <w:rFonts w:ascii="Arial" w:hAnsi="Arial" w:cs="Arial"/>
          <w:color w:val="222222"/>
          <w:sz w:val="22"/>
          <w:szCs w:val="22"/>
        </w:rPr>
        <w:t xml:space="preserve"> and Pck0</w:t>
      </w:r>
      <w:r w:rsidR="00BA55FF">
        <w:rPr>
          <w:rFonts w:ascii="Arial" w:hAnsi="Arial" w:cs="Arial"/>
          <w:color w:val="222222"/>
          <w:sz w:val="22"/>
          <w:szCs w:val="22"/>
        </w:rPr>
        <w:t>20</w:t>
      </w:r>
      <w:r w:rsidR="00F3704F">
        <w:rPr>
          <w:rFonts w:ascii="Arial" w:hAnsi="Arial" w:cs="Arial"/>
          <w:color w:val="222222"/>
          <w:sz w:val="22"/>
          <w:szCs w:val="22"/>
        </w:rPr>
        <w:t xml:space="preserve">. </w:t>
      </w:r>
      <w:r w:rsidR="000F191F">
        <w:rPr>
          <w:rFonts w:ascii="Arial" w:hAnsi="Arial" w:cs="Arial"/>
          <w:color w:val="222222"/>
          <w:sz w:val="22"/>
          <w:szCs w:val="22"/>
        </w:rPr>
        <w:t>We found that PARP</w:t>
      </w:r>
      <w:r w:rsidR="00BC334F">
        <w:rPr>
          <w:rFonts w:ascii="Arial" w:hAnsi="Arial" w:cs="Arial"/>
          <w:color w:val="222222"/>
          <w:sz w:val="22"/>
          <w:szCs w:val="22"/>
        </w:rPr>
        <w:t xml:space="preserve">s 9, 10 and 12 were </w:t>
      </w:r>
      <w:r w:rsidR="00F83CB0">
        <w:rPr>
          <w:rFonts w:ascii="Arial" w:hAnsi="Arial" w:cs="Arial"/>
          <w:color w:val="222222"/>
          <w:sz w:val="22"/>
          <w:szCs w:val="22"/>
        </w:rPr>
        <w:t xml:space="preserve">consistently upregulated across </w:t>
      </w:r>
      <w:r w:rsidR="002C30D6">
        <w:rPr>
          <w:rFonts w:ascii="Arial" w:hAnsi="Arial" w:cs="Arial"/>
          <w:color w:val="222222"/>
          <w:sz w:val="22"/>
          <w:szCs w:val="22"/>
        </w:rPr>
        <w:t>all 4 data packages</w:t>
      </w:r>
      <w:r w:rsidR="00CA1855">
        <w:rPr>
          <w:rFonts w:ascii="Arial" w:hAnsi="Arial" w:cs="Arial"/>
          <w:color w:val="222222"/>
          <w:sz w:val="22"/>
          <w:szCs w:val="22"/>
        </w:rPr>
        <w:t xml:space="preserve">, providing confidence </w:t>
      </w:r>
      <w:r w:rsidR="00DD3802">
        <w:rPr>
          <w:rFonts w:ascii="Arial" w:hAnsi="Arial" w:cs="Arial"/>
          <w:color w:val="222222"/>
          <w:sz w:val="22"/>
          <w:szCs w:val="22"/>
        </w:rPr>
        <w:t>in</w:t>
      </w:r>
      <w:r w:rsidR="00CA1855">
        <w:rPr>
          <w:rFonts w:ascii="Arial" w:hAnsi="Arial" w:cs="Arial"/>
          <w:color w:val="222222"/>
          <w:sz w:val="22"/>
          <w:szCs w:val="22"/>
        </w:rPr>
        <w:t xml:space="preserve"> selecting one of these proteins for further characterization</w:t>
      </w:r>
      <w:r w:rsidR="00CF0599">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sidR="00CF0599">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sidR="00CF0599">
        <w:rPr>
          <w:rFonts w:ascii="Arial" w:hAnsi="Arial" w:cs="Arial"/>
          <w:color w:val="222222"/>
          <w:sz w:val="22"/>
          <w:szCs w:val="22"/>
        </w:rPr>
        <w:fldChar w:fldCharType="end"/>
      </w:r>
      <w:r w:rsidR="002C30D6">
        <w:rPr>
          <w:rFonts w:ascii="Arial" w:hAnsi="Arial" w:cs="Arial"/>
          <w:color w:val="222222"/>
          <w:sz w:val="22"/>
          <w:szCs w:val="22"/>
        </w:rPr>
        <w:t xml:space="preserve">. </w:t>
      </w:r>
      <w:r w:rsidR="002216C7">
        <w:rPr>
          <w:rFonts w:ascii="Arial" w:hAnsi="Arial" w:cs="Arial"/>
          <w:color w:val="222222"/>
          <w:sz w:val="22"/>
          <w:szCs w:val="22"/>
        </w:rPr>
        <w:t xml:space="preserve">We </w:t>
      </w:r>
      <w:r w:rsidR="00AD114F">
        <w:rPr>
          <w:rFonts w:ascii="Arial" w:hAnsi="Arial" w:cs="Arial"/>
          <w:color w:val="222222"/>
          <w:sz w:val="22"/>
          <w:szCs w:val="22"/>
        </w:rPr>
        <w:t xml:space="preserve">chose </w:t>
      </w:r>
      <w:r w:rsidR="002216C7">
        <w:rPr>
          <w:rFonts w:ascii="Arial" w:hAnsi="Arial" w:cs="Arial"/>
          <w:color w:val="222222"/>
          <w:sz w:val="22"/>
          <w:szCs w:val="22"/>
        </w:rPr>
        <w:t xml:space="preserve">PARP12 </w:t>
      </w:r>
      <w:r w:rsidR="00DD3802">
        <w:rPr>
          <w:rFonts w:ascii="Arial" w:hAnsi="Arial" w:cs="Arial"/>
          <w:color w:val="222222"/>
          <w:sz w:val="22"/>
          <w:szCs w:val="22"/>
        </w:rPr>
        <w:t xml:space="preserve">for further </w:t>
      </w:r>
      <w:r w:rsidR="00DE041C">
        <w:rPr>
          <w:rFonts w:ascii="Arial" w:hAnsi="Arial" w:cs="Arial"/>
          <w:color w:val="222222"/>
          <w:sz w:val="22"/>
          <w:szCs w:val="22"/>
        </w:rPr>
        <w:t xml:space="preserve">study based on the fact that its </w:t>
      </w:r>
      <w:r w:rsidR="00084D33">
        <w:rPr>
          <w:rFonts w:ascii="Arial" w:hAnsi="Arial" w:cs="Arial"/>
          <w:color w:val="222222"/>
          <w:sz w:val="22"/>
          <w:szCs w:val="22"/>
        </w:rPr>
        <w:t>transcript</w:t>
      </w:r>
      <w:r w:rsidR="002841F7">
        <w:rPr>
          <w:rFonts w:ascii="Arial" w:hAnsi="Arial" w:cs="Arial"/>
          <w:color w:val="222222"/>
          <w:sz w:val="22"/>
          <w:szCs w:val="22"/>
        </w:rPr>
        <w:t xml:space="preserve"> </w:t>
      </w:r>
      <w:r w:rsidR="007F6F05">
        <w:rPr>
          <w:rFonts w:ascii="Arial" w:hAnsi="Arial" w:cs="Arial"/>
          <w:color w:val="222222"/>
          <w:sz w:val="22"/>
          <w:szCs w:val="22"/>
        </w:rPr>
        <w:t>was</w:t>
      </w:r>
      <w:r w:rsidR="002841F7">
        <w:rPr>
          <w:rFonts w:ascii="Arial" w:hAnsi="Arial" w:cs="Arial"/>
          <w:color w:val="222222"/>
          <w:sz w:val="22"/>
          <w:szCs w:val="22"/>
        </w:rPr>
        <w:t xml:space="preserve"> upregulated in β cells </w:t>
      </w:r>
      <w:r w:rsidR="00C31FEA">
        <w:rPr>
          <w:rFonts w:ascii="Arial" w:hAnsi="Arial" w:cs="Arial"/>
          <w:color w:val="222222"/>
          <w:sz w:val="22"/>
          <w:szCs w:val="22"/>
        </w:rPr>
        <w:t xml:space="preserve">from donors with T1D </w:t>
      </w:r>
      <w:r w:rsidR="00FA2DF4">
        <w:rPr>
          <w:rFonts w:ascii="Arial" w:hAnsi="Arial" w:cs="Arial"/>
          <w:color w:val="222222"/>
          <w:sz w:val="22"/>
          <w:szCs w:val="22"/>
        </w:rPr>
        <w:t xml:space="preserve">in </w:t>
      </w:r>
      <w:r w:rsidR="00C31FEA">
        <w:rPr>
          <w:rFonts w:ascii="Arial" w:hAnsi="Arial" w:cs="Arial"/>
          <w:color w:val="222222"/>
          <w:sz w:val="22"/>
          <w:szCs w:val="22"/>
        </w:rPr>
        <w:t>the</w:t>
      </w:r>
      <w:r w:rsidR="00782BE9" w:rsidRPr="00782BE9">
        <w:rPr>
          <w:rFonts w:ascii="Arial" w:hAnsi="Arial" w:cs="Arial"/>
          <w:color w:val="222222"/>
          <w:sz w:val="22"/>
          <w:szCs w:val="22"/>
        </w:rPr>
        <w:t xml:space="preserve"> Human Pancreas Analysis Program (HPAP)</w:t>
      </w:r>
      <w:r w:rsidR="00FA2DF4">
        <w:rPr>
          <w:rFonts w:ascii="Arial" w:hAnsi="Arial" w:cs="Arial"/>
          <w:color w:val="222222"/>
          <w:sz w:val="22"/>
          <w:szCs w:val="22"/>
        </w:rPr>
        <w:t xml:space="preserve"> data</w:t>
      </w:r>
      <w:r w:rsidR="00560717">
        <w:rPr>
          <w:rFonts w:ascii="Arial" w:hAnsi="Arial" w:cs="Arial"/>
          <w:color w:val="222222"/>
          <w:sz w:val="22"/>
          <w:szCs w:val="22"/>
        </w:rPr>
        <w:fldChar w:fldCharType="begin">
          <w:fldData xml:space="preserve">PEVuZE5vdGU+PENpdGU+PEF1dGhvcj5LYWVzdG5lcjwvQXV0aG9yPjxZZWFyPjIwMTk8L1llYXI+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PEVuZE5vdGU+PENpdGU+PEF1dGhvcj5LYWVzdG5lcjwvQXV0aG9yPjxZZWFyPjIwMTk8L1llYXI+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60717">
        <w:rPr>
          <w:rFonts w:ascii="Arial" w:hAnsi="Arial" w:cs="Arial"/>
          <w:color w:val="222222"/>
          <w:sz w:val="22"/>
          <w:szCs w:val="22"/>
        </w:rPr>
      </w:r>
      <w:r w:rsidR="00560717">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99</w:t>
      </w:r>
      <w:r w:rsidR="00560717">
        <w:rPr>
          <w:rFonts w:ascii="Arial" w:hAnsi="Arial" w:cs="Arial"/>
          <w:color w:val="222222"/>
          <w:sz w:val="22"/>
          <w:szCs w:val="22"/>
        </w:rPr>
        <w:fldChar w:fldCharType="end"/>
      </w:r>
      <w:r w:rsidR="00782BE9">
        <w:rPr>
          <w:rFonts w:ascii="Arial" w:hAnsi="Arial" w:cs="Arial"/>
          <w:color w:val="222222"/>
          <w:sz w:val="22"/>
          <w:szCs w:val="22"/>
        </w:rPr>
        <w:t>.</w:t>
      </w:r>
      <w:r w:rsidR="00825692">
        <w:rPr>
          <w:rFonts w:ascii="Arial" w:hAnsi="Arial" w:cs="Arial"/>
          <w:color w:val="222222"/>
          <w:sz w:val="22"/>
          <w:szCs w:val="22"/>
        </w:rPr>
        <w:t xml:space="preserve"> </w:t>
      </w:r>
      <w:r w:rsidR="00603D51">
        <w:rPr>
          <w:rFonts w:ascii="Arial" w:hAnsi="Arial" w:cs="Arial"/>
          <w:color w:val="222222"/>
          <w:sz w:val="22"/>
          <w:szCs w:val="22"/>
        </w:rPr>
        <w:t>The meta</w:t>
      </w:r>
      <w:r w:rsidR="00CC7BAB">
        <w:rPr>
          <w:rFonts w:ascii="Arial" w:hAnsi="Arial" w:cs="Arial"/>
          <w:color w:val="222222"/>
          <w:sz w:val="22"/>
          <w:szCs w:val="22"/>
        </w:rPr>
        <w:t>-</w:t>
      </w:r>
      <w:r w:rsidR="00603D51">
        <w:rPr>
          <w:rFonts w:ascii="Arial" w:hAnsi="Arial" w:cs="Arial"/>
          <w:color w:val="222222"/>
          <w:sz w:val="22"/>
          <w:szCs w:val="22"/>
        </w:rPr>
        <w:t xml:space="preserve">analysis of existing data and further experimentation </w:t>
      </w:r>
      <w:r w:rsidR="00CC7BAB">
        <w:rPr>
          <w:rFonts w:ascii="Arial" w:hAnsi="Arial" w:cs="Arial"/>
          <w:color w:val="222222"/>
          <w:sz w:val="22"/>
          <w:szCs w:val="22"/>
        </w:rPr>
        <w:t>in t</w:t>
      </w:r>
      <w:r w:rsidR="00B51651">
        <w:rPr>
          <w:rFonts w:ascii="Arial" w:hAnsi="Arial" w:cs="Arial"/>
          <w:color w:val="222222"/>
          <w:sz w:val="22"/>
          <w:szCs w:val="22"/>
        </w:rPr>
        <w:t>h</w:t>
      </w:r>
      <w:r w:rsidR="00FA2DF4">
        <w:rPr>
          <w:rFonts w:ascii="Arial" w:hAnsi="Arial" w:cs="Arial"/>
          <w:color w:val="222222"/>
          <w:sz w:val="22"/>
          <w:szCs w:val="22"/>
        </w:rPr>
        <w:t>is</w:t>
      </w:r>
      <w:r w:rsidR="00B51651">
        <w:rPr>
          <w:rFonts w:ascii="Arial" w:hAnsi="Arial" w:cs="Arial"/>
          <w:color w:val="222222"/>
          <w:sz w:val="22"/>
          <w:szCs w:val="22"/>
        </w:rPr>
        <w:t xml:space="preserve"> study of PARP12 led to the discovery that </w:t>
      </w:r>
      <w:r w:rsidR="00FA2DF4">
        <w:rPr>
          <w:rFonts w:ascii="Arial" w:hAnsi="Arial" w:cs="Arial"/>
          <w:color w:val="222222"/>
          <w:sz w:val="22"/>
          <w:szCs w:val="22"/>
        </w:rPr>
        <w:t>PARP12</w:t>
      </w:r>
      <w:r w:rsidR="00B15A56">
        <w:rPr>
          <w:rFonts w:ascii="Arial" w:hAnsi="Arial" w:cs="Arial"/>
          <w:color w:val="222222"/>
          <w:sz w:val="22"/>
          <w:szCs w:val="22"/>
        </w:rPr>
        <w:t xml:space="preserve"> </w:t>
      </w:r>
      <w:r w:rsidR="00BE10FD">
        <w:rPr>
          <w:rFonts w:ascii="Arial" w:hAnsi="Arial" w:cs="Arial"/>
          <w:color w:val="222222"/>
          <w:sz w:val="22"/>
          <w:szCs w:val="22"/>
        </w:rPr>
        <w:t>ADP-ribosylates the insulin mRNA, blocking its translation</w:t>
      </w:r>
      <w:r w:rsidR="00BE10FD">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sidR="00BE10FD">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sidR="00BE10FD">
        <w:rPr>
          <w:rFonts w:ascii="Arial" w:hAnsi="Arial" w:cs="Arial"/>
          <w:color w:val="222222"/>
          <w:sz w:val="22"/>
          <w:szCs w:val="22"/>
        </w:rPr>
        <w:fldChar w:fldCharType="end"/>
      </w:r>
      <w:r w:rsidR="00BE10FD">
        <w:rPr>
          <w:rFonts w:ascii="Arial" w:hAnsi="Arial" w:cs="Arial"/>
          <w:color w:val="222222"/>
          <w:sz w:val="22"/>
          <w:szCs w:val="22"/>
        </w:rPr>
        <w:t>.</w:t>
      </w:r>
      <w:r w:rsidR="00782BE9">
        <w:rPr>
          <w:rFonts w:ascii="Arial" w:hAnsi="Arial" w:cs="Arial"/>
          <w:color w:val="222222"/>
          <w:sz w:val="22"/>
          <w:szCs w:val="22"/>
        </w:rPr>
        <w:t xml:space="preserve"> </w:t>
      </w:r>
    </w:p>
    <w:p w14:paraId="4BBCD763" w14:textId="6EC458E8" w:rsidR="00F54A32" w:rsidRPr="00E76695" w:rsidRDefault="00F54A32" w:rsidP="00F54A32">
      <w:pPr>
        <w:shd w:val="clear" w:color="auto" w:fill="FFFFFF"/>
        <w:spacing w:before="100" w:beforeAutospacing="1" w:after="100" w:afterAutospacing="1"/>
        <w:jc w:val="both"/>
        <w:rPr>
          <w:rFonts w:ascii="Arial" w:hAnsi="Arial" w:cs="Arial"/>
          <w:color w:val="222222"/>
          <w:sz w:val="22"/>
          <w:szCs w:val="22"/>
        </w:rPr>
      </w:pPr>
      <w:r w:rsidRPr="00F54A32">
        <w:rPr>
          <w:rFonts w:ascii="Arial" w:hAnsi="Arial" w:cs="Arial"/>
          <w:color w:val="222222"/>
          <w:sz w:val="22"/>
          <w:szCs w:val="22"/>
          <w:u w:val="single"/>
        </w:rPr>
        <w:t>Cytokine-induced signaling and regulatory network</w:t>
      </w:r>
      <w:r>
        <w:rPr>
          <w:rFonts w:ascii="Arial" w:hAnsi="Arial" w:cs="Arial"/>
          <w:color w:val="222222"/>
          <w:sz w:val="22"/>
          <w:szCs w:val="22"/>
        </w:rPr>
        <w:t>:</w:t>
      </w:r>
      <w:r w:rsidR="00097640">
        <w:rPr>
          <w:rFonts w:ascii="Arial" w:hAnsi="Arial" w:cs="Arial"/>
          <w:color w:val="222222"/>
          <w:sz w:val="22"/>
          <w:szCs w:val="22"/>
        </w:rPr>
        <w:t xml:space="preserve"> Our data</w:t>
      </w:r>
      <w:r w:rsidR="004F43BA">
        <w:rPr>
          <w:rFonts w:ascii="Arial" w:hAnsi="Arial" w:cs="Arial"/>
          <w:color w:val="222222"/>
          <w:sz w:val="22"/>
          <w:szCs w:val="22"/>
        </w:rPr>
        <w:t xml:space="preserve"> compendium</w:t>
      </w:r>
      <w:r w:rsidR="00CE166D">
        <w:rPr>
          <w:rFonts w:ascii="Arial" w:hAnsi="Arial" w:cs="Arial"/>
          <w:color w:val="222222"/>
          <w:sz w:val="22"/>
          <w:szCs w:val="22"/>
        </w:rPr>
        <w:t xml:space="preserve"> can be used to study the different layers of cytokine</w:t>
      </w:r>
      <w:r w:rsidR="00804BB0">
        <w:rPr>
          <w:rFonts w:ascii="Arial" w:hAnsi="Arial" w:cs="Arial"/>
          <w:color w:val="222222"/>
          <w:sz w:val="22"/>
          <w:szCs w:val="22"/>
        </w:rPr>
        <w:t>-</w:t>
      </w:r>
      <w:r w:rsidR="00CE166D">
        <w:rPr>
          <w:rFonts w:ascii="Arial" w:hAnsi="Arial" w:cs="Arial"/>
          <w:color w:val="222222"/>
          <w:sz w:val="22"/>
          <w:szCs w:val="22"/>
        </w:rPr>
        <w:t xml:space="preserve">induced signaling and </w:t>
      </w:r>
      <w:r w:rsidR="00D73FFB">
        <w:rPr>
          <w:rFonts w:ascii="Arial" w:hAnsi="Arial" w:cs="Arial"/>
          <w:color w:val="222222"/>
          <w:sz w:val="22"/>
          <w:szCs w:val="22"/>
        </w:rPr>
        <w:t>the resulting</w:t>
      </w:r>
      <w:r w:rsidR="00CE166D">
        <w:rPr>
          <w:rFonts w:ascii="Arial" w:hAnsi="Arial" w:cs="Arial"/>
          <w:color w:val="222222"/>
          <w:sz w:val="22"/>
          <w:szCs w:val="22"/>
        </w:rPr>
        <w:t xml:space="preserve"> downstream transcriptional regulation</w:t>
      </w:r>
      <w:r w:rsidR="0058047A">
        <w:rPr>
          <w:rFonts w:ascii="Arial" w:hAnsi="Arial" w:cs="Arial"/>
          <w:color w:val="222222"/>
          <w:sz w:val="22"/>
          <w:szCs w:val="22"/>
        </w:rPr>
        <w:t xml:space="preserve"> (</w:t>
      </w:r>
      <w:r w:rsidR="0058047A" w:rsidRPr="00A560C8">
        <w:rPr>
          <w:rFonts w:ascii="Arial" w:hAnsi="Arial" w:cs="Arial"/>
          <w:b/>
          <w:bCs/>
          <w:color w:val="222222"/>
          <w:sz w:val="22"/>
          <w:szCs w:val="22"/>
        </w:rPr>
        <w:t>Fig</w:t>
      </w:r>
      <w:r w:rsidR="004D761C">
        <w:rPr>
          <w:rFonts w:ascii="Arial" w:hAnsi="Arial" w:cs="Arial"/>
          <w:b/>
          <w:bCs/>
          <w:color w:val="222222"/>
          <w:sz w:val="22"/>
          <w:szCs w:val="22"/>
        </w:rPr>
        <w:t>ure</w:t>
      </w:r>
      <w:r w:rsidR="00A560C8" w:rsidRPr="00A560C8">
        <w:rPr>
          <w:rFonts w:ascii="Arial" w:hAnsi="Arial" w:cs="Arial"/>
          <w:b/>
          <w:bCs/>
          <w:color w:val="222222"/>
          <w:sz w:val="22"/>
          <w:szCs w:val="22"/>
        </w:rPr>
        <w:t xml:space="preserve"> 3B</w:t>
      </w:r>
      <w:r w:rsidR="00A560C8">
        <w:rPr>
          <w:rFonts w:ascii="Arial" w:hAnsi="Arial" w:cs="Arial"/>
          <w:color w:val="222222"/>
          <w:sz w:val="22"/>
          <w:szCs w:val="22"/>
        </w:rPr>
        <w:t>)</w:t>
      </w:r>
      <w:r w:rsidR="005A2B36">
        <w:rPr>
          <w:rFonts w:ascii="Arial" w:hAnsi="Arial" w:cs="Arial"/>
          <w:color w:val="222222"/>
          <w:sz w:val="22"/>
          <w:szCs w:val="22"/>
        </w:rPr>
        <w:t xml:space="preserve">. </w:t>
      </w:r>
      <w:r w:rsidR="005B6F25">
        <w:rPr>
          <w:rFonts w:ascii="Arial" w:hAnsi="Arial" w:cs="Arial"/>
          <w:color w:val="222222"/>
          <w:sz w:val="22"/>
          <w:szCs w:val="22"/>
        </w:rPr>
        <w:t>P</w:t>
      </w:r>
      <w:r w:rsidR="003C41BE">
        <w:rPr>
          <w:rFonts w:ascii="Arial" w:hAnsi="Arial" w:cs="Arial"/>
          <w:color w:val="222222"/>
          <w:sz w:val="22"/>
          <w:szCs w:val="22"/>
        </w:rPr>
        <w:t xml:space="preserve">rotein </w:t>
      </w:r>
      <w:r w:rsidR="00B76757">
        <w:rPr>
          <w:rFonts w:ascii="Arial" w:hAnsi="Arial" w:cs="Arial"/>
          <w:color w:val="222222"/>
          <w:sz w:val="22"/>
          <w:szCs w:val="22"/>
        </w:rPr>
        <w:t>post-translational modification</w:t>
      </w:r>
      <w:r w:rsidR="00241615">
        <w:rPr>
          <w:rFonts w:ascii="Arial" w:hAnsi="Arial" w:cs="Arial"/>
          <w:color w:val="222222"/>
          <w:sz w:val="22"/>
          <w:szCs w:val="22"/>
        </w:rPr>
        <w:t>s</w:t>
      </w:r>
      <w:r w:rsidR="00B76757">
        <w:rPr>
          <w:rFonts w:ascii="Arial" w:hAnsi="Arial" w:cs="Arial"/>
          <w:color w:val="222222"/>
          <w:sz w:val="22"/>
          <w:szCs w:val="22"/>
        </w:rPr>
        <w:t xml:space="preserve"> (Pck</w:t>
      </w:r>
      <w:r w:rsidR="00567328">
        <w:rPr>
          <w:rFonts w:ascii="Arial" w:hAnsi="Arial" w:cs="Arial"/>
          <w:color w:val="222222"/>
          <w:sz w:val="22"/>
          <w:szCs w:val="22"/>
        </w:rPr>
        <w:t>00</w:t>
      </w:r>
      <w:r w:rsidR="001337A7">
        <w:rPr>
          <w:rFonts w:ascii="Arial" w:hAnsi="Arial" w:cs="Arial"/>
          <w:color w:val="222222"/>
          <w:sz w:val="22"/>
          <w:szCs w:val="22"/>
        </w:rPr>
        <w:t>5</w:t>
      </w:r>
      <w:r w:rsidR="00567328">
        <w:rPr>
          <w:rFonts w:ascii="Arial" w:hAnsi="Arial" w:cs="Arial"/>
          <w:color w:val="222222"/>
          <w:sz w:val="22"/>
          <w:szCs w:val="22"/>
        </w:rPr>
        <w:t xml:space="preserve"> and Pck01</w:t>
      </w:r>
      <w:r w:rsidR="001337A7">
        <w:rPr>
          <w:rFonts w:ascii="Arial" w:hAnsi="Arial" w:cs="Arial"/>
          <w:color w:val="222222"/>
          <w:sz w:val="22"/>
          <w:szCs w:val="22"/>
        </w:rPr>
        <w:t>4</w:t>
      </w:r>
      <w:r w:rsidR="00567328">
        <w:rPr>
          <w:rFonts w:ascii="Arial" w:hAnsi="Arial" w:cs="Arial"/>
          <w:color w:val="222222"/>
          <w:sz w:val="22"/>
          <w:szCs w:val="22"/>
        </w:rPr>
        <w:t>) and proteomics (Pck</w:t>
      </w:r>
      <w:r w:rsidR="00112184">
        <w:rPr>
          <w:rFonts w:ascii="Arial" w:hAnsi="Arial" w:cs="Arial"/>
          <w:color w:val="222222"/>
          <w:sz w:val="22"/>
          <w:szCs w:val="22"/>
        </w:rPr>
        <w:t xml:space="preserve">002, 003, </w:t>
      </w:r>
      <w:r w:rsidR="001172F7">
        <w:rPr>
          <w:rFonts w:ascii="Arial" w:hAnsi="Arial" w:cs="Arial"/>
          <w:color w:val="222222"/>
          <w:sz w:val="22"/>
          <w:szCs w:val="22"/>
        </w:rPr>
        <w:t>00</w:t>
      </w:r>
      <w:r w:rsidR="001337A7">
        <w:rPr>
          <w:rFonts w:ascii="Arial" w:hAnsi="Arial" w:cs="Arial"/>
          <w:color w:val="222222"/>
          <w:sz w:val="22"/>
          <w:szCs w:val="22"/>
        </w:rPr>
        <w:t>5</w:t>
      </w:r>
      <w:r w:rsidR="001172F7">
        <w:rPr>
          <w:rFonts w:ascii="Arial" w:hAnsi="Arial" w:cs="Arial"/>
          <w:color w:val="222222"/>
          <w:sz w:val="22"/>
          <w:szCs w:val="22"/>
        </w:rPr>
        <w:t>, 00</w:t>
      </w:r>
      <w:r w:rsidR="00912F53">
        <w:rPr>
          <w:rFonts w:ascii="Arial" w:hAnsi="Arial" w:cs="Arial"/>
          <w:color w:val="222222"/>
          <w:sz w:val="22"/>
          <w:szCs w:val="22"/>
        </w:rPr>
        <w:t>6</w:t>
      </w:r>
      <w:r w:rsidR="001172F7">
        <w:rPr>
          <w:rFonts w:ascii="Arial" w:hAnsi="Arial" w:cs="Arial"/>
          <w:color w:val="222222"/>
          <w:sz w:val="22"/>
          <w:szCs w:val="22"/>
        </w:rPr>
        <w:t>, 00</w:t>
      </w:r>
      <w:r w:rsidR="00912F53">
        <w:rPr>
          <w:rFonts w:ascii="Arial" w:hAnsi="Arial" w:cs="Arial"/>
          <w:color w:val="222222"/>
          <w:sz w:val="22"/>
          <w:szCs w:val="22"/>
        </w:rPr>
        <w:t>8</w:t>
      </w:r>
      <w:r w:rsidR="009735E7">
        <w:rPr>
          <w:rFonts w:ascii="Arial" w:hAnsi="Arial" w:cs="Arial"/>
          <w:color w:val="222222"/>
          <w:sz w:val="22"/>
          <w:szCs w:val="22"/>
        </w:rPr>
        <w:t>, 01</w:t>
      </w:r>
      <w:r w:rsidR="00912F53">
        <w:rPr>
          <w:rFonts w:ascii="Arial" w:hAnsi="Arial" w:cs="Arial"/>
          <w:color w:val="222222"/>
          <w:sz w:val="22"/>
          <w:szCs w:val="22"/>
        </w:rPr>
        <w:t>8</w:t>
      </w:r>
      <w:r w:rsidR="009735E7">
        <w:rPr>
          <w:rFonts w:ascii="Arial" w:hAnsi="Arial" w:cs="Arial"/>
          <w:color w:val="222222"/>
          <w:sz w:val="22"/>
          <w:szCs w:val="22"/>
        </w:rPr>
        <w:t>-02</w:t>
      </w:r>
      <w:r w:rsidR="00912F53">
        <w:rPr>
          <w:rFonts w:ascii="Arial" w:hAnsi="Arial" w:cs="Arial"/>
          <w:color w:val="222222"/>
          <w:sz w:val="22"/>
          <w:szCs w:val="22"/>
        </w:rPr>
        <w:t>1</w:t>
      </w:r>
      <w:r w:rsidR="009735E7">
        <w:rPr>
          <w:rFonts w:ascii="Arial" w:hAnsi="Arial" w:cs="Arial"/>
          <w:color w:val="222222"/>
          <w:sz w:val="22"/>
          <w:szCs w:val="22"/>
        </w:rPr>
        <w:t xml:space="preserve">) </w:t>
      </w:r>
      <w:r w:rsidR="00804BB0">
        <w:rPr>
          <w:rFonts w:ascii="Arial" w:hAnsi="Arial" w:cs="Arial"/>
          <w:color w:val="222222"/>
          <w:sz w:val="22"/>
          <w:szCs w:val="22"/>
        </w:rPr>
        <w:t xml:space="preserve">data </w:t>
      </w:r>
      <w:r w:rsidR="00E46F91">
        <w:rPr>
          <w:rFonts w:ascii="Arial" w:hAnsi="Arial" w:cs="Arial"/>
          <w:color w:val="222222"/>
          <w:sz w:val="22"/>
          <w:szCs w:val="22"/>
        </w:rPr>
        <w:t>can provide detailed information on the signaling events induced by cytokines</w:t>
      </w:r>
      <w:r w:rsidR="00181BCC">
        <w:rPr>
          <w:rFonts w:ascii="Arial" w:hAnsi="Arial" w:cs="Arial"/>
          <w:color w:val="222222"/>
          <w:sz w:val="22"/>
          <w:szCs w:val="22"/>
        </w:rPr>
        <w:t xml:space="preserve">. </w:t>
      </w:r>
      <w:r w:rsidR="00951A27">
        <w:rPr>
          <w:rFonts w:ascii="Arial" w:hAnsi="Arial" w:cs="Arial"/>
          <w:color w:val="222222"/>
          <w:sz w:val="22"/>
          <w:szCs w:val="22"/>
        </w:rPr>
        <w:t>Downstrea</w:t>
      </w:r>
      <w:r w:rsidR="003B5091">
        <w:rPr>
          <w:rFonts w:ascii="Arial" w:hAnsi="Arial" w:cs="Arial"/>
          <w:color w:val="222222"/>
          <w:sz w:val="22"/>
          <w:szCs w:val="22"/>
        </w:rPr>
        <w:t>m, the ATAC-seq (Pck001-003)</w:t>
      </w:r>
      <w:r w:rsidR="00E04BB9">
        <w:rPr>
          <w:rFonts w:ascii="Arial" w:hAnsi="Arial" w:cs="Arial"/>
          <w:color w:val="222222"/>
          <w:sz w:val="22"/>
          <w:szCs w:val="22"/>
        </w:rPr>
        <w:t xml:space="preserve">, H3K27Ac ChIP-seq (Pck001-002), </w:t>
      </w:r>
      <w:r w:rsidR="001B45C7">
        <w:rPr>
          <w:rFonts w:ascii="Arial" w:hAnsi="Arial" w:cs="Arial"/>
          <w:color w:val="222222"/>
          <w:sz w:val="22"/>
          <w:szCs w:val="22"/>
        </w:rPr>
        <w:t>DNA methylation (Pck</w:t>
      </w:r>
      <w:del w:id="217" w:author="Sarkar, Soumyadeep" w:date="2026-05-09T00:37:00Z" w16du:dateUtc="2026-05-09T07:37:00Z">
        <w:r w:rsidR="001B45C7" w:rsidDel="00954DE8">
          <w:rPr>
            <w:rFonts w:ascii="Arial" w:hAnsi="Arial" w:cs="Arial"/>
            <w:color w:val="222222"/>
            <w:sz w:val="22"/>
            <w:szCs w:val="22"/>
          </w:rPr>
          <w:delText>001-</w:delText>
        </w:r>
      </w:del>
      <w:r w:rsidR="001B45C7">
        <w:rPr>
          <w:rFonts w:ascii="Arial" w:hAnsi="Arial" w:cs="Arial"/>
          <w:color w:val="222222"/>
          <w:sz w:val="22"/>
          <w:szCs w:val="22"/>
        </w:rPr>
        <w:t>002) and U</w:t>
      </w:r>
      <w:r w:rsidR="00675BC0">
        <w:rPr>
          <w:rFonts w:ascii="Arial" w:hAnsi="Arial" w:cs="Arial"/>
          <w:color w:val="222222"/>
          <w:sz w:val="22"/>
          <w:szCs w:val="22"/>
        </w:rPr>
        <w:t>MI-4C (Pck001)</w:t>
      </w:r>
      <w:r w:rsidR="00804BB0">
        <w:rPr>
          <w:rFonts w:ascii="Arial" w:hAnsi="Arial" w:cs="Arial"/>
          <w:color w:val="222222"/>
          <w:sz w:val="22"/>
          <w:szCs w:val="22"/>
        </w:rPr>
        <w:t xml:space="preserve"> data</w:t>
      </w:r>
      <w:r w:rsidR="00675BC0">
        <w:rPr>
          <w:rFonts w:ascii="Arial" w:hAnsi="Arial" w:cs="Arial"/>
          <w:color w:val="222222"/>
          <w:sz w:val="22"/>
          <w:szCs w:val="22"/>
        </w:rPr>
        <w:t xml:space="preserve"> can provide changes in the genomic chromatin structure</w:t>
      </w:r>
      <w:r w:rsidR="00C26246">
        <w:rPr>
          <w:rFonts w:ascii="Arial" w:hAnsi="Arial" w:cs="Arial"/>
          <w:color w:val="222222"/>
          <w:sz w:val="22"/>
          <w:szCs w:val="22"/>
        </w:rPr>
        <w:t xml:space="preserve"> of genes</w:t>
      </w:r>
      <w:r w:rsidR="000C2097">
        <w:rPr>
          <w:rFonts w:ascii="Arial" w:hAnsi="Arial" w:cs="Arial"/>
          <w:color w:val="222222"/>
          <w:sz w:val="22"/>
          <w:szCs w:val="22"/>
        </w:rPr>
        <w:t>, and</w:t>
      </w:r>
      <w:r w:rsidR="00C26246">
        <w:rPr>
          <w:rFonts w:ascii="Arial" w:hAnsi="Arial" w:cs="Arial"/>
          <w:color w:val="222222"/>
          <w:sz w:val="22"/>
          <w:szCs w:val="22"/>
        </w:rPr>
        <w:t xml:space="preserve"> </w:t>
      </w:r>
      <w:r w:rsidR="007E549F">
        <w:rPr>
          <w:rFonts w:ascii="Arial" w:hAnsi="Arial" w:cs="Arial"/>
          <w:color w:val="222222"/>
          <w:sz w:val="22"/>
          <w:szCs w:val="22"/>
        </w:rPr>
        <w:t xml:space="preserve">expression </w:t>
      </w:r>
      <w:r w:rsidR="00C26246">
        <w:rPr>
          <w:rFonts w:ascii="Arial" w:hAnsi="Arial" w:cs="Arial"/>
          <w:color w:val="222222"/>
          <w:sz w:val="22"/>
          <w:szCs w:val="22"/>
        </w:rPr>
        <w:t>can be assessed by</w:t>
      </w:r>
      <w:r w:rsidR="007E549F">
        <w:rPr>
          <w:rFonts w:ascii="Arial" w:hAnsi="Arial" w:cs="Arial"/>
          <w:color w:val="222222"/>
          <w:sz w:val="22"/>
          <w:szCs w:val="22"/>
        </w:rPr>
        <w:t xml:space="preserve"> RNA-seq (Pck001</w:t>
      </w:r>
      <w:r w:rsidR="00AB285C">
        <w:rPr>
          <w:rFonts w:ascii="Arial" w:hAnsi="Arial" w:cs="Arial"/>
          <w:color w:val="222222"/>
          <w:sz w:val="22"/>
          <w:szCs w:val="22"/>
        </w:rPr>
        <w:t>-003, 00</w:t>
      </w:r>
      <w:r w:rsidR="00912F53">
        <w:rPr>
          <w:rFonts w:ascii="Arial" w:hAnsi="Arial" w:cs="Arial"/>
          <w:color w:val="222222"/>
          <w:sz w:val="22"/>
          <w:szCs w:val="22"/>
        </w:rPr>
        <w:t>7</w:t>
      </w:r>
      <w:r w:rsidR="00AB285C">
        <w:rPr>
          <w:rFonts w:ascii="Arial" w:hAnsi="Arial" w:cs="Arial"/>
          <w:color w:val="222222"/>
          <w:sz w:val="22"/>
          <w:szCs w:val="22"/>
        </w:rPr>
        <w:t>-01</w:t>
      </w:r>
      <w:r w:rsidR="00912F53">
        <w:rPr>
          <w:rFonts w:ascii="Arial" w:hAnsi="Arial" w:cs="Arial"/>
          <w:color w:val="222222"/>
          <w:sz w:val="22"/>
          <w:szCs w:val="22"/>
        </w:rPr>
        <w:t>3</w:t>
      </w:r>
      <w:r w:rsidR="00AB285C">
        <w:rPr>
          <w:rFonts w:ascii="Arial" w:hAnsi="Arial" w:cs="Arial"/>
          <w:color w:val="222222"/>
          <w:sz w:val="22"/>
          <w:szCs w:val="22"/>
        </w:rPr>
        <w:t xml:space="preserve"> and </w:t>
      </w:r>
      <w:r w:rsidR="004A1BD9">
        <w:rPr>
          <w:rFonts w:ascii="Arial" w:hAnsi="Arial" w:cs="Arial"/>
          <w:color w:val="222222"/>
          <w:sz w:val="22"/>
          <w:szCs w:val="22"/>
        </w:rPr>
        <w:t>01</w:t>
      </w:r>
      <w:r w:rsidR="00912F53">
        <w:rPr>
          <w:rFonts w:ascii="Arial" w:hAnsi="Arial" w:cs="Arial"/>
          <w:color w:val="222222"/>
          <w:sz w:val="22"/>
          <w:szCs w:val="22"/>
        </w:rPr>
        <w:t>6</w:t>
      </w:r>
      <w:r w:rsidR="004A1BD9">
        <w:rPr>
          <w:rFonts w:ascii="Arial" w:hAnsi="Arial" w:cs="Arial"/>
          <w:color w:val="222222"/>
          <w:sz w:val="22"/>
          <w:szCs w:val="22"/>
        </w:rPr>
        <w:t>-01</w:t>
      </w:r>
      <w:r w:rsidR="00912F53">
        <w:rPr>
          <w:rFonts w:ascii="Arial" w:hAnsi="Arial" w:cs="Arial"/>
          <w:color w:val="222222"/>
          <w:sz w:val="22"/>
          <w:szCs w:val="22"/>
        </w:rPr>
        <w:t>7</w:t>
      </w:r>
      <w:r w:rsidR="004A1BD9">
        <w:rPr>
          <w:rFonts w:ascii="Arial" w:hAnsi="Arial" w:cs="Arial"/>
          <w:color w:val="222222"/>
          <w:sz w:val="22"/>
          <w:szCs w:val="22"/>
        </w:rPr>
        <w:t>)</w:t>
      </w:r>
      <w:r w:rsidR="007E549F">
        <w:rPr>
          <w:rFonts w:ascii="Arial" w:hAnsi="Arial" w:cs="Arial"/>
          <w:color w:val="222222"/>
          <w:sz w:val="22"/>
          <w:szCs w:val="22"/>
        </w:rPr>
        <w:t xml:space="preserve"> and scRNA-seq </w:t>
      </w:r>
      <w:r w:rsidR="004A1BD9">
        <w:rPr>
          <w:rFonts w:ascii="Arial" w:hAnsi="Arial" w:cs="Arial"/>
          <w:color w:val="222222"/>
          <w:sz w:val="22"/>
          <w:szCs w:val="22"/>
        </w:rPr>
        <w:t>(Pck00</w:t>
      </w:r>
      <w:r w:rsidR="00912F53">
        <w:rPr>
          <w:rFonts w:ascii="Arial" w:hAnsi="Arial" w:cs="Arial"/>
          <w:color w:val="222222"/>
          <w:sz w:val="22"/>
          <w:szCs w:val="22"/>
        </w:rPr>
        <w:t>9</w:t>
      </w:r>
      <w:r w:rsidR="004A1BD9">
        <w:rPr>
          <w:rFonts w:ascii="Arial" w:hAnsi="Arial" w:cs="Arial"/>
          <w:color w:val="222222"/>
          <w:sz w:val="22"/>
          <w:szCs w:val="22"/>
        </w:rPr>
        <w:t xml:space="preserve">) </w:t>
      </w:r>
      <w:r w:rsidR="000C2097">
        <w:rPr>
          <w:rFonts w:ascii="Arial" w:hAnsi="Arial" w:cs="Arial"/>
          <w:color w:val="222222"/>
          <w:sz w:val="22"/>
          <w:szCs w:val="22"/>
        </w:rPr>
        <w:t>data</w:t>
      </w:r>
      <w:r w:rsidR="007E549F">
        <w:rPr>
          <w:rFonts w:ascii="Arial" w:hAnsi="Arial" w:cs="Arial"/>
          <w:color w:val="222222"/>
          <w:sz w:val="22"/>
          <w:szCs w:val="22"/>
        </w:rPr>
        <w:t>.</w:t>
      </w:r>
      <w:r w:rsidR="009D7235">
        <w:rPr>
          <w:rFonts w:ascii="Arial" w:hAnsi="Arial" w:cs="Arial"/>
          <w:color w:val="222222"/>
          <w:sz w:val="22"/>
          <w:szCs w:val="22"/>
        </w:rPr>
        <w:t xml:space="preserve"> As an example, we have </w:t>
      </w:r>
      <w:r w:rsidR="00FF3D71">
        <w:rPr>
          <w:rFonts w:ascii="Arial" w:hAnsi="Arial" w:cs="Arial"/>
          <w:color w:val="222222"/>
          <w:sz w:val="22"/>
          <w:szCs w:val="22"/>
        </w:rPr>
        <w:t xml:space="preserve">studied the downstream part of this regulation, </w:t>
      </w:r>
      <w:r w:rsidR="00EF4C64">
        <w:rPr>
          <w:rFonts w:ascii="Arial" w:hAnsi="Arial" w:cs="Arial"/>
          <w:color w:val="222222"/>
          <w:sz w:val="22"/>
          <w:szCs w:val="22"/>
        </w:rPr>
        <w:t>i</w:t>
      </w:r>
      <w:r w:rsidR="00FF3D71">
        <w:rPr>
          <w:rFonts w:ascii="Arial" w:hAnsi="Arial" w:cs="Arial"/>
          <w:color w:val="222222"/>
          <w:sz w:val="22"/>
          <w:szCs w:val="22"/>
        </w:rPr>
        <w:t xml:space="preserve">n which we used the </w:t>
      </w:r>
      <w:r w:rsidR="00D04CBB">
        <w:rPr>
          <w:rFonts w:ascii="Arial" w:hAnsi="Arial" w:cs="Arial"/>
          <w:color w:val="222222"/>
          <w:sz w:val="22"/>
          <w:szCs w:val="22"/>
        </w:rPr>
        <w:t xml:space="preserve">ATAC-seq, H3K27Ac ChIP-seq and RNA-seq </w:t>
      </w:r>
      <w:r w:rsidR="00EF4C64">
        <w:rPr>
          <w:rFonts w:ascii="Arial" w:hAnsi="Arial" w:cs="Arial"/>
          <w:color w:val="222222"/>
          <w:sz w:val="22"/>
          <w:szCs w:val="22"/>
        </w:rPr>
        <w:t xml:space="preserve">data from </w:t>
      </w:r>
      <w:r w:rsidR="00D04CBB">
        <w:rPr>
          <w:rFonts w:ascii="Arial" w:hAnsi="Arial" w:cs="Arial"/>
          <w:color w:val="222222"/>
          <w:sz w:val="22"/>
          <w:szCs w:val="22"/>
        </w:rPr>
        <w:t xml:space="preserve">Pck001 to study the </w:t>
      </w:r>
      <w:r w:rsidR="001906B1">
        <w:rPr>
          <w:rFonts w:ascii="Arial" w:hAnsi="Arial" w:cs="Arial"/>
          <w:color w:val="222222"/>
          <w:sz w:val="22"/>
          <w:szCs w:val="22"/>
        </w:rPr>
        <w:t xml:space="preserve">transcriptional regulation of the </w:t>
      </w:r>
      <w:r w:rsidR="001906B1">
        <w:rPr>
          <w:rFonts w:ascii="Arial" w:hAnsi="Arial" w:cs="Arial"/>
          <w:i/>
          <w:iCs/>
          <w:color w:val="222222"/>
          <w:sz w:val="22"/>
          <w:szCs w:val="22"/>
        </w:rPr>
        <w:t xml:space="preserve">Parp12 </w:t>
      </w:r>
      <w:r w:rsidR="001906B1">
        <w:rPr>
          <w:rFonts w:ascii="Arial" w:hAnsi="Arial" w:cs="Arial"/>
          <w:color w:val="222222"/>
          <w:sz w:val="22"/>
          <w:szCs w:val="22"/>
        </w:rPr>
        <w:t>gene by IFNγ + IL-1β</w:t>
      </w:r>
      <w:r w:rsidR="00807D47">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sidR="00807D47">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sidR="00807D47">
        <w:rPr>
          <w:rFonts w:ascii="Arial" w:hAnsi="Arial" w:cs="Arial"/>
          <w:color w:val="222222"/>
          <w:sz w:val="22"/>
          <w:szCs w:val="22"/>
        </w:rPr>
        <w:fldChar w:fldCharType="end"/>
      </w:r>
      <w:r w:rsidR="001906B1">
        <w:rPr>
          <w:rFonts w:ascii="Arial" w:hAnsi="Arial" w:cs="Arial"/>
          <w:color w:val="222222"/>
          <w:sz w:val="22"/>
          <w:szCs w:val="22"/>
        </w:rPr>
        <w:t xml:space="preserve">. </w:t>
      </w:r>
      <w:r w:rsidR="00BC1052">
        <w:rPr>
          <w:rFonts w:ascii="Arial" w:hAnsi="Arial" w:cs="Arial"/>
          <w:color w:val="222222"/>
          <w:sz w:val="22"/>
          <w:szCs w:val="22"/>
        </w:rPr>
        <w:t xml:space="preserve">A </w:t>
      </w:r>
      <w:r w:rsidR="00563210">
        <w:rPr>
          <w:rFonts w:ascii="Arial" w:hAnsi="Arial" w:cs="Arial"/>
          <w:color w:val="222222"/>
          <w:sz w:val="22"/>
          <w:szCs w:val="22"/>
        </w:rPr>
        <w:t>binding analysis of the regulated genomic region identified IRF9 as a</w:t>
      </w:r>
      <w:r w:rsidR="00E76695">
        <w:rPr>
          <w:rFonts w:ascii="Arial" w:hAnsi="Arial" w:cs="Arial"/>
          <w:color w:val="222222"/>
          <w:sz w:val="22"/>
          <w:szCs w:val="22"/>
        </w:rPr>
        <w:t xml:space="preserve"> possible</w:t>
      </w:r>
      <w:r w:rsidR="00563210">
        <w:rPr>
          <w:rFonts w:ascii="Arial" w:hAnsi="Arial" w:cs="Arial"/>
          <w:color w:val="222222"/>
          <w:sz w:val="22"/>
          <w:szCs w:val="22"/>
        </w:rPr>
        <w:t xml:space="preserve"> </w:t>
      </w:r>
      <w:r w:rsidR="00E76695">
        <w:rPr>
          <w:rFonts w:ascii="Arial" w:hAnsi="Arial" w:cs="Arial"/>
          <w:color w:val="222222"/>
          <w:sz w:val="22"/>
          <w:szCs w:val="22"/>
        </w:rPr>
        <w:t xml:space="preserve">transcription factor for </w:t>
      </w:r>
      <w:r w:rsidR="00E76695">
        <w:rPr>
          <w:rFonts w:ascii="Arial" w:hAnsi="Arial" w:cs="Arial"/>
          <w:i/>
          <w:iCs/>
          <w:color w:val="222222"/>
          <w:sz w:val="22"/>
          <w:szCs w:val="22"/>
        </w:rPr>
        <w:t>Parp12</w:t>
      </w:r>
      <w:r w:rsidR="00E76695">
        <w:rPr>
          <w:rFonts w:ascii="Arial" w:hAnsi="Arial" w:cs="Arial"/>
          <w:color w:val="222222"/>
          <w:sz w:val="22"/>
          <w:szCs w:val="22"/>
        </w:rPr>
        <w:t xml:space="preserve">, which was </w:t>
      </w:r>
      <w:r w:rsidR="00835477">
        <w:rPr>
          <w:rFonts w:ascii="Arial" w:hAnsi="Arial" w:cs="Arial"/>
          <w:color w:val="222222"/>
          <w:sz w:val="22"/>
          <w:szCs w:val="22"/>
        </w:rPr>
        <w:t>further validated by RNAi and qPCR experiments</w:t>
      </w:r>
      <w:r w:rsidR="00835477">
        <w:rPr>
          <w:rFonts w:ascii="Arial" w:hAnsi="Arial" w:cs="Arial"/>
          <w:color w:val="222222"/>
          <w:sz w:val="22"/>
          <w:szCs w:val="22"/>
        </w:rPr>
        <w:fldChar w:fldCharType="begin"/>
      </w:r>
      <w:r w:rsidR="00F25A5B">
        <w:rPr>
          <w:rFonts w:ascii="Arial" w:hAnsi="Arial" w:cs="Arial"/>
          <w:color w:val="222222"/>
          <w:sz w:val="22"/>
          <w:szCs w:val="22"/>
        </w:rPr>
        <w:instrText xml:space="preserve"> ADDIN EN.CITE &lt;EndNote&gt;&lt;Cite&gt;&lt;Author&gt;Sarkar&lt;/Author&gt;&lt;Year&gt;2025&lt;/Year&gt;&lt;RecNum&gt;33&lt;/RecNum&gt;&lt;DisplayText&gt;&lt;style face="superscript"&gt;45&lt;/style&gt;&lt;/DisplayText&gt;&lt;record&gt;&lt;rec-number&gt;33&lt;/rec-number&gt;&lt;foreign-keys&gt;&lt;key app="EN" db-id="dsz9as9xsxd2dke259vvss5cawvfrsf592z9" timestamp="1763669015"&gt;33&lt;/key&gt;&lt;/foreign-keys&gt;&lt;ref-type name="Journal Article"&gt;17&lt;/ref-type&gt;&lt;contributors&gt;&lt;authors&gt;&lt;author&gt;Sarkar, S.&lt;/author&gt;&lt;author&gt;Li, F.&lt;/author&gt;&lt;author&gt;You, Y.&lt;/author&gt;&lt;author&gt;Elliott, E.&lt;/author&gt;&lt;author&gt;Zemaitis, Kevin J.&lt;/author&gt;&lt;author&gt;Kim, H.&lt;/author&gt;&lt;author&gt;Markillie, L. M.&lt;/author&gt;&lt;author&gt;Traeger, J.&lt;/author&gt;&lt;author&gt;Powell, S. M.&lt;/author&gt;&lt;author&gt;Ramos-Rodriguez, M.&lt;/author&gt;&lt;author&gt;Yi, X.&lt;/author&gt;&lt;author&gt;Enriquez, J. R.&lt;/author&gt;&lt;author&gt;Gritsenko, M.&lt;/author&gt;&lt;author&gt;Mitchell, H.&lt;/author&gt;&lt;author&gt;Eizirik, D. L.&lt;/author&gt;&lt;author&gt;Leung, A. K.&lt;/author&gt;&lt;author&gt;Pasquali, L.&lt;/author&gt;&lt;author&gt;Sussel, L.&lt;/author&gt;&lt;author&gt;Metz, T. O.&lt;/author&gt;&lt;author&gt;Mirmira, R. G.&lt;/author&gt;&lt;author&gt;Nakayasu, E. S.&lt;/author&gt;&lt;/authors&gt;&lt;/contributors&gt;&lt;titles&gt;&lt;title&gt;Insulin post-transcriptional regulation via PARP12-mediated ADP- ribosylation&lt;/title&gt;&lt;secondary-title&gt;Research Square&lt;/secondary-title&gt;&lt;/titles&gt;&lt;periodical&gt;&lt;full-title&gt;Research Square&lt;/full-title&gt;&lt;/periodical&gt;&lt;volume&gt;Preprint&lt;/volume&gt;&lt;dates&gt;&lt;year&gt;2025&lt;/year&gt;&lt;/dates&gt;&lt;urls&gt;&lt;related-urls&gt;&lt;url&gt;https://www.researchsquare.com/article/rs-6473437/v1&lt;/url&gt;&lt;/related-urls&gt;&lt;/urls&gt;&lt;electronic-resource-num&gt;10.21203/rs.3.rs-6473437/v1&lt;/electronic-resource-num&gt;&lt;/record&gt;&lt;/Cite&gt;&lt;/EndNote&gt;</w:instrText>
      </w:r>
      <w:r w:rsidR="00835477">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45</w:t>
      </w:r>
      <w:r w:rsidR="00835477">
        <w:rPr>
          <w:rFonts w:ascii="Arial" w:hAnsi="Arial" w:cs="Arial"/>
          <w:color w:val="222222"/>
          <w:sz w:val="22"/>
          <w:szCs w:val="22"/>
        </w:rPr>
        <w:fldChar w:fldCharType="end"/>
      </w:r>
      <w:r w:rsidR="00835477">
        <w:rPr>
          <w:rFonts w:ascii="Arial" w:hAnsi="Arial" w:cs="Arial"/>
          <w:color w:val="222222"/>
          <w:sz w:val="22"/>
          <w:szCs w:val="22"/>
        </w:rPr>
        <w:t>.</w:t>
      </w:r>
    </w:p>
    <w:p w14:paraId="00F2EEDA" w14:textId="0AFD4D71" w:rsidR="00F7193A" w:rsidRDefault="00F7193A" w:rsidP="00F7193A">
      <w:pPr>
        <w:shd w:val="clear" w:color="auto" w:fill="FFFFFF"/>
        <w:spacing w:before="100" w:beforeAutospacing="1" w:after="100" w:afterAutospacing="1"/>
        <w:jc w:val="both"/>
        <w:rPr>
          <w:rFonts w:ascii="Arial" w:hAnsi="Arial" w:cs="Arial"/>
          <w:color w:val="222222"/>
          <w:sz w:val="22"/>
          <w:szCs w:val="22"/>
        </w:rPr>
      </w:pPr>
      <w:r w:rsidRPr="00F7193A">
        <w:rPr>
          <w:rFonts w:ascii="Arial" w:hAnsi="Arial" w:cs="Arial"/>
          <w:color w:val="222222"/>
          <w:sz w:val="22"/>
          <w:szCs w:val="22"/>
          <w:u w:val="single"/>
        </w:rPr>
        <w:t>Post-transcriptional regulation</w:t>
      </w:r>
      <w:r>
        <w:rPr>
          <w:rFonts w:ascii="Arial" w:hAnsi="Arial" w:cs="Arial"/>
          <w:color w:val="222222"/>
          <w:sz w:val="22"/>
          <w:szCs w:val="22"/>
        </w:rPr>
        <w:t>:</w:t>
      </w:r>
      <w:r w:rsidR="002A3E89">
        <w:rPr>
          <w:rFonts w:ascii="Arial" w:hAnsi="Arial" w:cs="Arial"/>
          <w:color w:val="222222"/>
          <w:sz w:val="22"/>
          <w:szCs w:val="22"/>
        </w:rPr>
        <w:t xml:space="preserve"> RNA-seq and proteomics</w:t>
      </w:r>
      <w:r w:rsidR="00EF4C64">
        <w:rPr>
          <w:rFonts w:ascii="Arial" w:hAnsi="Arial" w:cs="Arial"/>
          <w:color w:val="222222"/>
          <w:sz w:val="22"/>
          <w:szCs w:val="22"/>
        </w:rPr>
        <w:t xml:space="preserve"> are</w:t>
      </w:r>
      <w:r w:rsidR="00770A52">
        <w:rPr>
          <w:rFonts w:ascii="Arial" w:hAnsi="Arial" w:cs="Arial"/>
          <w:color w:val="222222"/>
          <w:sz w:val="22"/>
          <w:szCs w:val="22"/>
        </w:rPr>
        <w:t xml:space="preserve"> a powerful </w:t>
      </w:r>
      <w:r w:rsidR="002A3E89">
        <w:rPr>
          <w:rFonts w:ascii="Arial" w:hAnsi="Arial" w:cs="Arial"/>
          <w:color w:val="222222"/>
          <w:sz w:val="22"/>
          <w:szCs w:val="22"/>
        </w:rPr>
        <w:t>comb</w:t>
      </w:r>
      <w:r w:rsidR="00770A52">
        <w:rPr>
          <w:rFonts w:ascii="Arial" w:hAnsi="Arial" w:cs="Arial"/>
          <w:color w:val="222222"/>
          <w:sz w:val="22"/>
          <w:szCs w:val="22"/>
        </w:rPr>
        <w:t xml:space="preserve">ination </w:t>
      </w:r>
      <w:r w:rsidR="00774755">
        <w:rPr>
          <w:rFonts w:ascii="Arial" w:hAnsi="Arial" w:cs="Arial"/>
          <w:color w:val="222222"/>
          <w:sz w:val="22"/>
          <w:szCs w:val="22"/>
        </w:rPr>
        <w:t>for studying</w:t>
      </w:r>
      <w:r w:rsidR="00770A52">
        <w:rPr>
          <w:rFonts w:ascii="Arial" w:hAnsi="Arial" w:cs="Arial"/>
          <w:color w:val="222222"/>
          <w:sz w:val="22"/>
          <w:szCs w:val="22"/>
        </w:rPr>
        <w:t xml:space="preserve"> post-transcriptional regulation of </w:t>
      </w:r>
      <w:r w:rsidR="00BE7763">
        <w:rPr>
          <w:rFonts w:ascii="Arial" w:hAnsi="Arial" w:cs="Arial"/>
          <w:color w:val="222222"/>
          <w:sz w:val="22"/>
          <w:szCs w:val="22"/>
        </w:rPr>
        <w:t>genes</w:t>
      </w:r>
      <w:r w:rsidR="00A560C8">
        <w:rPr>
          <w:rFonts w:ascii="Arial" w:hAnsi="Arial" w:cs="Arial"/>
          <w:color w:val="222222"/>
          <w:sz w:val="22"/>
          <w:szCs w:val="22"/>
        </w:rPr>
        <w:t xml:space="preserve"> (</w:t>
      </w:r>
      <w:r w:rsidR="00A560C8" w:rsidRPr="00A560C8">
        <w:rPr>
          <w:rFonts w:ascii="Arial" w:hAnsi="Arial" w:cs="Arial"/>
          <w:b/>
          <w:bCs/>
          <w:color w:val="222222"/>
          <w:sz w:val="22"/>
          <w:szCs w:val="22"/>
        </w:rPr>
        <w:t>Fig</w:t>
      </w:r>
      <w:r w:rsidR="004D761C">
        <w:rPr>
          <w:rFonts w:ascii="Arial" w:hAnsi="Arial" w:cs="Arial"/>
          <w:b/>
          <w:bCs/>
          <w:color w:val="222222"/>
          <w:sz w:val="22"/>
          <w:szCs w:val="22"/>
        </w:rPr>
        <w:t>ure</w:t>
      </w:r>
      <w:r w:rsidR="00774755">
        <w:rPr>
          <w:rFonts w:ascii="Arial" w:hAnsi="Arial" w:cs="Arial"/>
          <w:b/>
          <w:bCs/>
          <w:color w:val="222222"/>
          <w:sz w:val="22"/>
          <w:szCs w:val="22"/>
        </w:rPr>
        <w:t xml:space="preserve"> </w:t>
      </w:r>
      <w:r w:rsidR="00A560C8" w:rsidRPr="00A560C8">
        <w:rPr>
          <w:rFonts w:ascii="Arial" w:hAnsi="Arial" w:cs="Arial"/>
          <w:b/>
          <w:bCs/>
          <w:color w:val="222222"/>
          <w:sz w:val="22"/>
          <w:szCs w:val="22"/>
        </w:rPr>
        <w:t>3C</w:t>
      </w:r>
      <w:r w:rsidR="00A560C8">
        <w:rPr>
          <w:rFonts w:ascii="Arial" w:hAnsi="Arial" w:cs="Arial"/>
          <w:color w:val="222222"/>
          <w:sz w:val="22"/>
          <w:szCs w:val="22"/>
        </w:rPr>
        <w:t>)</w:t>
      </w:r>
      <w:r w:rsidR="00BE7763">
        <w:rPr>
          <w:rFonts w:ascii="Arial" w:hAnsi="Arial" w:cs="Arial"/>
          <w:color w:val="222222"/>
          <w:sz w:val="22"/>
          <w:szCs w:val="22"/>
        </w:rPr>
        <w:t xml:space="preserve">. </w:t>
      </w:r>
      <w:r w:rsidR="00945C0D">
        <w:rPr>
          <w:rFonts w:ascii="Arial" w:hAnsi="Arial" w:cs="Arial"/>
          <w:color w:val="222222"/>
          <w:sz w:val="22"/>
          <w:szCs w:val="22"/>
        </w:rPr>
        <w:t xml:space="preserve">We combined </w:t>
      </w:r>
      <w:r w:rsidR="001D2B0D">
        <w:rPr>
          <w:rFonts w:ascii="Arial" w:hAnsi="Arial" w:cs="Arial"/>
          <w:color w:val="222222"/>
          <w:sz w:val="22"/>
          <w:szCs w:val="22"/>
        </w:rPr>
        <w:t xml:space="preserve">the RNA-seq dataset </w:t>
      </w:r>
      <w:r w:rsidR="00774755">
        <w:rPr>
          <w:rFonts w:ascii="Arial" w:hAnsi="Arial" w:cs="Arial"/>
          <w:color w:val="222222"/>
          <w:sz w:val="22"/>
          <w:szCs w:val="22"/>
        </w:rPr>
        <w:t>for</w:t>
      </w:r>
      <w:r w:rsidR="001D2B0D">
        <w:rPr>
          <w:rFonts w:ascii="Arial" w:hAnsi="Arial" w:cs="Arial"/>
          <w:color w:val="222222"/>
          <w:sz w:val="22"/>
          <w:szCs w:val="22"/>
        </w:rPr>
        <w:t xml:space="preserve"> Pck1</w:t>
      </w:r>
      <w:r w:rsidR="009728BA">
        <w:rPr>
          <w:rFonts w:ascii="Arial" w:hAnsi="Arial" w:cs="Arial"/>
          <w:color w:val="222222"/>
          <w:sz w:val="22"/>
          <w:szCs w:val="22"/>
        </w:rPr>
        <w:t>1</w:t>
      </w:r>
      <w:r w:rsidR="001D2B0D">
        <w:rPr>
          <w:rFonts w:ascii="Arial" w:hAnsi="Arial" w:cs="Arial"/>
          <w:color w:val="222222"/>
          <w:sz w:val="22"/>
          <w:szCs w:val="22"/>
        </w:rPr>
        <w:t xml:space="preserve"> </w:t>
      </w:r>
      <w:r w:rsidR="00774755">
        <w:rPr>
          <w:rFonts w:ascii="Arial" w:hAnsi="Arial" w:cs="Arial"/>
          <w:color w:val="222222"/>
          <w:sz w:val="22"/>
          <w:szCs w:val="22"/>
        </w:rPr>
        <w:t>with</w:t>
      </w:r>
      <w:r w:rsidR="001D2B0D">
        <w:rPr>
          <w:rFonts w:ascii="Arial" w:hAnsi="Arial" w:cs="Arial"/>
          <w:color w:val="222222"/>
          <w:sz w:val="22"/>
          <w:szCs w:val="22"/>
        </w:rPr>
        <w:t xml:space="preserve"> the proteomics data </w:t>
      </w:r>
      <w:r w:rsidR="00774755">
        <w:rPr>
          <w:rFonts w:ascii="Arial" w:hAnsi="Arial" w:cs="Arial"/>
          <w:color w:val="222222"/>
          <w:sz w:val="22"/>
          <w:szCs w:val="22"/>
        </w:rPr>
        <w:t>for</w:t>
      </w:r>
      <w:r w:rsidR="001D2B0D">
        <w:rPr>
          <w:rFonts w:ascii="Arial" w:hAnsi="Arial" w:cs="Arial"/>
          <w:color w:val="222222"/>
          <w:sz w:val="22"/>
          <w:szCs w:val="22"/>
        </w:rPr>
        <w:t xml:space="preserve"> Pck00</w:t>
      </w:r>
      <w:r w:rsidR="009728BA">
        <w:rPr>
          <w:rFonts w:ascii="Arial" w:hAnsi="Arial" w:cs="Arial"/>
          <w:color w:val="222222"/>
          <w:sz w:val="22"/>
          <w:szCs w:val="22"/>
        </w:rPr>
        <w:t>6</w:t>
      </w:r>
      <w:r w:rsidR="001D2B0D">
        <w:rPr>
          <w:rFonts w:ascii="Arial" w:hAnsi="Arial" w:cs="Arial"/>
          <w:color w:val="222222"/>
          <w:sz w:val="22"/>
          <w:szCs w:val="22"/>
        </w:rPr>
        <w:t xml:space="preserve"> to </w:t>
      </w:r>
      <w:r w:rsidR="00D1134B">
        <w:rPr>
          <w:rFonts w:ascii="Arial" w:hAnsi="Arial" w:cs="Arial"/>
          <w:color w:val="222222"/>
          <w:sz w:val="22"/>
          <w:szCs w:val="22"/>
        </w:rPr>
        <w:t xml:space="preserve">assess </w:t>
      </w:r>
      <w:r w:rsidR="0092102D">
        <w:rPr>
          <w:rFonts w:ascii="Arial" w:hAnsi="Arial" w:cs="Arial"/>
          <w:color w:val="222222"/>
          <w:sz w:val="22"/>
          <w:szCs w:val="22"/>
        </w:rPr>
        <w:t xml:space="preserve">transcriptional and post-transcriptional regulation in </w:t>
      </w:r>
      <w:r w:rsidR="00321920">
        <w:rPr>
          <w:rFonts w:ascii="Arial" w:hAnsi="Arial" w:cs="Arial"/>
          <w:color w:val="222222"/>
          <w:sz w:val="22"/>
          <w:szCs w:val="22"/>
        </w:rPr>
        <w:t xml:space="preserve">human </w:t>
      </w:r>
      <w:r w:rsidR="0092102D">
        <w:rPr>
          <w:rFonts w:ascii="Arial" w:hAnsi="Arial" w:cs="Arial"/>
          <w:color w:val="222222"/>
          <w:sz w:val="22"/>
          <w:szCs w:val="22"/>
        </w:rPr>
        <w:t>islets.</w:t>
      </w:r>
      <w:r w:rsidR="00321920">
        <w:rPr>
          <w:rFonts w:ascii="Arial" w:hAnsi="Arial" w:cs="Arial"/>
          <w:color w:val="222222"/>
          <w:sz w:val="22"/>
          <w:szCs w:val="22"/>
        </w:rPr>
        <w:t xml:space="preserve"> We found that while most </w:t>
      </w:r>
      <w:r w:rsidR="009F2D20">
        <w:rPr>
          <w:rFonts w:ascii="Arial" w:hAnsi="Arial" w:cs="Arial"/>
          <w:color w:val="222222"/>
          <w:sz w:val="22"/>
          <w:szCs w:val="22"/>
        </w:rPr>
        <w:t>(</w:t>
      </w:r>
      <w:r w:rsidR="00E557C7">
        <w:rPr>
          <w:rFonts w:ascii="Arial" w:hAnsi="Arial" w:cs="Arial"/>
          <w:color w:val="222222"/>
          <w:sz w:val="22"/>
          <w:szCs w:val="22"/>
        </w:rPr>
        <w:t>65</w:t>
      </w:r>
      <w:r w:rsidR="009F2D20">
        <w:rPr>
          <w:rFonts w:ascii="Arial" w:hAnsi="Arial" w:cs="Arial"/>
          <w:color w:val="222222"/>
          <w:sz w:val="22"/>
          <w:szCs w:val="22"/>
        </w:rPr>
        <w:t xml:space="preserve">%) </w:t>
      </w:r>
      <w:r w:rsidR="00321920">
        <w:rPr>
          <w:rFonts w:ascii="Arial" w:hAnsi="Arial" w:cs="Arial"/>
          <w:color w:val="222222"/>
          <w:sz w:val="22"/>
          <w:szCs w:val="22"/>
        </w:rPr>
        <w:t xml:space="preserve">of the proteins upregulated by the </w:t>
      </w:r>
      <w:r w:rsidR="00D80564">
        <w:rPr>
          <w:rFonts w:ascii="Arial" w:hAnsi="Arial" w:cs="Arial"/>
          <w:color w:val="222222"/>
          <w:sz w:val="22"/>
          <w:szCs w:val="22"/>
        </w:rPr>
        <w:t xml:space="preserve">IFNγ + IL-1β treatment were </w:t>
      </w:r>
      <w:r w:rsidR="009E7DA4">
        <w:rPr>
          <w:rFonts w:ascii="Arial" w:hAnsi="Arial" w:cs="Arial"/>
          <w:color w:val="222222"/>
          <w:sz w:val="22"/>
          <w:szCs w:val="22"/>
        </w:rPr>
        <w:t>transcriptionally</w:t>
      </w:r>
      <w:r w:rsidR="00624A1E">
        <w:rPr>
          <w:rFonts w:ascii="Arial" w:hAnsi="Arial" w:cs="Arial"/>
          <w:color w:val="222222"/>
          <w:sz w:val="22"/>
          <w:szCs w:val="22"/>
        </w:rPr>
        <w:t xml:space="preserve"> </w:t>
      </w:r>
      <w:r w:rsidR="009E7DA4">
        <w:rPr>
          <w:rFonts w:ascii="Arial" w:hAnsi="Arial" w:cs="Arial"/>
          <w:color w:val="222222"/>
          <w:sz w:val="22"/>
          <w:szCs w:val="22"/>
        </w:rPr>
        <w:t>upregulated</w:t>
      </w:r>
      <w:r w:rsidR="00624A1E">
        <w:rPr>
          <w:rFonts w:ascii="Arial" w:hAnsi="Arial" w:cs="Arial"/>
          <w:color w:val="222222"/>
          <w:sz w:val="22"/>
          <w:szCs w:val="22"/>
        </w:rPr>
        <w:t>,</w:t>
      </w:r>
      <w:r w:rsidR="009E7DA4">
        <w:rPr>
          <w:rFonts w:ascii="Arial" w:hAnsi="Arial" w:cs="Arial"/>
          <w:color w:val="222222"/>
          <w:sz w:val="22"/>
          <w:szCs w:val="22"/>
        </w:rPr>
        <w:t xml:space="preserve"> </w:t>
      </w:r>
      <w:r w:rsidR="00011DC6">
        <w:rPr>
          <w:rFonts w:ascii="Arial" w:hAnsi="Arial" w:cs="Arial"/>
          <w:color w:val="222222"/>
          <w:sz w:val="22"/>
          <w:szCs w:val="22"/>
        </w:rPr>
        <w:t xml:space="preserve">only 35% </w:t>
      </w:r>
      <w:r w:rsidR="00624A1E">
        <w:rPr>
          <w:rFonts w:ascii="Arial" w:hAnsi="Arial" w:cs="Arial"/>
          <w:color w:val="222222"/>
          <w:sz w:val="22"/>
          <w:szCs w:val="22"/>
        </w:rPr>
        <w:t xml:space="preserve">of </w:t>
      </w:r>
      <w:r w:rsidR="009C5C70">
        <w:rPr>
          <w:rFonts w:ascii="Arial" w:hAnsi="Arial" w:cs="Arial"/>
          <w:color w:val="222222"/>
          <w:sz w:val="22"/>
          <w:szCs w:val="22"/>
        </w:rPr>
        <w:t xml:space="preserve">the downregulated proteins were </w:t>
      </w:r>
      <w:r w:rsidR="00CF0CC2">
        <w:rPr>
          <w:rFonts w:ascii="Arial" w:hAnsi="Arial" w:cs="Arial"/>
          <w:color w:val="222222"/>
          <w:sz w:val="22"/>
          <w:szCs w:val="22"/>
        </w:rPr>
        <w:t xml:space="preserve">also transcriptionally </w:t>
      </w:r>
      <w:r w:rsidR="00485FB6">
        <w:rPr>
          <w:rFonts w:ascii="Arial" w:hAnsi="Arial" w:cs="Arial"/>
          <w:color w:val="222222"/>
          <w:sz w:val="22"/>
          <w:szCs w:val="22"/>
        </w:rPr>
        <w:t>down</w:t>
      </w:r>
      <w:r w:rsidR="001A05A0">
        <w:rPr>
          <w:rFonts w:ascii="Arial" w:hAnsi="Arial" w:cs="Arial"/>
          <w:color w:val="222222"/>
          <w:sz w:val="22"/>
          <w:szCs w:val="22"/>
        </w:rPr>
        <w:t>regulated</w:t>
      </w:r>
      <w:r w:rsidR="00485FB6">
        <w:rPr>
          <w:rFonts w:ascii="Arial" w:hAnsi="Arial" w:cs="Arial"/>
          <w:color w:val="222222"/>
          <w:sz w:val="22"/>
          <w:szCs w:val="22"/>
        </w:rPr>
        <w:t xml:space="preserve">, </w:t>
      </w:r>
      <w:r w:rsidR="001E285A">
        <w:rPr>
          <w:rFonts w:ascii="Arial" w:hAnsi="Arial" w:cs="Arial"/>
          <w:color w:val="222222"/>
          <w:sz w:val="22"/>
          <w:szCs w:val="22"/>
        </w:rPr>
        <w:t>suggesting</w:t>
      </w:r>
      <w:r w:rsidR="00C36F26">
        <w:rPr>
          <w:rFonts w:ascii="Arial" w:hAnsi="Arial" w:cs="Arial"/>
          <w:color w:val="222222"/>
          <w:sz w:val="22"/>
          <w:szCs w:val="22"/>
        </w:rPr>
        <w:t xml:space="preserve"> </w:t>
      </w:r>
      <w:r w:rsidR="001A05A0">
        <w:rPr>
          <w:rFonts w:ascii="Arial" w:hAnsi="Arial" w:cs="Arial"/>
          <w:color w:val="222222"/>
          <w:sz w:val="22"/>
          <w:szCs w:val="22"/>
        </w:rPr>
        <w:t xml:space="preserve">the </w:t>
      </w:r>
      <w:r w:rsidR="00485FB6">
        <w:rPr>
          <w:rFonts w:ascii="Arial" w:hAnsi="Arial" w:cs="Arial"/>
          <w:color w:val="222222"/>
          <w:sz w:val="22"/>
          <w:szCs w:val="22"/>
        </w:rPr>
        <w:t>r</w:t>
      </w:r>
      <w:r w:rsidR="00C36F26">
        <w:rPr>
          <w:rFonts w:ascii="Arial" w:hAnsi="Arial" w:cs="Arial"/>
          <w:color w:val="222222"/>
          <w:sz w:val="22"/>
          <w:szCs w:val="22"/>
        </w:rPr>
        <w:t>emaining proteins</w:t>
      </w:r>
      <w:r w:rsidR="00485FB6">
        <w:rPr>
          <w:rFonts w:ascii="Arial" w:hAnsi="Arial" w:cs="Arial"/>
          <w:color w:val="222222"/>
          <w:sz w:val="22"/>
          <w:szCs w:val="22"/>
        </w:rPr>
        <w:t xml:space="preserve"> </w:t>
      </w:r>
      <w:r w:rsidR="00774755">
        <w:rPr>
          <w:rFonts w:ascii="Arial" w:hAnsi="Arial" w:cs="Arial"/>
          <w:color w:val="222222"/>
          <w:sz w:val="22"/>
          <w:szCs w:val="22"/>
        </w:rPr>
        <w:t>were</w:t>
      </w:r>
      <w:r w:rsidR="009C5C70">
        <w:rPr>
          <w:rFonts w:ascii="Arial" w:hAnsi="Arial" w:cs="Arial"/>
          <w:color w:val="222222"/>
          <w:sz w:val="22"/>
          <w:szCs w:val="22"/>
        </w:rPr>
        <w:t xml:space="preserve"> post-transcriptionally</w:t>
      </w:r>
      <w:r w:rsidR="001A05A0">
        <w:rPr>
          <w:rFonts w:ascii="Arial" w:hAnsi="Arial" w:cs="Arial"/>
          <w:color w:val="222222"/>
          <w:sz w:val="22"/>
          <w:szCs w:val="22"/>
        </w:rPr>
        <w:t xml:space="preserve"> regulat</w:t>
      </w:r>
      <w:r w:rsidR="00774755">
        <w:rPr>
          <w:rFonts w:ascii="Arial" w:hAnsi="Arial" w:cs="Arial"/>
          <w:color w:val="222222"/>
          <w:sz w:val="22"/>
          <w:szCs w:val="22"/>
        </w:rPr>
        <w:t>e</w:t>
      </w:r>
      <w:r w:rsidR="00FB13BD">
        <w:rPr>
          <w:rFonts w:ascii="Arial" w:hAnsi="Arial" w:cs="Arial"/>
          <w:color w:val="222222"/>
          <w:sz w:val="22"/>
          <w:szCs w:val="22"/>
        </w:rPr>
        <w:t>d</w:t>
      </w:r>
      <w:r w:rsidR="00DF7965">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PjM0PC9zdHlsZT48L0Rpc3BsYXlUZXh0PjxyZWNvcmQ+PHJlYy1udW1iZXI+MjM8L3JlYy1udW1i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PjM0PC9zdHlsZT48L0Rpc3BsYXlUZXh0PjxyZWNvcmQ+PHJlYy1udW1iZXI+MjM8L3JlYy1udW1i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DF7965">
        <w:rPr>
          <w:rFonts w:ascii="Arial" w:hAnsi="Arial" w:cs="Arial"/>
          <w:color w:val="222222"/>
          <w:sz w:val="22"/>
          <w:szCs w:val="22"/>
        </w:rPr>
      </w:r>
      <w:r w:rsidR="00DF7965">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34</w:t>
      </w:r>
      <w:r w:rsidR="00DF7965">
        <w:rPr>
          <w:rFonts w:ascii="Arial" w:hAnsi="Arial" w:cs="Arial"/>
          <w:color w:val="222222"/>
          <w:sz w:val="22"/>
          <w:szCs w:val="22"/>
        </w:rPr>
        <w:fldChar w:fldCharType="end"/>
      </w:r>
      <w:r w:rsidR="00DF7965">
        <w:rPr>
          <w:rFonts w:ascii="Arial" w:hAnsi="Arial" w:cs="Arial"/>
          <w:color w:val="222222"/>
          <w:sz w:val="22"/>
          <w:szCs w:val="22"/>
        </w:rPr>
        <w:t xml:space="preserve">. </w:t>
      </w:r>
      <w:r w:rsidR="00C55EA2">
        <w:rPr>
          <w:rFonts w:ascii="Arial" w:hAnsi="Arial" w:cs="Arial"/>
          <w:color w:val="222222"/>
          <w:sz w:val="22"/>
          <w:szCs w:val="22"/>
        </w:rPr>
        <w:t xml:space="preserve">We identified GDF15 </w:t>
      </w:r>
      <w:r w:rsidR="00A016CD">
        <w:rPr>
          <w:rFonts w:ascii="Arial" w:hAnsi="Arial" w:cs="Arial"/>
          <w:color w:val="222222"/>
          <w:sz w:val="22"/>
          <w:szCs w:val="22"/>
        </w:rPr>
        <w:t>as a post-transcriptionally regulated protein</w:t>
      </w:r>
      <w:r w:rsidR="001E285A">
        <w:rPr>
          <w:rFonts w:ascii="Arial" w:hAnsi="Arial" w:cs="Arial"/>
          <w:color w:val="222222"/>
          <w:sz w:val="22"/>
          <w:szCs w:val="22"/>
        </w:rPr>
        <w:t xml:space="preserve"> that</w:t>
      </w:r>
      <w:r w:rsidR="00A016CD">
        <w:rPr>
          <w:rFonts w:ascii="Arial" w:hAnsi="Arial" w:cs="Arial"/>
          <w:color w:val="222222"/>
          <w:sz w:val="22"/>
          <w:szCs w:val="22"/>
        </w:rPr>
        <w:t xml:space="preserve"> is downregulated by </w:t>
      </w:r>
      <w:r w:rsidR="00041CAC">
        <w:rPr>
          <w:rFonts w:ascii="Arial" w:hAnsi="Arial" w:cs="Arial"/>
          <w:color w:val="222222"/>
          <w:sz w:val="22"/>
          <w:szCs w:val="22"/>
        </w:rPr>
        <w:t>sequestering</w:t>
      </w:r>
      <w:r w:rsidR="00A016CD">
        <w:rPr>
          <w:rFonts w:ascii="Arial" w:hAnsi="Arial" w:cs="Arial"/>
          <w:color w:val="222222"/>
          <w:sz w:val="22"/>
          <w:szCs w:val="22"/>
        </w:rPr>
        <w:t xml:space="preserve"> its mRNA </w:t>
      </w:r>
      <w:r w:rsidR="001E285A">
        <w:rPr>
          <w:rFonts w:ascii="Arial" w:hAnsi="Arial" w:cs="Arial"/>
          <w:color w:val="222222"/>
          <w:sz w:val="22"/>
          <w:szCs w:val="22"/>
        </w:rPr>
        <w:t>into</w:t>
      </w:r>
      <w:r w:rsidR="00A016CD">
        <w:rPr>
          <w:rFonts w:ascii="Arial" w:hAnsi="Arial" w:cs="Arial"/>
          <w:color w:val="222222"/>
          <w:sz w:val="22"/>
          <w:szCs w:val="22"/>
        </w:rPr>
        <w:t xml:space="preserve"> stress granules</w:t>
      </w:r>
      <w:r w:rsidR="00016495">
        <w:rPr>
          <w:rFonts w:ascii="Arial" w:hAnsi="Arial" w:cs="Arial"/>
          <w:color w:val="222222"/>
          <w:sz w:val="22"/>
          <w:szCs w:val="22"/>
        </w:rPr>
        <w:t xml:space="preserve">, </w:t>
      </w:r>
      <w:r w:rsidR="001E285A">
        <w:rPr>
          <w:rFonts w:ascii="Arial" w:hAnsi="Arial" w:cs="Arial"/>
          <w:color w:val="222222"/>
          <w:sz w:val="22"/>
          <w:szCs w:val="22"/>
        </w:rPr>
        <w:t xml:space="preserve">thereby </w:t>
      </w:r>
      <w:r w:rsidR="00016495">
        <w:rPr>
          <w:rFonts w:ascii="Arial" w:hAnsi="Arial" w:cs="Arial"/>
          <w:color w:val="222222"/>
          <w:sz w:val="22"/>
          <w:szCs w:val="22"/>
        </w:rPr>
        <w:t>impeding translation</w:t>
      </w:r>
      <w:r w:rsidR="005825FF">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PjM0LDEwMDwvc3R5bGU+PC9EaXNwbGF5VGV4dD48cmVjb3JkPjxyZWMtbnVtYmVyPjIzPC9yZWMt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=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PEVuZE5vdGU+PENpdGU+PEF1dGhvcj5OYWtheWFzdTwvQXV0aG9yPjxZZWFyPjIwMjA8L1llYXI+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=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5825FF">
        <w:rPr>
          <w:rFonts w:ascii="Arial" w:hAnsi="Arial" w:cs="Arial"/>
          <w:color w:val="222222"/>
          <w:sz w:val="22"/>
          <w:szCs w:val="22"/>
        </w:rPr>
      </w:r>
      <w:r w:rsidR="005825FF">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34,100</w:t>
      </w:r>
      <w:r w:rsidR="005825FF">
        <w:rPr>
          <w:rFonts w:ascii="Arial" w:hAnsi="Arial" w:cs="Arial"/>
          <w:color w:val="222222"/>
          <w:sz w:val="22"/>
          <w:szCs w:val="22"/>
        </w:rPr>
        <w:fldChar w:fldCharType="end"/>
      </w:r>
      <w:r w:rsidR="005825FF">
        <w:rPr>
          <w:rFonts w:ascii="Arial" w:hAnsi="Arial" w:cs="Arial"/>
          <w:color w:val="222222"/>
          <w:sz w:val="22"/>
          <w:szCs w:val="22"/>
        </w:rPr>
        <w:t>.</w:t>
      </w:r>
    </w:p>
    <w:p w14:paraId="5799555F" w14:textId="1059CEB4" w:rsidR="0080275E" w:rsidRPr="00F54A32" w:rsidRDefault="00F7193A" w:rsidP="00CA15F6">
      <w:pPr>
        <w:shd w:val="clear" w:color="auto" w:fill="FFFFFF"/>
        <w:spacing w:before="100" w:beforeAutospacing="1" w:after="100" w:afterAutospacing="1"/>
        <w:jc w:val="both"/>
      </w:pPr>
      <w:r w:rsidRPr="00F7193A">
        <w:rPr>
          <w:rFonts w:ascii="Arial" w:hAnsi="Arial" w:cs="Arial"/>
          <w:color w:val="222222"/>
          <w:sz w:val="22"/>
          <w:szCs w:val="22"/>
          <w:u w:val="single"/>
        </w:rPr>
        <w:t>Metabolic regulation</w:t>
      </w:r>
      <w:r>
        <w:rPr>
          <w:rFonts w:ascii="Arial" w:hAnsi="Arial" w:cs="Arial"/>
          <w:color w:val="222222"/>
          <w:sz w:val="22"/>
          <w:szCs w:val="22"/>
        </w:rPr>
        <w:t>:</w:t>
      </w:r>
      <w:r w:rsidR="00676AC7">
        <w:rPr>
          <w:rFonts w:ascii="Arial" w:hAnsi="Arial" w:cs="Arial"/>
          <w:color w:val="222222"/>
          <w:sz w:val="22"/>
          <w:szCs w:val="22"/>
        </w:rPr>
        <w:t xml:space="preserve"> The combination of RNA-seq</w:t>
      </w:r>
      <w:r w:rsidR="00010889">
        <w:rPr>
          <w:rFonts w:ascii="Arial" w:hAnsi="Arial" w:cs="Arial"/>
          <w:color w:val="222222"/>
          <w:sz w:val="22"/>
          <w:szCs w:val="22"/>
        </w:rPr>
        <w:t xml:space="preserve"> and </w:t>
      </w:r>
      <w:r w:rsidR="00676AC7">
        <w:rPr>
          <w:rFonts w:ascii="Arial" w:hAnsi="Arial" w:cs="Arial"/>
          <w:color w:val="222222"/>
          <w:sz w:val="22"/>
          <w:szCs w:val="22"/>
        </w:rPr>
        <w:t xml:space="preserve">proteomics with </w:t>
      </w:r>
      <w:r w:rsidR="00010889">
        <w:rPr>
          <w:rFonts w:ascii="Arial" w:hAnsi="Arial" w:cs="Arial"/>
          <w:color w:val="222222"/>
          <w:sz w:val="22"/>
          <w:szCs w:val="22"/>
        </w:rPr>
        <w:t>metabolomics and lipidomics provides excellent opportunities to</w:t>
      </w:r>
      <w:r w:rsidR="0034312D">
        <w:rPr>
          <w:rFonts w:ascii="Arial" w:hAnsi="Arial" w:cs="Arial"/>
          <w:color w:val="222222"/>
          <w:sz w:val="22"/>
          <w:szCs w:val="22"/>
        </w:rPr>
        <w:t xml:space="preserve"> study</w:t>
      </w:r>
      <w:r w:rsidR="00010889">
        <w:rPr>
          <w:rFonts w:ascii="Arial" w:hAnsi="Arial" w:cs="Arial"/>
          <w:color w:val="222222"/>
          <w:sz w:val="22"/>
          <w:szCs w:val="22"/>
        </w:rPr>
        <w:t xml:space="preserve"> </w:t>
      </w:r>
      <w:r w:rsidR="00136D03">
        <w:rPr>
          <w:rFonts w:ascii="Arial" w:hAnsi="Arial" w:cs="Arial"/>
          <w:color w:val="222222"/>
          <w:sz w:val="22"/>
          <w:szCs w:val="22"/>
        </w:rPr>
        <w:t>metabolic regulations</w:t>
      </w:r>
      <w:r w:rsidR="00A560C8">
        <w:rPr>
          <w:rFonts w:ascii="Arial" w:hAnsi="Arial" w:cs="Arial"/>
          <w:color w:val="222222"/>
          <w:sz w:val="22"/>
          <w:szCs w:val="22"/>
        </w:rPr>
        <w:t xml:space="preserve"> (</w:t>
      </w:r>
      <w:r w:rsidR="00A560C8" w:rsidRPr="00A560C8">
        <w:rPr>
          <w:rFonts w:ascii="Arial" w:hAnsi="Arial" w:cs="Arial"/>
          <w:b/>
          <w:bCs/>
          <w:color w:val="222222"/>
          <w:sz w:val="22"/>
          <w:szCs w:val="22"/>
        </w:rPr>
        <w:t>Fig</w:t>
      </w:r>
      <w:r w:rsidR="00A37B7B">
        <w:rPr>
          <w:rFonts w:ascii="Arial" w:hAnsi="Arial" w:cs="Arial"/>
          <w:b/>
          <w:bCs/>
          <w:color w:val="222222"/>
          <w:sz w:val="22"/>
          <w:szCs w:val="22"/>
        </w:rPr>
        <w:t>ure</w:t>
      </w:r>
      <w:r w:rsidR="00A560C8" w:rsidRPr="00A560C8">
        <w:rPr>
          <w:rFonts w:ascii="Arial" w:hAnsi="Arial" w:cs="Arial"/>
          <w:b/>
          <w:bCs/>
          <w:color w:val="222222"/>
          <w:sz w:val="22"/>
          <w:szCs w:val="22"/>
        </w:rPr>
        <w:t xml:space="preserve"> </w:t>
      </w:r>
      <w:r w:rsidR="00090071">
        <w:rPr>
          <w:rFonts w:ascii="Arial" w:hAnsi="Arial" w:cs="Arial"/>
          <w:b/>
          <w:bCs/>
          <w:color w:val="222222"/>
          <w:sz w:val="22"/>
          <w:szCs w:val="22"/>
        </w:rPr>
        <w:t>3</w:t>
      </w:r>
      <w:r w:rsidR="00A560C8" w:rsidRPr="00A560C8">
        <w:rPr>
          <w:rFonts w:ascii="Arial" w:hAnsi="Arial" w:cs="Arial"/>
          <w:b/>
          <w:bCs/>
          <w:color w:val="222222"/>
          <w:sz w:val="22"/>
          <w:szCs w:val="22"/>
        </w:rPr>
        <w:t>D</w:t>
      </w:r>
      <w:r w:rsidR="00A560C8">
        <w:rPr>
          <w:rFonts w:ascii="Arial" w:hAnsi="Arial" w:cs="Arial"/>
          <w:color w:val="222222"/>
          <w:sz w:val="22"/>
          <w:szCs w:val="22"/>
        </w:rPr>
        <w:t>)</w:t>
      </w:r>
      <w:r w:rsidR="00136D03">
        <w:rPr>
          <w:rFonts w:ascii="Arial" w:hAnsi="Arial" w:cs="Arial"/>
          <w:color w:val="222222"/>
          <w:sz w:val="22"/>
          <w:szCs w:val="22"/>
        </w:rPr>
        <w:t xml:space="preserve">. </w:t>
      </w:r>
      <w:r w:rsidR="00AE1761">
        <w:rPr>
          <w:rFonts w:ascii="Arial" w:hAnsi="Arial" w:cs="Arial"/>
          <w:color w:val="222222"/>
          <w:sz w:val="22"/>
          <w:szCs w:val="22"/>
        </w:rPr>
        <w:t xml:space="preserve">For example, </w:t>
      </w:r>
      <w:r w:rsidR="00935844">
        <w:rPr>
          <w:rFonts w:ascii="Arial" w:hAnsi="Arial" w:cs="Arial"/>
          <w:color w:val="222222"/>
          <w:sz w:val="22"/>
          <w:szCs w:val="22"/>
        </w:rPr>
        <w:t xml:space="preserve">metabolic pathways </w:t>
      </w:r>
      <w:r w:rsidR="00DE7ECE">
        <w:rPr>
          <w:rFonts w:ascii="Arial" w:hAnsi="Arial" w:cs="Arial"/>
          <w:color w:val="222222"/>
          <w:sz w:val="22"/>
          <w:szCs w:val="22"/>
        </w:rPr>
        <w:t>can revert their flux depending on the cell state</w:t>
      </w:r>
      <w:r w:rsidR="007123C8">
        <w:rPr>
          <w:rFonts w:ascii="Arial" w:hAnsi="Arial" w:cs="Arial"/>
          <w:color w:val="222222"/>
          <w:sz w:val="22"/>
          <w:szCs w:val="22"/>
        </w:rPr>
        <w:t xml:space="preserve">, e.g. glycolysis </w:t>
      </w:r>
      <w:r w:rsidR="00BC5FEA">
        <w:rPr>
          <w:rFonts w:ascii="Arial" w:hAnsi="Arial" w:cs="Arial"/>
          <w:color w:val="222222"/>
          <w:sz w:val="22"/>
          <w:szCs w:val="22"/>
        </w:rPr>
        <w:t>vs.</w:t>
      </w:r>
      <w:r w:rsidR="00F9147B">
        <w:rPr>
          <w:rFonts w:ascii="Arial" w:hAnsi="Arial" w:cs="Arial"/>
          <w:color w:val="222222"/>
          <w:sz w:val="22"/>
          <w:szCs w:val="22"/>
        </w:rPr>
        <w:t xml:space="preserve"> </w:t>
      </w:r>
      <w:r w:rsidR="007123C8">
        <w:rPr>
          <w:rFonts w:ascii="Arial" w:hAnsi="Arial" w:cs="Arial"/>
          <w:color w:val="222222"/>
          <w:sz w:val="22"/>
          <w:szCs w:val="22"/>
        </w:rPr>
        <w:t>gluconeogenesis</w:t>
      </w:r>
      <w:r w:rsidR="00DD320E">
        <w:rPr>
          <w:rFonts w:ascii="Arial" w:hAnsi="Arial" w:cs="Arial"/>
          <w:color w:val="222222"/>
          <w:sz w:val="22"/>
          <w:szCs w:val="22"/>
        </w:rPr>
        <w:t>.</w:t>
      </w:r>
      <w:r w:rsidR="007123C8">
        <w:rPr>
          <w:rFonts w:ascii="Arial" w:hAnsi="Arial" w:cs="Arial"/>
          <w:color w:val="222222"/>
          <w:sz w:val="22"/>
          <w:szCs w:val="22"/>
        </w:rPr>
        <w:t xml:space="preserve"> Therefore, RNA-seq</w:t>
      </w:r>
      <w:r w:rsidR="006B50ED">
        <w:rPr>
          <w:rFonts w:ascii="Arial" w:hAnsi="Arial" w:cs="Arial"/>
          <w:color w:val="222222"/>
          <w:sz w:val="22"/>
          <w:szCs w:val="22"/>
        </w:rPr>
        <w:t xml:space="preserve"> or proteomics alo</w:t>
      </w:r>
      <w:r w:rsidR="00EC13C4">
        <w:rPr>
          <w:rFonts w:ascii="Arial" w:hAnsi="Arial" w:cs="Arial"/>
          <w:color w:val="222222"/>
          <w:sz w:val="22"/>
          <w:szCs w:val="22"/>
        </w:rPr>
        <w:t xml:space="preserve">ne might provide changes in </w:t>
      </w:r>
      <w:r w:rsidR="009A71DF">
        <w:rPr>
          <w:rFonts w:ascii="Arial" w:hAnsi="Arial" w:cs="Arial"/>
          <w:color w:val="222222"/>
          <w:sz w:val="22"/>
          <w:szCs w:val="22"/>
        </w:rPr>
        <w:t xml:space="preserve">gene </w:t>
      </w:r>
      <w:r w:rsidR="00DA2297">
        <w:rPr>
          <w:rFonts w:ascii="Arial" w:hAnsi="Arial" w:cs="Arial"/>
          <w:color w:val="222222"/>
          <w:sz w:val="22"/>
          <w:szCs w:val="22"/>
        </w:rPr>
        <w:t>expression and abundance</w:t>
      </w:r>
      <w:r w:rsidR="00F9147B">
        <w:rPr>
          <w:rFonts w:ascii="Arial" w:hAnsi="Arial" w:cs="Arial"/>
          <w:color w:val="222222"/>
          <w:sz w:val="22"/>
          <w:szCs w:val="22"/>
        </w:rPr>
        <w:t>s</w:t>
      </w:r>
      <w:r w:rsidR="00DA2297">
        <w:rPr>
          <w:rFonts w:ascii="Arial" w:hAnsi="Arial" w:cs="Arial"/>
          <w:color w:val="222222"/>
          <w:sz w:val="22"/>
          <w:szCs w:val="22"/>
        </w:rPr>
        <w:t xml:space="preserve"> of proteins from th</w:t>
      </w:r>
      <w:r w:rsidR="00F9147B">
        <w:rPr>
          <w:rFonts w:ascii="Arial" w:hAnsi="Arial" w:cs="Arial"/>
          <w:color w:val="222222"/>
          <w:sz w:val="22"/>
          <w:szCs w:val="22"/>
        </w:rPr>
        <w:t>ese</w:t>
      </w:r>
      <w:r w:rsidR="00DA2297">
        <w:rPr>
          <w:rFonts w:ascii="Arial" w:hAnsi="Arial" w:cs="Arial"/>
          <w:color w:val="222222"/>
          <w:sz w:val="22"/>
          <w:szCs w:val="22"/>
        </w:rPr>
        <w:t xml:space="preserve"> pathway</w:t>
      </w:r>
      <w:r w:rsidR="00F9147B">
        <w:rPr>
          <w:rFonts w:ascii="Arial" w:hAnsi="Arial" w:cs="Arial"/>
          <w:color w:val="222222"/>
          <w:sz w:val="22"/>
          <w:szCs w:val="22"/>
        </w:rPr>
        <w:t>s</w:t>
      </w:r>
      <w:r w:rsidR="00DA2297">
        <w:rPr>
          <w:rFonts w:ascii="Arial" w:hAnsi="Arial" w:cs="Arial"/>
          <w:color w:val="222222"/>
          <w:sz w:val="22"/>
          <w:szCs w:val="22"/>
        </w:rPr>
        <w:t>,</w:t>
      </w:r>
      <w:r w:rsidR="00AE7DD1">
        <w:rPr>
          <w:rFonts w:ascii="Arial" w:hAnsi="Arial" w:cs="Arial"/>
          <w:color w:val="222222"/>
          <w:sz w:val="22"/>
          <w:szCs w:val="22"/>
        </w:rPr>
        <w:t xml:space="preserve"> but </w:t>
      </w:r>
      <w:r w:rsidR="004410B4">
        <w:rPr>
          <w:rFonts w:ascii="Arial" w:hAnsi="Arial" w:cs="Arial"/>
          <w:color w:val="222222"/>
          <w:sz w:val="22"/>
          <w:szCs w:val="22"/>
        </w:rPr>
        <w:t xml:space="preserve">the direction </w:t>
      </w:r>
      <w:r w:rsidR="00F9147B">
        <w:rPr>
          <w:rFonts w:ascii="Arial" w:hAnsi="Arial" w:cs="Arial"/>
          <w:color w:val="222222"/>
          <w:sz w:val="22"/>
          <w:szCs w:val="22"/>
        </w:rPr>
        <w:t>in</w:t>
      </w:r>
      <w:r w:rsidR="004410B4">
        <w:rPr>
          <w:rFonts w:ascii="Arial" w:hAnsi="Arial" w:cs="Arial"/>
          <w:color w:val="222222"/>
          <w:sz w:val="22"/>
          <w:szCs w:val="22"/>
        </w:rPr>
        <w:t xml:space="preserve"> which the </w:t>
      </w:r>
      <w:r w:rsidR="006A03F2">
        <w:rPr>
          <w:rFonts w:ascii="Arial" w:hAnsi="Arial" w:cs="Arial"/>
          <w:color w:val="222222"/>
          <w:sz w:val="22"/>
          <w:szCs w:val="22"/>
        </w:rPr>
        <w:lastRenderedPageBreak/>
        <w:t>metabolism is flowing can only be determine</w:t>
      </w:r>
      <w:r w:rsidR="00420CCB">
        <w:rPr>
          <w:rFonts w:ascii="Arial" w:hAnsi="Arial" w:cs="Arial"/>
          <w:color w:val="222222"/>
          <w:sz w:val="22"/>
          <w:szCs w:val="22"/>
        </w:rPr>
        <w:t>d</w:t>
      </w:r>
      <w:r w:rsidR="006A03F2">
        <w:rPr>
          <w:rFonts w:ascii="Arial" w:hAnsi="Arial" w:cs="Arial"/>
          <w:color w:val="222222"/>
          <w:sz w:val="22"/>
          <w:szCs w:val="22"/>
        </w:rPr>
        <w:t xml:space="preserve"> with the addition of </w:t>
      </w:r>
      <w:r w:rsidR="00AC1F3A">
        <w:rPr>
          <w:rFonts w:ascii="Arial" w:hAnsi="Arial" w:cs="Arial"/>
          <w:color w:val="222222"/>
          <w:sz w:val="22"/>
          <w:szCs w:val="22"/>
        </w:rPr>
        <w:t xml:space="preserve">global and targeted </w:t>
      </w:r>
      <w:r w:rsidR="006A03F2">
        <w:rPr>
          <w:rFonts w:ascii="Arial" w:hAnsi="Arial" w:cs="Arial"/>
          <w:color w:val="222222"/>
          <w:sz w:val="22"/>
          <w:szCs w:val="22"/>
        </w:rPr>
        <w:t>metabolomics data</w:t>
      </w:r>
      <w:r w:rsidR="00352464">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PjUxPC9zdHlsZT48L0Rpc3BsYXlUZXh0PjxyZWNvcmQ+PHJlYy1udW1iZXI+MzU8L3JlYy1udW1i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</w:fldData>
        </w:fldChar>
      </w:r>
      <w:r w:rsidR="00537470">
        <w:rPr>
          <w:rFonts w:ascii="Arial" w:hAnsi="Arial" w:cs="Arial"/>
          <w:color w:val="222222"/>
          <w:sz w:val="22"/>
          <w:szCs w:val="22"/>
        </w:rPr>
        <w:instrText xml:space="preserve"> ADDIN EN.CITE </w:instrText>
      </w:r>
      <w:r w:rsidR="00537470">
        <w:rPr>
          <w:rFonts w:ascii="Arial" w:hAnsi="Arial" w:cs="Arial"/>
          <w:color w:val="222222"/>
          <w:sz w:val="22"/>
          <w:szCs w:val="22"/>
        </w:rPr>
        <w:fldChar w:fldCharType="begin">
          <w:fldData xml:space="preserve">PEVuZE5vdGU+PENpdGU+PEF1dGhvcj5OYWtheWFzdTwvQXV0aG9yPjxZZWFyPjIwMTY8L1llYXI+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</w:fldData>
        </w:fldChar>
      </w:r>
      <w:r w:rsidR="00537470">
        <w:rPr>
          <w:rFonts w:ascii="Arial" w:hAnsi="Arial" w:cs="Arial"/>
          <w:color w:val="222222"/>
          <w:sz w:val="22"/>
          <w:szCs w:val="22"/>
        </w:rPr>
        <w:instrText xml:space="preserve"> ADDIN EN.CITE.DATA </w:instrText>
      </w:r>
      <w:r w:rsidR="00537470">
        <w:rPr>
          <w:rFonts w:ascii="Arial" w:hAnsi="Arial" w:cs="Arial"/>
          <w:color w:val="222222"/>
          <w:sz w:val="22"/>
          <w:szCs w:val="22"/>
        </w:rPr>
      </w:r>
      <w:r w:rsidR="00537470">
        <w:rPr>
          <w:rFonts w:ascii="Arial" w:hAnsi="Arial" w:cs="Arial"/>
          <w:color w:val="222222"/>
          <w:sz w:val="22"/>
          <w:szCs w:val="22"/>
        </w:rPr>
        <w:fldChar w:fldCharType="end"/>
      </w:r>
      <w:r w:rsidR="00352464">
        <w:rPr>
          <w:rFonts w:ascii="Arial" w:hAnsi="Arial" w:cs="Arial"/>
          <w:color w:val="222222"/>
          <w:sz w:val="22"/>
          <w:szCs w:val="22"/>
        </w:rPr>
      </w:r>
      <w:r w:rsidR="00352464">
        <w:rPr>
          <w:rFonts w:ascii="Arial" w:hAnsi="Arial" w:cs="Arial"/>
          <w:color w:val="222222"/>
          <w:sz w:val="22"/>
          <w:szCs w:val="22"/>
        </w:rPr>
        <w:fldChar w:fldCharType="separate"/>
      </w:r>
      <w:r w:rsidR="00537470" w:rsidRPr="00537470">
        <w:rPr>
          <w:rFonts w:ascii="Arial" w:hAnsi="Arial" w:cs="Arial"/>
          <w:noProof/>
          <w:color w:val="222222"/>
          <w:sz w:val="22"/>
          <w:szCs w:val="22"/>
          <w:vertAlign w:val="superscript"/>
        </w:rPr>
        <w:t>51</w:t>
      </w:r>
      <w:r w:rsidR="00352464">
        <w:rPr>
          <w:rFonts w:ascii="Arial" w:hAnsi="Arial" w:cs="Arial"/>
          <w:color w:val="222222"/>
          <w:sz w:val="22"/>
          <w:szCs w:val="22"/>
        </w:rPr>
        <w:fldChar w:fldCharType="end"/>
      </w:r>
      <w:r w:rsidR="00352464">
        <w:rPr>
          <w:rFonts w:ascii="Arial" w:hAnsi="Arial" w:cs="Arial"/>
          <w:color w:val="222222"/>
          <w:sz w:val="22"/>
          <w:szCs w:val="22"/>
        </w:rPr>
        <w:t xml:space="preserve">. </w:t>
      </w:r>
      <w:r w:rsidR="00DD320E">
        <w:rPr>
          <w:rFonts w:ascii="Arial" w:hAnsi="Arial" w:cs="Arial"/>
          <w:color w:val="222222"/>
          <w:sz w:val="22"/>
          <w:szCs w:val="22"/>
        </w:rPr>
        <w:t xml:space="preserve"> </w:t>
      </w:r>
      <w:r w:rsidR="00D87D17">
        <w:rPr>
          <w:rFonts w:ascii="Arial" w:hAnsi="Arial" w:cs="Arial"/>
          <w:color w:val="222222"/>
          <w:sz w:val="22"/>
          <w:szCs w:val="22"/>
        </w:rPr>
        <w:t>As an example</w:t>
      </w:r>
      <w:r w:rsidR="0023511D">
        <w:rPr>
          <w:rFonts w:ascii="Arial" w:hAnsi="Arial" w:cs="Arial"/>
          <w:color w:val="222222"/>
          <w:sz w:val="22"/>
          <w:szCs w:val="22"/>
        </w:rPr>
        <w:t>, we utilized</w:t>
      </w:r>
      <w:r w:rsidR="002A4DB4">
        <w:rPr>
          <w:rFonts w:ascii="Arial" w:hAnsi="Arial" w:cs="Arial"/>
          <w:color w:val="222222"/>
          <w:sz w:val="22"/>
          <w:szCs w:val="22"/>
        </w:rPr>
        <w:t xml:space="preserve"> </w:t>
      </w:r>
      <w:r w:rsidR="00BF1571">
        <w:rPr>
          <w:rFonts w:ascii="Arial" w:hAnsi="Arial" w:cs="Arial"/>
          <w:color w:val="222222"/>
          <w:sz w:val="22"/>
          <w:szCs w:val="22"/>
        </w:rPr>
        <w:t xml:space="preserve">Pck003 and </w:t>
      </w:r>
      <w:r w:rsidR="002A523D">
        <w:rPr>
          <w:rFonts w:ascii="Arial" w:hAnsi="Arial" w:cs="Arial"/>
          <w:color w:val="222222"/>
          <w:sz w:val="22"/>
          <w:szCs w:val="22"/>
        </w:rPr>
        <w:t>Pck00</w:t>
      </w:r>
      <w:r w:rsidR="00251842">
        <w:rPr>
          <w:rFonts w:ascii="Arial" w:hAnsi="Arial" w:cs="Arial"/>
          <w:color w:val="222222"/>
          <w:sz w:val="22"/>
          <w:szCs w:val="22"/>
        </w:rPr>
        <w:t>6</w:t>
      </w:r>
      <w:r w:rsidR="00C121EC">
        <w:rPr>
          <w:rFonts w:ascii="Arial" w:hAnsi="Arial" w:cs="Arial"/>
          <w:color w:val="222222"/>
          <w:sz w:val="22"/>
          <w:szCs w:val="22"/>
        </w:rPr>
        <w:t xml:space="preserve"> to study lipid metabolism in </w:t>
      </w:r>
      <w:r w:rsidR="0095698F">
        <w:rPr>
          <w:rFonts w:ascii="Arial" w:hAnsi="Arial" w:cs="Arial"/>
          <w:color w:val="222222"/>
          <w:sz w:val="22"/>
          <w:szCs w:val="22"/>
        </w:rPr>
        <w:t xml:space="preserve">islets </w:t>
      </w:r>
      <w:r w:rsidR="00BF1A25">
        <w:rPr>
          <w:rFonts w:ascii="Arial" w:hAnsi="Arial" w:cs="Arial"/>
          <w:color w:val="222222"/>
          <w:sz w:val="22"/>
          <w:szCs w:val="22"/>
        </w:rPr>
        <w:t>during</w:t>
      </w:r>
      <w:r w:rsidR="0095698F">
        <w:rPr>
          <w:rFonts w:ascii="Arial" w:hAnsi="Arial" w:cs="Arial"/>
          <w:color w:val="222222"/>
          <w:sz w:val="22"/>
          <w:szCs w:val="22"/>
        </w:rPr>
        <w:t xml:space="preserve"> </w:t>
      </w:r>
      <w:r w:rsidR="007C57BD">
        <w:rPr>
          <w:rFonts w:ascii="Arial" w:hAnsi="Arial" w:cs="Arial"/>
          <w:color w:val="222222"/>
          <w:sz w:val="22"/>
          <w:szCs w:val="22"/>
        </w:rPr>
        <w:t>insulitis</w:t>
      </w:r>
      <w:r w:rsidR="008F6F10">
        <w:rPr>
          <w:rFonts w:ascii="Arial" w:hAnsi="Arial" w:cs="Arial"/>
          <w:color w:val="222222"/>
          <w:sz w:val="22"/>
          <w:szCs w:val="22"/>
        </w:rPr>
        <w:t xml:space="preserve">. </w:t>
      </w:r>
      <w:r w:rsidR="00AD37EC">
        <w:rPr>
          <w:rFonts w:ascii="Arial" w:hAnsi="Arial" w:cs="Arial"/>
          <w:color w:val="222222"/>
          <w:sz w:val="22"/>
          <w:szCs w:val="22"/>
        </w:rPr>
        <w:t xml:space="preserve">Across the lipidomics </w:t>
      </w:r>
      <w:r w:rsidR="00410001">
        <w:rPr>
          <w:rFonts w:ascii="Arial" w:hAnsi="Arial" w:cs="Arial"/>
          <w:color w:val="222222"/>
          <w:sz w:val="22"/>
          <w:szCs w:val="22"/>
        </w:rPr>
        <w:t xml:space="preserve">data </w:t>
      </w:r>
      <w:r w:rsidR="00E05342">
        <w:rPr>
          <w:rFonts w:ascii="Arial" w:hAnsi="Arial" w:cs="Arial"/>
          <w:color w:val="222222"/>
          <w:sz w:val="22"/>
          <w:szCs w:val="22"/>
        </w:rPr>
        <w:t>from</w:t>
      </w:r>
      <w:r w:rsidR="00AD37EC">
        <w:rPr>
          <w:rFonts w:ascii="Arial" w:hAnsi="Arial" w:cs="Arial"/>
          <w:color w:val="222222"/>
          <w:sz w:val="22"/>
          <w:szCs w:val="22"/>
        </w:rPr>
        <w:t xml:space="preserve"> these two packages and </w:t>
      </w:r>
      <w:r w:rsidR="007C57BD">
        <w:rPr>
          <w:rFonts w:ascii="Arial" w:hAnsi="Arial" w:cs="Arial"/>
          <w:color w:val="222222"/>
          <w:sz w:val="22"/>
          <w:szCs w:val="22"/>
        </w:rPr>
        <w:t xml:space="preserve">a third </w:t>
      </w:r>
      <w:r w:rsidR="006B7783">
        <w:rPr>
          <w:rFonts w:ascii="Arial" w:hAnsi="Arial" w:cs="Arial"/>
          <w:color w:val="222222"/>
          <w:sz w:val="22"/>
          <w:szCs w:val="22"/>
        </w:rPr>
        <w:t xml:space="preserve">lipidomics </w:t>
      </w:r>
      <w:r w:rsidR="007C57BD">
        <w:rPr>
          <w:rFonts w:ascii="Arial" w:hAnsi="Arial" w:cs="Arial"/>
          <w:color w:val="222222"/>
          <w:sz w:val="22"/>
          <w:szCs w:val="22"/>
        </w:rPr>
        <w:t>dataset f</w:t>
      </w:r>
      <w:r w:rsidR="00C113F6">
        <w:rPr>
          <w:rFonts w:ascii="Arial" w:hAnsi="Arial" w:cs="Arial"/>
          <w:color w:val="222222"/>
          <w:sz w:val="22"/>
          <w:szCs w:val="22"/>
        </w:rPr>
        <w:t>rom</w:t>
      </w:r>
      <w:r w:rsidR="007C57BD">
        <w:rPr>
          <w:rFonts w:ascii="Arial" w:hAnsi="Arial" w:cs="Arial"/>
          <w:color w:val="222222"/>
          <w:sz w:val="22"/>
          <w:szCs w:val="22"/>
        </w:rPr>
        <w:t xml:space="preserve"> islets </w:t>
      </w:r>
      <w:r w:rsidR="00C113F6">
        <w:rPr>
          <w:rFonts w:ascii="Arial" w:hAnsi="Arial" w:cs="Arial"/>
          <w:color w:val="222222"/>
          <w:sz w:val="22"/>
          <w:szCs w:val="22"/>
        </w:rPr>
        <w:t>of</w:t>
      </w:r>
      <w:r w:rsidR="007C57BD">
        <w:rPr>
          <w:rFonts w:ascii="Arial" w:hAnsi="Arial" w:cs="Arial"/>
          <w:color w:val="222222"/>
          <w:sz w:val="22"/>
          <w:szCs w:val="22"/>
        </w:rPr>
        <w:t xml:space="preserve"> NOD mice</w:t>
      </w:r>
      <w:r w:rsidR="00C113F6">
        <w:rPr>
          <w:rFonts w:ascii="Arial" w:hAnsi="Arial" w:cs="Arial"/>
          <w:color w:val="222222"/>
          <w:sz w:val="22"/>
          <w:szCs w:val="22"/>
        </w:rPr>
        <w:t>,</w:t>
      </w:r>
      <w:r w:rsidR="007C57BD">
        <w:rPr>
          <w:rFonts w:ascii="Arial" w:hAnsi="Arial" w:cs="Arial"/>
          <w:color w:val="222222"/>
          <w:sz w:val="22"/>
          <w:szCs w:val="22"/>
        </w:rPr>
        <w:t xml:space="preserve"> </w:t>
      </w:r>
      <w:r w:rsidR="00C113F6">
        <w:rPr>
          <w:rFonts w:ascii="Arial" w:hAnsi="Arial" w:cs="Arial"/>
          <w:color w:val="222222"/>
          <w:sz w:val="22"/>
          <w:szCs w:val="22"/>
        </w:rPr>
        <w:t>we identified</w:t>
      </w:r>
      <w:r w:rsidR="00BF1A25">
        <w:rPr>
          <w:rFonts w:ascii="Arial" w:hAnsi="Arial" w:cs="Arial"/>
          <w:color w:val="222222"/>
          <w:sz w:val="22"/>
          <w:szCs w:val="22"/>
        </w:rPr>
        <w:t xml:space="preserve"> </w:t>
      </w:r>
      <w:r w:rsidR="007C57BD">
        <w:rPr>
          <w:rFonts w:ascii="Arial" w:hAnsi="Arial" w:cs="Arial"/>
          <w:color w:val="222222"/>
          <w:sz w:val="22"/>
          <w:szCs w:val="22"/>
        </w:rPr>
        <w:t xml:space="preserve">that triacylglycerols were </w:t>
      </w:r>
      <w:r w:rsidR="00187FF3">
        <w:rPr>
          <w:rFonts w:ascii="Arial" w:hAnsi="Arial" w:cs="Arial"/>
          <w:color w:val="222222"/>
          <w:sz w:val="22"/>
          <w:szCs w:val="22"/>
        </w:rPr>
        <w:t xml:space="preserve">consistently </w:t>
      </w:r>
      <w:r w:rsidR="007C57BD">
        <w:rPr>
          <w:rFonts w:ascii="Arial" w:hAnsi="Arial" w:cs="Arial"/>
          <w:color w:val="222222"/>
          <w:sz w:val="22"/>
          <w:szCs w:val="22"/>
        </w:rPr>
        <w:t>downregulate</w:t>
      </w:r>
      <w:r w:rsidR="00187FF3">
        <w:rPr>
          <w:rFonts w:ascii="Arial" w:hAnsi="Arial" w:cs="Arial"/>
          <w:color w:val="222222"/>
          <w:sz w:val="22"/>
          <w:szCs w:val="22"/>
        </w:rPr>
        <w:t>d</w:t>
      </w:r>
      <w:r w:rsidR="00CC5E7B">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 </w:instrText>
      </w:r>
      <w:r w:rsidR="00C73936">
        <w:rPr>
          <w:rFonts w:ascii="Arial" w:hAnsi="Arial" w:cs="Arial"/>
          <w:color w:val="222222"/>
          <w:sz w:val="22"/>
          <w:szCs w:val="22"/>
        </w:rPr>
        <w:fldChar w:fldCharType="begin">
          <w:fldData xml:space="preserve">PEVuZE5vdGU+PENpdGU+PEF1dGhvcj5TYXJrYXI8L0F1dGhvcj48WWVhcj4yMDI0PC9ZZWFyPjxS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</w:fldData>
        </w:fldChar>
      </w:r>
      <w:r w:rsidR="00C73936">
        <w:rPr>
          <w:rFonts w:ascii="Arial" w:hAnsi="Arial" w:cs="Arial"/>
          <w:color w:val="222222"/>
          <w:sz w:val="22"/>
          <w:szCs w:val="22"/>
        </w:rPr>
        <w:instrText xml:space="preserve"> ADDIN EN.CITE.DATA </w:instrText>
      </w:r>
      <w:r w:rsidR="00C73936">
        <w:rPr>
          <w:rFonts w:ascii="Arial" w:hAnsi="Arial" w:cs="Arial"/>
          <w:color w:val="222222"/>
          <w:sz w:val="22"/>
          <w:szCs w:val="22"/>
        </w:rPr>
      </w:r>
      <w:r w:rsidR="00C73936">
        <w:rPr>
          <w:rFonts w:ascii="Arial" w:hAnsi="Arial" w:cs="Arial"/>
          <w:color w:val="222222"/>
          <w:sz w:val="22"/>
          <w:szCs w:val="22"/>
        </w:rPr>
        <w:fldChar w:fldCharType="end"/>
      </w:r>
      <w:r w:rsidR="00CC5E7B">
        <w:rPr>
          <w:rFonts w:ascii="Arial" w:hAnsi="Arial" w:cs="Arial"/>
          <w:color w:val="222222"/>
          <w:sz w:val="22"/>
          <w:szCs w:val="22"/>
        </w:rPr>
      </w:r>
      <w:r w:rsidR="00CC5E7B">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29</w:t>
      </w:r>
      <w:r w:rsidR="00CC5E7B">
        <w:rPr>
          <w:rFonts w:ascii="Arial" w:hAnsi="Arial" w:cs="Arial"/>
          <w:color w:val="222222"/>
          <w:sz w:val="22"/>
          <w:szCs w:val="22"/>
        </w:rPr>
        <w:fldChar w:fldCharType="end"/>
      </w:r>
      <w:r w:rsidR="00CC5E7B">
        <w:rPr>
          <w:rFonts w:ascii="Arial" w:hAnsi="Arial" w:cs="Arial"/>
          <w:color w:val="222222"/>
          <w:sz w:val="22"/>
          <w:szCs w:val="22"/>
        </w:rPr>
        <w:t xml:space="preserve">. </w:t>
      </w:r>
      <w:r w:rsidR="00A650BA">
        <w:rPr>
          <w:rFonts w:ascii="Arial" w:hAnsi="Arial" w:cs="Arial"/>
          <w:color w:val="222222"/>
          <w:sz w:val="22"/>
          <w:szCs w:val="22"/>
        </w:rPr>
        <w:t xml:space="preserve">In the metabolomics </w:t>
      </w:r>
      <w:r w:rsidR="003615AE">
        <w:rPr>
          <w:rFonts w:ascii="Arial" w:hAnsi="Arial" w:cs="Arial"/>
          <w:color w:val="222222"/>
          <w:sz w:val="22"/>
          <w:szCs w:val="22"/>
        </w:rPr>
        <w:t>data</w:t>
      </w:r>
      <w:r w:rsidR="00A650BA">
        <w:rPr>
          <w:rFonts w:ascii="Arial" w:hAnsi="Arial" w:cs="Arial"/>
          <w:color w:val="222222"/>
          <w:sz w:val="22"/>
          <w:szCs w:val="22"/>
        </w:rPr>
        <w:t xml:space="preserve">, we found an increase </w:t>
      </w:r>
      <w:r w:rsidR="003615AE">
        <w:rPr>
          <w:rFonts w:ascii="Arial" w:hAnsi="Arial" w:cs="Arial"/>
          <w:color w:val="222222"/>
          <w:sz w:val="22"/>
          <w:szCs w:val="22"/>
        </w:rPr>
        <w:t>in</w:t>
      </w:r>
      <w:r w:rsidR="00A650BA">
        <w:rPr>
          <w:rFonts w:ascii="Arial" w:hAnsi="Arial" w:cs="Arial"/>
          <w:color w:val="222222"/>
          <w:sz w:val="22"/>
          <w:szCs w:val="22"/>
        </w:rPr>
        <w:t xml:space="preserve"> the free fatty acid palmitate, suggesting that </w:t>
      </w:r>
      <w:r w:rsidR="004A352E">
        <w:rPr>
          <w:rFonts w:ascii="Arial" w:hAnsi="Arial" w:cs="Arial"/>
          <w:color w:val="222222"/>
          <w:sz w:val="22"/>
          <w:szCs w:val="22"/>
        </w:rPr>
        <w:t xml:space="preserve">triacylglycerols </w:t>
      </w:r>
      <w:r w:rsidR="00391191">
        <w:rPr>
          <w:rFonts w:ascii="Arial" w:hAnsi="Arial" w:cs="Arial"/>
          <w:color w:val="222222"/>
          <w:sz w:val="22"/>
          <w:szCs w:val="22"/>
        </w:rPr>
        <w:t xml:space="preserve">were possibly degraded </w:t>
      </w:r>
      <w:r w:rsidR="004A352E">
        <w:rPr>
          <w:rFonts w:ascii="Arial" w:hAnsi="Arial" w:cs="Arial"/>
          <w:color w:val="222222"/>
          <w:sz w:val="22"/>
          <w:szCs w:val="22"/>
        </w:rPr>
        <w:t>into free fatty acids</w:t>
      </w:r>
      <w:r w:rsidR="00385241">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38524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33</w:t>
      </w:r>
      <w:r w:rsidR="00385241">
        <w:rPr>
          <w:rFonts w:ascii="Arial" w:hAnsi="Arial" w:cs="Arial"/>
          <w:color w:val="222222"/>
          <w:sz w:val="22"/>
          <w:szCs w:val="22"/>
        </w:rPr>
        <w:fldChar w:fldCharType="end"/>
      </w:r>
      <w:r w:rsidR="004A352E">
        <w:rPr>
          <w:rFonts w:ascii="Arial" w:hAnsi="Arial" w:cs="Arial"/>
          <w:color w:val="222222"/>
          <w:sz w:val="22"/>
          <w:szCs w:val="22"/>
        </w:rPr>
        <w:t xml:space="preserve">. </w:t>
      </w:r>
      <w:r w:rsidR="00FB3A73">
        <w:rPr>
          <w:rFonts w:ascii="Arial" w:hAnsi="Arial" w:cs="Arial"/>
          <w:color w:val="222222"/>
          <w:sz w:val="22"/>
          <w:szCs w:val="22"/>
        </w:rPr>
        <w:t xml:space="preserve">In the proteomics analysis, we found a candidate </w:t>
      </w:r>
      <w:r w:rsidR="007B68BA">
        <w:rPr>
          <w:rFonts w:ascii="Arial" w:hAnsi="Arial" w:cs="Arial"/>
          <w:color w:val="222222"/>
          <w:sz w:val="22"/>
          <w:szCs w:val="22"/>
        </w:rPr>
        <w:t>lipase</w:t>
      </w:r>
      <w:r w:rsidR="00201C0B">
        <w:rPr>
          <w:rFonts w:ascii="Arial" w:hAnsi="Arial" w:cs="Arial"/>
          <w:color w:val="222222"/>
          <w:sz w:val="22"/>
          <w:szCs w:val="22"/>
        </w:rPr>
        <w:t xml:space="preserve"> </w:t>
      </w:r>
      <w:r w:rsidR="00543F84">
        <w:rPr>
          <w:rFonts w:ascii="Arial" w:hAnsi="Arial" w:cs="Arial"/>
          <w:color w:val="222222"/>
          <w:sz w:val="22"/>
          <w:szCs w:val="22"/>
        </w:rPr>
        <w:t xml:space="preserve">- </w:t>
      </w:r>
      <w:r w:rsidR="00385241">
        <w:rPr>
          <w:rFonts w:ascii="Arial" w:hAnsi="Arial" w:cs="Arial"/>
          <w:color w:val="222222"/>
          <w:sz w:val="22"/>
          <w:szCs w:val="22"/>
        </w:rPr>
        <w:t>endothelial lipase LIPG</w:t>
      </w:r>
      <w:r w:rsidR="00385241">
        <w:rPr>
          <w:rFonts w:ascii="Arial" w:hAnsi="Arial" w:cs="Arial"/>
          <w:color w:val="222222"/>
          <w:sz w:val="22"/>
          <w:szCs w:val="22"/>
        </w:rPr>
        <w:fldChar w:fldCharType="begin"/>
      </w:r>
      <w:r w:rsidR="00C73936">
        <w:rPr>
          <w:rFonts w:ascii="Arial" w:hAnsi="Arial" w:cs="Arial"/>
          <w:color w:val="222222"/>
          <w:sz w:val="22"/>
          <w:szCs w:val="22"/>
        </w:rPr>
        <w:instrText xml:space="preserve"> ADDIN EN.CITE &lt;EndNote&gt;&lt;Cite&gt;&lt;Author&gt;Elliott&lt;/Author&gt;&lt;Year&gt;2024&lt;/Year&gt;&lt;RecNum&gt;22&lt;/RecNum&gt;&lt;DisplayText&gt;&lt;style face="superscript"&gt;33&lt;/style&gt;&lt;/DisplayText&gt;&lt;record&gt;&lt;rec-number&gt;22&lt;/rec-number&gt;&lt;foreign-keys&gt;&lt;key app="EN" db-id="dsz9as9xsxd2dke259vvss5cawvfrsf592z9" timestamp="1763669015"&gt;22&lt;/key&gt;&lt;/foreign-keys&gt;&lt;ref-type name="Journal Article"&gt;17&lt;/ref-type&gt;&lt;contributors&gt;&lt;authors&gt;&lt;author&gt;Elliott, Emily C.&lt;/author&gt;&lt;author&gt;Sakar, Soumyadeep&lt;/author&gt;&lt;author&gt;Bramer, Lisa&lt;/author&gt;&lt;author&gt;Burnet, Meagan&lt;/author&gt;&lt;author&gt;Kim, Young-Mo&lt;/author&gt;&lt;author&gt;Yi, Xiaoyan&lt;/author&gt;&lt;author&gt;Estevao, Igor L.&lt;/author&gt;&lt;author&gt;Rewers, Marian&lt;/author&gt;&lt;author&gt;Cambronne, Xiaolu A.&lt;/author&gt;&lt;author&gt;Vehik, Kendra&lt;/author&gt;&lt;author&gt;Arrojo e Drigo, Rafael&lt;/author&gt;&lt;author&gt;Metz, Thomas O.&lt;/author&gt;&lt;author&gt;Eizirik, Decio L.&lt;/author&gt;&lt;author&gt;Webb-Robertson, Bobbie-Jo M.&lt;/author&gt;&lt;author&gt;Mirmira, Raghavendra G.&lt;/author&gt;&lt;author&gt;Nakayasu, Ernesto S.&lt;/author&gt;&lt;/authors&gt;&lt;/contributors&gt;&lt;titles&gt;&lt;title&gt;Free fatty acids accelerate β-cell death in type 1 diabetes&lt;/title&gt;&lt;secondary-title&gt;medRxiv&lt;/secondary-title&gt;&lt;/titles&gt;&lt;periodical&gt;&lt;full-title&gt;medRxiv&lt;/full-title&gt;&lt;/periodical&gt;&lt;pages&gt;2024.09.16.24313433&lt;/pages&gt;&lt;dates&gt;&lt;year&gt;2024&lt;/year&gt;&lt;/dates&gt;&lt;urls&gt;&lt;related-urls&gt;&lt;url&gt;https://www.medrxiv.org/content/medrxiv/early/2024/09/16/2024.09.16.24313433.full.pdf&lt;/url&gt;&lt;/related-urls&gt;&lt;/urls&gt;&lt;electronic-resource-num&gt;10.1101/2024.09.16.24313433&lt;/electronic-resource-num&gt;&lt;/record&gt;&lt;/Cite&gt;&lt;/EndNote&gt;</w:instrText>
      </w:r>
      <w:r w:rsidR="00385241">
        <w:rPr>
          <w:rFonts w:ascii="Arial" w:hAnsi="Arial" w:cs="Arial"/>
          <w:color w:val="222222"/>
          <w:sz w:val="22"/>
          <w:szCs w:val="22"/>
        </w:rPr>
        <w:fldChar w:fldCharType="separate"/>
      </w:r>
      <w:r w:rsidR="005A4E51" w:rsidRPr="005A4E51">
        <w:rPr>
          <w:rFonts w:ascii="Arial" w:hAnsi="Arial" w:cs="Arial"/>
          <w:noProof/>
          <w:color w:val="222222"/>
          <w:sz w:val="22"/>
          <w:szCs w:val="22"/>
          <w:vertAlign w:val="superscript"/>
        </w:rPr>
        <w:t>33</w:t>
      </w:r>
      <w:r w:rsidR="00385241">
        <w:rPr>
          <w:rFonts w:ascii="Arial" w:hAnsi="Arial" w:cs="Arial"/>
          <w:color w:val="222222"/>
          <w:sz w:val="22"/>
          <w:szCs w:val="22"/>
        </w:rPr>
        <w:fldChar w:fldCharType="end"/>
      </w:r>
      <w:r w:rsidR="00543F84">
        <w:rPr>
          <w:rFonts w:ascii="Arial" w:hAnsi="Arial" w:cs="Arial"/>
          <w:color w:val="222222"/>
          <w:sz w:val="22"/>
          <w:szCs w:val="22"/>
        </w:rPr>
        <w:t xml:space="preserve"> – supporting this hypothesis.</w:t>
      </w:r>
    </w:p>
    <w:p w14:paraId="230AF6B5" w14:textId="47F7E482" w:rsidR="00D029B1" w:rsidRDefault="00D029B1" w:rsidP="00CA15F6">
      <w:pPr>
        <w:shd w:val="clear" w:color="auto" w:fill="FFFFFF"/>
        <w:spacing w:before="100" w:beforeAutospacing="1" w:after="100" w:afterAutospacing="1"/>
        <w:jc w:val="both"/>
        <w:rPr>
          <w:ins w:id="218" w:author="Nakayasu, Ernesto S" w:date="2026-04-14T10:03:00Z" w16du:dateUtc="2026-04-14T17:03:00Z"/>
          <w:rFonts w:ascii="Arial" w:hAnsi="Arial" w:cs="Arial"/>
          <w:b/>
          <w:bCs/>
          <w:color w:val="222222"/>
          <w:sz w:val="22"/>
          <w:szCs w:val="22"/>
        </w:rPr>
      </w:pPr>
    </w:p>
    <w:p w14:paraId="71CC972E" w14:textId="483C91A6" w:rsidR="00D029B1" w:rsidRDefault="00D16753" w:rsidP="00CA15F6">
      <w:pPr>
        <w:shd w:val="clear" w:color="auto" w:fill="FFFFFF"/>
        <w:spacing w:before="100" w:beforeAutospacing="1" w:after="100" w:afterAutospacing="1"/>
        <w:jc w:val="both"/>
        <w:rPr>
          <w:ins w:id="219" w:author="Nakayasu, Ernesto S" w:date="2026-04-14T10:04:00Z" w16du:dateUtc="2026-04-14T17:04:00Z"/>
          <w:rFonts w:ascii="Arial" w:hAnsi="Arial" w:cs="Arial"/>
          <w:b/>
          <w:bCs/>
          <w:color w:val="222222"/>
          <w:sz w:val="22"/>
          <w:szCs w:val="22"/>
        </w:rPr>
      </w:pPr>
      <w:ins w:id="220" w:author="Nakayasu, Ernesto S" w:date="2026-04-14T10:03:00Z" w16du:dateUtc="2026-04-14T17:03:00Z">
        <w:r>
          <w:rPr>
            <w:rFonts w:ascii="Arial" w:hAnsi="Arial" w:cs="Arial"/>
            <w:b/>
            <w:bCs/>
            <w:color w:val="222222"/>
            <w:sz w:val="22"/>
            <w:szCs w:val="22"/>
          </w:rPr>
          <w:t>Limitations of the study</w:t>
        </w:r>
      </w:ins>
    </w:p>
    <w:p w14:paraId="7AA74383" w14:textId="5744338D" w:rsidR="00D16753" w:rsidRPr="00D16753" w:rsidRDefault="000D22F0" w:rsidP="00CA15F6">
      <w:pPr>
        <w:shd w:val="clear" w:color="auto" w:fill="FFFFFF"/>
        <w:spacing w:before="100" w:beforeAutospacing="1" w:after="100" w:afterAutospacing="1"/>
        <w:jc w:val="both"/>
        <w:rPr>
          <w:ins w:id="221" w:author="Nakayasu, Ernesto S" w:date="2026-04-14T10:04:00Z" w16du:dateUtc="2026-04-14T17:04:00Z"/>
          <w:rFonts w:ascii="Arial" w:hAnsi="Arial" w:cs="Arial"/>
          <w:color w:val="222222"/>
          <w:sz w:val="22"/>
          <w:szCs w:val="22"/>
          <w:rPrChange w:id="222" w:author="Nakayasu, Ernesto S" w:date="2026-04-14T10:04:00Z" w16du:dateUtc="2026-04-14T17:04:00Z">
            <w:rPr>
              <w:ins w:id="223" w:author="Nakayasu, Ernesto S" w:date="2026-04-14T10:04:00Z" w16du:dateUtc="2026-04-14T17:04:00Z"/>
              <w:rFonts w:ascii="Arial" w:hAnsi="Arial" w:cs="Arial"/>
              <w:b/>
              <w:bCs/>
              <w:color w:val="222222"/>
              <w:sz w:val="22"/>
              <w:szCs w:val="22"/>
            </w:rPr>
          </w:rPrChange>
        </w:rPr>
      </w:pPr>
      <w:ins w:id="224" w:author="Nakayasu, Ernesto S" w:date="2026-04-14T10:04:00Z" w16du:dateUtc="2026-04-14T17:04:00Z">
        <w:r>
          <w:rPr>
            <w:rFonts w:ascii="Arial" w:hAnsi="Arial" w:cs="Arial"/>
            <w:color w:val="222222"/>
            <w:sz w:val="22"/>
            <w:szCs w:val="22"/>
          </w:rPr>
          <w:t xml:space="preserve">The data </w:t>
        </w:r>
      </w:ins>
      <w:ins w:id="225" w:author="Nakayasu, Ernesto S" w:date="2026-04-14T10:05:00Z" w16du:dateUtc="2026-04-14T17:05:00Z">
        <w:r w:rsidR="00BD1699">
          <w:rPr>
            <w:rFonts w:ascii="Arial" w:hAnsi="Arial" w:cs="Arial"/>
            <w:color w:val="222222"/>
            <w:sz w:val="22"/>
            <w:szCs w:val="22"/>
          </w:rPr>
          <w:t xml:space="preserve">describe in this </w:t>
        </w:r>
      </w:ins>
      <w:ins w:id="226" w:author="Nakayasu, Ernesto S" w:date="2026-04-14T10:18:00Z" w16du:dateUtc="2026-04-14T17:18:00Z">
        <w:r w:rsidR="00B078CA">
          <w:rPr>
            <w:rFonts w:ascii="Arial" w:hAnsi="Arial" w:cs="Arial"/>
            <w:color w:val="222222"/>
            <w:sz w:val="22"/>
            <w:szCs w:val="22"/>
          </w:rPr>
          <w:t xml:space="preserve">data descriptor </w:t>
        </w:r>
      </w:ins>
      <w:ins w:id="227" w:author="Nakayasu, Ernesto S" w:date="2026-04-14T10:05:00Z" w16du:dateUtc="2026-04-14T17:05:00Z">
        <w:r w:rsidR="00BD1699">
          <w:rPr>
            <w:rFonts w:ascii="Arial" w:hAnsi="Arial" w:cs="Arial"/>
            <w:color w:val="222222"/>
            <w:sz w:val="22"/>
            <w:szCs w:val="22"/>
          </w:rPr>
          <w:t xml:space="preserve">paper has many applications as describe above in “Usage Notes”. </w:t>
        </w:r>
      </w:ins>
      <w:ins w:id="228" w:author="Nakayasu, Ernesto S" w:date="2026-04-14T10:09:00Z" w16du:dateUtc="2026-04-14T17:09:00Z">
        <w:r w:rsidR="002B064D">
          <w:rPr>
            <w:rFonts w:ascii="Arial" w:hAnsi="Arial" w:cs="Arial"/>
            <w:color w:val="222222"/>
            <w:sz w:val="22"/>
            <w:szCs w:val="22"/>
          </w:rPr>
          <w:t>Data descriptors</w:t>
        </w:r>
      </w:ins>
      <w:ins w:id="229" w:author="Nakayasu, Ernesto S" w:date="2026-04-14T10:10:00Z" w16du:dateUtc="2026-04-14T17:10:00Z">
        <w:r w:rsidR="00A322CA">
          <w:rPr>
            <w:rFonts w:ascii="Arial" w:hAnsi="Arial" w:cs="Arial"/>
            <w:color w:val="222222"/>
            <w:sz w:val="22"/>
            <w:szCs w:val="22"/>
          </w:rPr>
          <w:t xml:space="preserve"> focus on describing data</w:t>
        </w:r>
      </w:ins>
      <w:ins w:id="230" w:author="Nakayasu, Ernesto S" w:date="2026-04-14T10:11:00Z" w16du:dateUtc="2026-04-14T17:11:00Z">
        <w:r w:rsidR="00D667AA">
          <w:rPr>
            <w:rFonts w:ascii="Arial" w:hAnsi="Arial" w:cs="Arial"/>
            <w:color w:val="222222"/>
            <w:sz w:val="22"/>
            <w:szCs w:val="22"/>
          </w:rPr>
          <w:t>sets along with their meta</w:t>
        </w:r>
      </w:ins>
      <w:ins w:id="231" w:author="Nakayasu, Ernesto S" w:date="2026-04-14T10:12:00Z" w16du:dateUtc="2026-04-14T17:12:00Z">
        <w:r w:rsidR="00D667AA">
          <w:rPr>
            <w:rFonts w:ascii="Arial" w:hAnsi="Arial" w:cs="Arial"/>
            <w:color w:val="222222"/>
            <w:sz w:val="22"/>
            <w:szCs w:val="22"/>
          </w:rPr>
          <w:t xml:space="preserve">data, </w:t>
        </w:r>
        <w:r w:rsidR="006D0F5F">
          <w:rPr>
            <w:rFonts w:ascii="Arial" w:hAnsi="Arial" w:cs="Arial"/>
            <w:color w:val="222222"/>
            <w:sz w:val="22"/>
            <w:szCs w:val="22"/>
          </w:rPr>
          <w:t xml:space="preserve">experimental information and processing </w:t>
        </w:r>
      </w:ins>
      <w:ins w:id="232" w:author="Nakayasu, Ernesto S" w:date="2026-04-14T10:13:00Z" w16du:dateUtc="2026-04-14T17:13:00Z">
        <w:r w:rsidR="00F50AAF">
          <w:rPr>
            <w:rFonts w:ascii="Arial" w:hAnsi="Arial" w:cs="Arial"/>
            <w:color w:val="222222"/>
            <w:sz w:val="22"/>
            <w:szCs w:val="22"/>
          </w:rPr>
          <w:t xml:space="preserve">procedures, so they can be reused by other researchers. </w:t>
        </w:r>
      </w:ins>
      <w:ins w:id="233" w:author="Nakayasu, Ernesto S" w:date="2026-05-04T15:50:00Z" w16du:dateUtc="2026-05-04T22:50:00Z">
        <w:r w:rsidR="00000420">
          <w:rPr>
            <w:rFonts w:ascii="Arial" w:hAnsi="Arial" w:cs="Arial"/>
            <w:color w:val="222222"/>
            <w:sz w:val="22"/>
            <w:szCs w:val="22"/>
          </w:rPr>
          <w:t>To further facilitate data reuse</w:t>
        </w:r>
      </w:ins>
      <w:ins w:id="234" w:author="Nakayasu, Ernesto S" w:date="2026-04-14T10:16:00Z" w16du:dateUtc="2026-04-14T17:16:00Z">
        <w:r w:rsidR="009748AF">
          <w:rPr>
            <w:rFonts w:ascii="Arial" w:hAnsi="Arial" w:cs="Arial"/>
            <w:color w:val="222222"/>
            <w:sz w:val="22"/>
            <w:szCs w:val="22"/>
          </w:rPr>
          <w:t>, we</w:t>
        </w:r>
        <w:r w:rsidR="00C77312">
          <w:rPr>
            <w:rFonts w:ascii="Arial" w:hAnsi="Arial" w:cs="Arial"/>
            <w:color w:val="222222"/>
            <w:sz w:val="22"/>
            <w:szCs w:val="22"/>
          </w:rPr>
          <w:t xml:space="preserve"> performed an additional step of compiling data from multiple</w:t>
        </w:r>
        <w:r w:rsidR="00D11837">
          <w:rPr>
            <w:rFonts w:ascii="Arial" w:hAnsi="Arial" w:cs="Arial"/>
            <w:color w:val="222222"/>
            <w:sz w:val="22"/>
            <w:szCs w:val="22"/>
          </w:rPr>
          <w:t xml:space="preserve"> datasets into a centralized repository. </w:t>
        </w:r>
      </w:ins>
      <w:ins w:id="235" w:author="Nakayasu, Ernesto S" w:date="2026-04-14T10:17:00Z" w16du:dateUtc="2026-04-14T17:17:00Z">
        <w:r w:rsidR="00B078CA">
          <w:rPr>
            <w:rFonts w:ascii="Arial" w:hAnsi="Arial" w:cs="Arial"/>
            <w:color w:val="222222"/>
            <w:sz w:val="22"/>
            <w:szCs w:val="22"/>
          </w:rPr>
          <w:t xml:space="preserve">However, there are some limitations </w:t>
        </w:r>
      </w:ins>
      <w:ins w:id="236" w:author="Nakayasu, Ernesto S" w:date="2026-04-14T10:18:00Z" w16du:dateUtc="2026-04-14T17:18:00Z">
        <w:r w:rsidR="009425E0">
          <w:rPr>
            <w:rFonts w:ascii="Arial" w:hAnsi="Arial" w:cs="Arial"/>
            <w:color w:val="222222"/>
            <w:sz w:val="22"/>
            <w:szCs w:val="22"/>
          </w:rPr>
          <w:t>in</w:t>
        </w:r>
      </w:ins>
      <w:ins w:id="237" w:author="Nakayasu, Ernesto S" w:date="2026-04-14T10:17:00Z" w16du:dateUtc="2026-04-14T17:17:00Z">
        <w:r w:rsidR="00B078CA">
          <w:rPr>
            <w:rFonts w:ascii="Arial" w:hAnsi="Arial" w:cs="Arial"/>
            <w:color w:val="222222"/>
            <w:sz w:val="22"/>
            <w:szCs w:val="22"/>
          </w:rPr>
          <w:t xml:space="preserve"> a data descriptor type of publication.</w:t>
        </w:r>
      </w:ins>
      <w:ins w:id="238" w:author="Nakayasu, Ernesto S" w:date="2026-04-14T10:20:00Z" w16du:dateUtc="2026-04-14T17:20:00Z">
        <w:r w:rsidR="003A4799">
          <w:rPr>
            <w:rFonts w:ascii="Arial" w:hAnsi="Arial" w:cs="Arial"/>
            <w:color w:val="222222"/>
            <w:sz w:val="22"/>
            <w:szCs w:val="22"/>
          </w:rPr>
          <w:t xml:space="preserve"> Unlike database</w:t>
        </w:r>
        <w:r w:rsidR="000B072D">
          <w:rPr>
            <w:rFonts w:ascii="Arial" w:hAnsi="Arial" w:cs="Arial"/>
            <w:color w:val="222222"/>
            <w:sz w:val="22"/>
            <w:szCs w:val="22"/>
          </w:rPr>
          <w:t>s</w:t>
        </w:r>
      </w:ins>
      <w:ins w:id="239" w:author="Nakayasu, Ernesto S" w:date="2026-04-14T10:22:00Z" w16du:dateUtc="2026-04-14T17:22:00Z">
        <w:r w:rsidR="005941A0">
          <w:rPr>
            <w:rFonts w:ascii="Arial" w:hAnsi="Arial" w:cs="Arial"/>
            <w:color w:val="222222"/>
            <w:sz w:val="22"/>
            <w:szCs w:val="22"/>
          </w:rPr>
          <w:t>, there is limited harmonization</w:t>
        </w:r>
        <w:r w:rsidR="0006146B">
          <w:rPr>
            <w:rFonts w:ascii="Arial" w:hAnsi="Arial" w:cs="Arial"/>
            <w:color w:val="222222"/>
            <w:sz w:val="22"/>
            <w:szCs w:val="22"/>
          </w:rPr>
          <w:t xml:space="preserve">, </w:t>
        </w:r>
      </w:ins>
      <w:ins w:id="240" w:author="Nakayasu, Ernesto S" w:date="2026-04-14T10:23:00Z" w16du:dateUtc="2026-04-14T17:23:00Z">
        <w:r w:rsidR="00AB67A7">
          <w:rPr>
            <w:rFonts w:ascii="Arial" w:hAnsi="Arial" w:cs="Arial"/>
            <w:color w:val="222222"/>
            <w:sz w:val="22"/>
            <w:szCs w:val="22"/>
          </w:rPr>
          <w:t xml:space="preserve">organization and user interface that </w:t>
        </w:r>
      </w:ins>
      <w:ins w:id="241" w:author="Nakayasu, Ernesto S" w:date="2026-04-14T10:28:00Z" w16du:dateUtc="2026-04-14T17:28:00Z">
        <w:r w:rsidR="00A179FB">
          <w:rPr>
            <w:rFonts w:ascii="Arial" w:hAnsi="Arial" w:cs="Arial"/>
            <w:color w:val="222222"/>
            <w:sz w:val="22"/>
            <w:szCs w:val="22"/>
          </w:rPr>
          <w:t>allows users</w:t>
        </w:r>
      </w:ins>
      <w:ins w:id="242" w:author="Nakayasu, Ernesto S" w:date="2026-04-14T10:23:00Z" w16du:dateUtc="2026-04-14T17:23:00Z">
        <w:r w:rsidR="00AB67A7">
          <w:rPr>
            <w:rFonts w:ascii="Arial" w:hAnsi="Arial" w:cs="Arial"/>
            <w:color w:val="222222"/>
            <w:sz w:val="22"/>
            <w:szCs w:val="22"/>
          </w:rPr>
          <w:t xml:space="preserve"> to </w:t>
        </w:r>
      </w:ins>
      <w:ins w:id="243" w:author="Nakayasu, Ernesto S" w:date="2026-04-14T10:24:00Z" w16du:dateUtc="2026-04-14T17:24:00Z">
        <w:r w:rsidR="008F1DC6">
          <w:rPr>
            <w:rFonts w:ascii="Arial" w:hAnsi="Arial" w:cs="Arial"/>
            <w:color w:val="222222"/>
            <w:sz w:val="22"/>
            <w:szCs w:val="22"/>
          </w:rPr>
          <w:t xml:space="preserve">query specific pieces of information. </w:t>
        </w:r>
      </w:ins>
      <w:ins w:id="244" w:author="Nakayasu, Ernesto S" w:date="2026-04-14T10:28:00Z" w16du:dateUtc="2026-04-14T17:28:00Z">
        <w:r w:rsidR="005F2C02">
          <w:rPr>
            <w:rFonts w:ascii="Arial" w:hAnsi="Arial" w:cs="Arial"/>
            <w:color w:val="222222"/>
            <w:sz w:val="22"/>
            <w:szCs w:val="22"/>
          </w:rPr>
          <w:t>While databases</w:t>
        </w:r>
      </w:ins>
      <w:ins w:id="245" w:author="Nakayasu, Ernesto S" w:date="2026-04-14T10:29:00Z" w16du:dateUtc="2026-04-14T17:29:00Z">
        <w:r w:rsidR="005F2C02">
          <w:rPr>
            <w:rFonts w:ascii="Arial" w:hAnsi="Arial" w:cs="Arial"/>
            <w:color w:val="222222"/>
            <w:sz w:val="22"/>
            <w:szCs w:val="22"/>
          </w:rPr>
          <w:t xml:space="preserve"> are </w:t>
        </w:r>
        <w:r w:rsidR="00006E50">
          <w:rPr>
            <w:rFonts w:ascii="Arial" w:hAnsi="Arial" w:cs="Arial"/>
            <w:color w:val="222222"/>
            <w:sz w:val="22"/>
            <w:szCs w:val="22"/>
          </w:rPr>
          <w:t xml:space="preserve">more user friendly and helpful for researchers </w:t>
        </w:r>
      </w:ins>
      <w:ins w:id="246" w:author="Nakayasu, Ernesto S" w:date="2026-04-14T10:34:00Z" w16du:dateUtc="2026-04-14T17:34:00Z">
        <w:r w:rsidR="00E965D0">
          <w:rPr>
            <w:rFonts w:ascii="Arial" w:hAnsi="Arial" w:cs="Arial"/>
            <w:color w:val="222222"/>
            <w:sz w:val="22"/>
            <w:szCs w:val="22"/>
          </w:rPr>
          <w:t>seeking</w:t>
        </w:r>
      </w:ins>
      <w:ins w:id="247" w:author="Nakayasu, Ernesto S" w:date="2026-04-14T10:29:00Z" w16du:dateUtc="2026-04-14T17:29:00Z">
        <w:r w:rsidR="00F87EB7">
          <w:rPr>
            <w:rFonts w:ascii="Arial" w:hAnsi="Arial" w:cs="Arial"/>
            <w:color w:val="222222"/>
            <w:sz w:val="22"/>
            <w:szCs w:val="22"/>
          </w:rPr>
          <w:t xml:space="preserve"> specific information, for example, the expression</w:t>
        </w:r>
      </w:ins>
      <w:ins w:id="248" w:author="Nakayasu, Ernesto S" w:date="2026-04-14T10:30:00Z" w16du:dateUtc="2026-04-14T17:30:00Z">
        <w:r w:rsidR="00F87EB7">
          <w:rPr>
            <w:rFonts w:ascii="Arial" w:hAnsi="Arial" w:cs="Arial"/>
            <w:color w:val="222222"/>
            <w:sz w:val="22"/>
            <w:szCs w:val="22"/>
          </w:rPr>
          <w:t xml:space="preserve"> and regulation</w:t>
        </w:r>
      </w:ins>
      <w:ins w:id="249" w:author="Nakayasu, Ernesto S" w:date="2026-04-14T10:29:00Z" w16du:dateUtc="2026-04-14T17:29:00Z">
        <w:r w:rsidR="00F87EB7">
          <w:rPr>
            <w:rFonts w:ascii="Arial" w:hAnsi="Arial" w:cs="Arial"/>
            <w:color w:val="222222"/>
            <w:sz w:val="22"/>
            <w:szCs w:val="22"/>
          </w:rPr>
          <w:t xml:space="preserve"> </w:t>
        </w:r>
      </w:ins>
      <w:ins w:id="250" w:author="Nakayasu, Ernesto S" w:date="2026-04-14T10:30:00Z" w16du:dateUtc="2026-04-14T17:30:00Z">
        <w:r w:rsidR="00F87EB7">
          <w:rPr>
            <w:rFonts w:ascii="Arial" w:hAnsi="Arial" w:cs="Arial"/>
            <w:color w:val="222222"/>
            <w:sz w:val="22"/>
            <w:szCs w:val="22"/>
          </w:rPr>
          <w:t>of a gene, data descriptors</w:t>
        </w:r>
        <w:r w:rsidR="00071D0D">
          <w:rPr>
            <w:rFonts w:ascii="Arial" w:hAnsi="Arial" w:cs="Arial"/>
            <w:color w:val="222222"/>
            <w:sz w:val="22"/>
            <w:szCs w:val="22"/>
          </w:rPr>
          <w:t xml:space="preserve"> are </w:t>
        </w:r>
      </w:ins>
      <w:ins w:id="251" w:author="Nakayasu, Ernesto S" w:date="2026-04-14T10:31:00Z" w16du:dateUtc="2026-04-14T17:31:00Z">
        <w:r w:rsidR="0049154F">
          <w:rPr>
            <w:rFonts w:ascii="Arial" w:hAnsi="Arial" w:cs="Arial"/>
            <w:color w:val="222222"/>
            <w:sz w:val="22"/>
            <w:szCs w:val="22"/>
          </w:rPr>
          <w:t xml:space="preserve">more appropriate for researchers seeking to reuse, often </w:t>
        </w:r>
      </w:ins>
      <w:ins w:id="252" w:author="Nakayasu, Ernesto S" w:date="2026-05-04T15:51:00Z" w16du:dateUtc="2026-05-04T22:51:00Z">
        <w:r w:rsidR="00AF234B">
          <w:rPr>
            <w:rFonts w:ascii="Arial" w:hAnsi="Arial" w:cs="Arial"/>
            <w:color w:val="222222"/>
            <w:sz w:val="22"/>
            <w:szCs w:val="22"/>
          </w:rPr>
          <w:t>reprocessing the</w:t>
        </w:r>
      </w:ins>
      <w:ins w:id="253" w:author="Nakayasu, Ernesto S" w:date="2026-04-14T10:31:00Z" w16du:dateUtc="2026-04-14T17:31:00Z">
        <w:r w:rsidR="0049154F">
          <w:rPr>
            <w:rFonts w:ascii="Arial" w:hAnsi="Arial" w:cs="Arial"/>
            <w:color w:val="222222"/>
            <w:sz w:val="22"/>
            <w:szCs w:val="22"/>
          </w:rPr>
          <w:t xml:space="preserve"> data.</w:t>
        </w:r>
      </w:ins>
    </w:p>
    <w:p w14:paraId="4FF3215A" w14:textId="77777777" w:rsidR="00D16753" w:rsidRDefault="00D16753" w:rsidP="00CA15F6">
      <w:pPr>
        <w:shd w:val="clear" w:color="auto" w:fill="FFFFFF"/>
        <w:spacing w:before="100" w:beforeAutospacing="1" w:after="100" w:afterAutospacing="1"/>
        <w:jc w:val="both"/>
        <w:rPr>
          <w:rFonts w:ascii="Arial" w:hAnsi="Arial" w:cs="Arial"/>
          <w:b/>
          <w:bCs/>
          <w:color w:val="222222"/>
          <w:sz w:val="22"/>
          <w:szCs w:val="22"/>
        </w:rPr>
      </w:pPr>
    </w:p>
    <w:p w14:paraId="2AB503D8" w14:textId="35BCB225" w:rsidR="00970674" w:rsidRPr="00803D48" w:rsidRDefault="00803D48" w:rsidP="00CA15F6">
      <w:pPr>
        <w:shd w:val="clear" w:color="auto" w:fill="FFFFFF"/>
        <w:spacing w:before="100" w:beforeAutospacing="1" w:after="100" w:afterAutospacing="1"/>
        <w:jc w:val="both"/>
        <w:rPr>
          <w:rFonts w:ascii="Arial" w:hAnsi="Arial" w:cs="Arial"/>
          <w:b/>
          <w:bCs/>
          <w:color w:val="222222"/>
          <w:sz w:val="22"/>
          <w:szCs w:val="22"/>
        </w:rPr>
      </w:pPr>
      <w:r w:rsidRPr="00803D48">
        <w:rPr>
          <w:rFonts w:ascii="Arial" w:hAnsi="Arial" w:cs="Arial"/>
          <w:b/>
          <w:bCs/>
          <w:color w:val="222222"/>
          <w:sz w:val="22"/>
          <w:szCs w:val="22"/>
        </w:rPr>
        <w:t>Data Availability</w:t>
      </w:r>
    </w:p>
    <w:p w14:paraId="71071735" w14:textId="07EA4C33" w:rsidR="00803D48" w:rsidRPr="00694E48" w:rsidRDefault="00803D48" w:rsidP="00CA15F6">
      <w:pPr>
        <w:shd w:val="clear" w:color="auto" w:fill="FFFFFF"/>
        <w:spacing w:before="100" w:beforeAutospacing="1" w:after="100" w:afterAutospacing="1"/>
        <w:jc w:val="both"/>
        <w:rPr>
          <w:rFonts w:ascii="Arial" w:hAnsi="Arial" w:cs="Arial"/>
          <w:color w:val="222222"/>
          <w:sz w:val="22"/>
          <w:szCs w:val="22"/>
        </w:rPr>
      </w:pPr>
      <w:r>
        <w:rPr>
          <w:rFonts w:ascii="Arial" w:hAnsi="Arial" w:cs="Arial"/>
          <w:color w:val="222222"/>
          <w:sz w:val="22"/>
          <w:szCs w:val="22"/>
        </w:rPr>
        <w:t>Process</w:t>
      </w:r>
      <w:r w:rsidR="000E5C70">
        <w:rPr>
          <w:rFonts w:ascii="Arial" w:hAnsi="Arial" w:cs="Arial"/>
          <w:color w:val="222222"/>
          <w:sz w:val="22"/>
          <w:szCs w:val="22"/>
        </w:rPr>
        <w:t>ed</w:t>
      </w:r>
      <w:r>
        <w:rPr>
          <w:rFonts w:ascii="Arial" w:hAnsi="Arial" w:cs="Arial"/>
          <w:color w:val="222222"/>
          <w:sz w:val="22"/>
          <w:szCs w:val="22"/>
        </w:rPr>
        <w:t xml:space="preserve"> data </w:t>
      </w:r>
      <w:r w:rsidR="00BB3D77">
        <w:rPr>
          <w:rFonts w:ascii="Arial" w:hAnsi="Arial" w:cs="Arial"/>
          <w:color w:val="222222"/>
          <w:sz w:val="22"/>
          <w:szCs w:val="22"/>
        </w:rPr>
        <w:t>are</w:t>
      </w:r>
      <w:r>
        <w:rPr>
          <w:rFonts w:ascii="Arial" w:hAnsi="Arial" w:cs="Arial"/>
          <w:color w:val="222222"/>
          <w:sz w:val="22"/>
          <w:szCs w:val="22"/>
        </w:rPr>
        <w:t xml:space="preserve"> available </w:t>
      </w:r>
      <w:r w:rsidR="00BB3D77">
        <w:rPr>
          <w:rFonts w:ascii="Arial" w:hAnsi="Arial" w:cs="Arial"/>
          <w:color w:val="222222"/>
          <w:sz w:val="22"/>
          <w:szCs w:val="22"/>
        </w:rPr>
        <w:t>in</w:t>
      </w:r>
      <w:r>
        <w:rPr>
          <w:rFonts w:ascii="Arial" w:hAnsi="Arial" w:cs="Arial"/>
          <w:color w:val="222222"/>
          <w:sz w:val="22"/>
          <w:szCs w:val="22"/>
        </w:rPr>
        <w:t xml:space="preserve"> </w:t>
      </w:r>
      <w:r w:rsidR="00B1332D">
        <w:rPr>
          <w:rFonts w:ascii="Arial" w:hAnsi="Arial" w:cs="Arial"/>
          <w:color w:val="222222"/>
          <w:sz w:val="22"/>
          <w:szCs w:val="22"/>
        </w:rPr>
        <w:t xml:space="preserve">the </w:t>
      </w:r>
      <w:r w:rsidR="00946F32">
        <w:rPr>
          <w:rFonts w:ascii="Arial" w:hAnsi="Arial" w:cs="Arial"/>
          <w:color w:val="222222"/>
          <w:sz w:val="22"/>
          <w:szCs w:val="22"/>
        </w:rPr>
        <w:t xml:space="preserve">PNNL </w:t>
      </w:r>
      <w:r w:rsidR="00B1332D">
        <w:rPr>
          <w:rFonts w:ascii="Arial" w:hAnsi="Arial" w:cs="Arial"/>
          <w:color w:val="222222"/>
          <w:sz w:val="22"/>
          <w:szCs w:val="22"/>
        </w:rPr>
        <w:t>DataHub</w:t>
      </w:r>
      <w:r>
        <w:rPr>
          <w:rFonts w:ascii="Arial" w:hAnsi="Arial" w:cs="Arial"/>
          <w:color w:val="222222"/>
          <w:sz w:val="22"/>
          <w:szCs w:val="22"/>
        </w:rPr>
        <w:t xml:space="preserve"> repository</w:t>
      </w:r>
      <w:r w:rsidR="0098799B">
        <w:rPr>
          <w:rFonts w:ascii="Arial" w:hAnsi="Arial" w:cs="Arial"/>
          <w:color w:val="222222"/>
          <w:sz w:val="22"/>
          <w:szCs w:val="22"/>
        </w:rPr>
        <w:t xml:space="preserve"> </w:t>
      </w:r>
      <w:r w:rsidR="00ED7134">
        <w:rPr>
          <w:rFonts w:ascii="Arial" w:hAnsi="Arial" w:cs="Arial"/>
          <w:color w:val="222222"/>
          <w:sz w:val="22"/>
          <w:szCs w:val="22"/>
        </w:rPr>
        <w:t>(</w:t>
      </w:r>
      <w:r w:rsidR="00ED7134" w:rsidRPr="00ED7134">
        <w:rPr>
          <w:rFonts w:ascii="Arial" w:hAnsi="Arial" w:cs="Arial"/>
          <w:color w:val="222222"/>
          <w:sz w:val="22"/>
          <w:szCs w:val="22"/>
        </w:rPr>
        <w:t>https://doi.org/10.25584/3012046</w:t>
      </w:r>
      <w:r w:rsidR="00ED7134">
        <w:rPr>
          <w:rFonts w:ascii="Arial" w:hAnsi="Arial" w:cs="Arial"/>
          <w:color w:val="222222"/>
          <w:sz w:val="22"/>
          <w:szCs w:val="22"/>
        </w:rPr>
        <w:t>)</w:t>
      </w:r>
      <w:r>
        <w:rPr>
          <w:rFonts w:ascii="Arial" w:hAnsi="Arial" w:cs="Arial"/>
          <w:color w:val="222222"/>
          <w:sz w:val="22"/>
          <w:szCs w:val="22"/>
        </w:rPr>
        <w:t xml:space="preserve">, while </w:t>
      </w:r>
      <w:r w:rsidR="00E318A3">
        <w:rPr>
          <w:rFonts w:ascii="Arial" w:hAnsi="Arial" w:cs="Arial"/>
          <w:color w:val="222222"/>
          <w:sz w:val="22"/>
          <w:szCs w:val="22"/>
        </w:rPr>
        <w:t xml:space="preserve">the </w:t>
      </w:r>
      <w:r w:rsidR="00BB3D77">
        <w:rPr>
          <w:rFonts w:ascii="Arial" w:hAnsi="Arial" w:cs="Arial"/>
          <w:color w:val="222222"/>
          <w:sz w:val="22"/>
          <w:szCs w:val="22"/>
        </w:rPr>
        <w:t>corresponding</w:t>
      </w:r>
      <w:r w:rsidR="00E318A3">
        <w:rPr>
          <w:rFonts w:ascii="Arial" w:hAnsi="Arial" w:cs="Arial"/>
          <w:color w:val="222222"/>
          <w:sz w:val="22"/>
          <w:szCs w:val="22"/>
        </w:rPr>
        <w:t xml:space="preserve"> </w:t>
      </w:r>
      <w:r w:rsidR="00085DB3">
        <w:rPr>
          <w:rFonts w:ascii="Arial" w:hAnsi="Arial" w:cs="Arial"/>
          <w:color w:val="222222"/>
          <w:sz w:val="22"/>
          <w:szCs w:val="22"/>
        </w:rPr>
        <w:t xml:space="preserve">raw data </w:t>
      </w:r>
      <w:r w:rsidR="00E318A3">
        <w:rPr>
          <w:rFonts w:ascii="Arial" w:hAnsi="Arial" w:cs="Arial"/>
          <w:color w:val="222222"/>
          <w:sz w:val="22"/>
          <w:szCs w:val="22"/>
        </w:rPr>
        <w:t>are</w:t>
      </w:r>
      <w:r w:rsidR="00085DB3">
        <w:rPr>
          <w:rFonts w:ascii="Arial" w:hAnsi="Arial" w:cs="Arial"/>
          <w:color w:val="222222"/>
          <w:sz w:val="22"/>
          <w:szCs w:val="22"/>
        </w:rPr>
        <w:t xml:space="preserve"> available at </w:t>
      </w:r>
      <w:r>
        <w:rPr>
          <w:rFonts w:ascii="Arial" w:hAnsi="Arial" w:cs="Arial"/>
          <w:color w:val="222222"/>
          <w:sz w:val="22"/>
          <w:szCs w:val="22"/>
        </w:rPr>
        <w:t>NCBI Geo, MassIVE</w:t>
      </w:r>
      <w:r w:rsidR="00B1332D">
        <w:rPr>
          <w:rFonts w:ascii="Arial" w:hAnsi="Arial" w:cs="Arial"/>
          <w:color w:val="222222"/>
          <w:sz w:val="22"/>
          <w:szCs w:val="22"/>
        </w:rPr>
        <w:t>,</w:t>
      </w:r>
      <w:r>
        <w:rPr>
          <w:rFonts w:ascii="Arial" w:hAnsi="Arial" w:cs="Arial"/>
          <w:color w:val="222222"/>
          <w:sz w:val="22"/>
          <w:szCs w:val="22"/>
        </w:rPr>
        <w:t xml:space="preserve"> and PRIDE</w:t>
      </w:r>
      <w:r w:rsidR="00085DB3">
        <w:rPr>
          <w:rFonts w:ascii="Arial" w:hAnsi="Arial" w:cs="Arial"/>
          <w:color w:val="222222"/>
          <w:sz w:val="22"/>
          <w:szCs w:val="22"/>
        </w:rPr>
        <w:t xml:space="preserve">. Please refer to </w:t>
      </w:r>
      <w:r w:rsidRPr="003729EB">
        <w:rPr>
          <w:rFonts w:ascii="Arial" w:hAnsi="Arial" w:cs="Arial"/>
          <w:b/>
          <w:bCs/>
          <w:color w:val="222222"/>
          <w:sz w:val="22"/>
          <w:szCs w:val="22"/>
        </w:rPr>
        <w:t>Table 1</w:t>
      </w:r>
      <w:r w:rsidR="00085DB3">
        <w:rPr>
          <w:rFonts w:ascii="Arial" w:hAnsi="Arial" w:cs="Arial"/>
          <w:color w:val="222222"/>
          <w:sz w:val="22"/>
          <w:szCs w:val="22"/>
        </w:rPr>
        <w:t xml:space="preserve"> for specific locations and access codes.</w:t>
      </w:r>
    </w:p>
    <w:p w14:paraId="3347501F" w14:textId="37CCF26B" w:rsidR="462BC5E6" w:rsidRDefault="462BC5E6" w:rsidP="462BC5E6">
      <w:pPr>
        <w:shd w:val="clear" w:color="auto" w:fill="FFFFFF" w:themeFill="background1"/>
        <w:spacing w:beforeAutospacing="1" w:afterAutospacing="1"/>
        <w:jc w:val="both"/>
        <w:rPr>
          <w:rFonts w:ascii="Arial" w:hAnsi="Arial" w:cs="Arial"/>
          <w:b/>
          <w:bCs/>
          <w:color w:val="222222"/>
          <w:sz w:val="22"/>
          <w:szCs w:val="22"/>
        </w:rPr>
      </w:pPr>
    </w:p>
    <w:p w14:paraId="4992CFBA" w14:textId="77777777" w:rsidR="00273C3C" w:rsidRPr="00DD712A" w:rsidRDefault="00273C3C" w:rsidP="00CE5867">
      <w:pPr>
        <w:shd w:val="clear" w:color="auto" w:fill="FFFFFF"/>
        <w:spacing w:before="100" w:beforeAutospacing="1" w:after="100" w:afterAutospacing="1"/>
        <w:jc w:val="both"/>
        <w:rPr>
          <w:rFonts w:ascii="Arial" w:hAnsi="Arial" w:cs="Arial"/>
          <w:b/>
          <w:bCs/>
          <w:color w:val="222222"/>
          <w:sz w:val="22"/>
          <w:szCs w:val="22"/>
        </w:rPr>
      </w:pPr>
      <w:r w:rsidRPr="00DD712A">
        <w:rPr>
          <w:rFonts w:ascii="Arial" w:hAnsi="Arial" w:cs="Arial"/>
          <w:b/>
          <w:bCs/>
          <w:color w:val="222222"/>
          <w:sz w:val="22"/>
          <w:szCs w:val="22"/>
        </w:rPr>
        <w:t>Author Contributions</w:t>
      </w:r>
    </w:p>
    <w:p w14:paraId="6C871DD1" w14:textId="4D48165B" w:rsidR="0044492F" w:rsidRPr="00694E48" w:rsidRDefault="0044492F" w:rsidP="00CE5867">
      <w:pPr>
        <w:shd w:val="clear" w:color="auto" w:fill="FFFFFF"/>
        <w:spacing w:before="100" w:beforeAutospacing="1" w:after="100" w:afterAutospacing="1"/>
        <w:jc w:val="both"/>
        <w:rPr>
          <w:rFonts w:ascii="Arial" w:hAnsi="Arial" w:cs="Arial"/>
          <w:color w:val="222222"/>
          <w:sz w:val="22"/>
          <w:szCs w:val="22"/>
        </w:rPr>
      </w:pPr>
      <w:r w:rsidRPr="0044492F">
        <w:rPr>
          <w:rFonts w:ascii="Arial" w:hAnsi="Arial" w:cs="Arial"/>
          <w:color w:val="222222"/>
          <w:sz w:val="22"/>
          <w:szCs w:val="22"/>
        </w:rPr>
        <w:t xml:space="preserve">Author contributions are provided according to Contributor Roles Taxonomy (CRediT). </w:t>
      </w:r>
      <w:r w:rsidR="002601D0">
        <w:rPr>
          <w:rFonts w:ascii="Arial" w:hAnsi="Arial" w:cs="Arial"/>
          <w:color w:val="222222"/>
          <w:sz w:val="22"/>
          <w:szCs w:val="22"/>
        </w:rPr>
        <w:t>Conceptualization</w:t>
      </w:r>
      <w:r w:rsidR="000E7EED">
        <w:rPr>
          <w:rFonts w:ascii="Arial" w:hAnsi="Arial" w:cs="Arial"/>
          <w:color w:val="222222"/>
          <w:sz w:val="22"/>
          <w:szCs w:val="22"/>
        </w:rPr>
        <w:t xml:space="preserve">: </w:t>
      </w:r>
      <w:r w:rsidR="0094008E">
        <w:rPr>
          <w:rFonts w:ascii="Arial" w:hAnsi="Arial" w:cs="Arial"/>
          <w:color w:val="222222"/>
          <w:sz w:val="22"/>
          <w:szCs w:val="22"/>
        </w:rPr>
        <w:t xml:space="preserve">ESN, SS, JEF, NN; </w:t>
      </w:r>
      <w:r w:rsidR="009A1992">
        <w:rPr>
          <w:rFonts w:ascii="Arial" w:hAnsi="Arial" w:cs="Arial"/>
          <w:color w:val="222222"/>
          <w:sz w:val="22"/>
          <w:szCs w:val="22"/>
        </w:rPr>
        <w:t>data curation</w:t>
      </w:r>
      <w:r w:rsidR="00797DEA">
        <w:rPr>
          <w:rFonts w:ascii="Arial" w:hAnsi="Arial" w:cs="Arial"/>
          <w:color w:val="222222"/>
          <w:sz w:val="22"/>
          <w:szCs w:val="22"/>
        </w:rPr>
        <w:t>, formal analysis, investigation, methodology</w:t>
      </w:r>
      <w:r w:rsidR="002F31A3">
        <w:rPr>
          <w:rFonts w:ascii="Arial" w:hAnsi="Arial" w:cs="Arial"/>
          <w:color w:val="222222"/>
          <w:sz w:val="22"/>
          <w:szCs w:val="22"/>
        </w:rPr>
        <w:t xml:space="preserve"> and validation: all authors</w:t>
      </w:r>
      <w:r w:rsidR="000A157E">
        <w:rPr>
          <w:rFonts w:ascii="Arial" w:hAnsi="Arial" w:cs="Arial"/>
          <w:color w:val="222222"/>
          <w:sz w:val="22"/>
          <w:szCs w:val="22"/>
        </w:rPr>
        <w:t>; resources</w:t>
      </w:r>
      <w:r w:rsidR="00865433">
        <w:rPr>
          <w:rFonts w:ascii="Arial" w:hAnsi="Arial" w:cs="Arial"/>
          <w:color w:val="222222"/>
          <w:sz w:val="22"/>
          <w:szCs w:val="22"/>
        </w:rPr>
        <w:t xml:space="preserve"> and</w:t>
      </w:r>
      <w:r w:rsidR="000A157E">
        <w:rPr>
          <w:rFonts w:ascii="Arial" w:hAnsi="Arial" w:cs="Arial"/>
          <w:color w:val="222222"/>
          <w:sz w:val="22"/>
          <w:szCs w:val="22"/>
        </w:rPr>
        <w:t xml:space="preserve"> supervision</w:t>
      </w:r>
      <w:r w:rsidR="00577074">
        <w:rPr>
          <w:rFonts w:ascii="Arial" w:hAnsi="Arial" w:cs="Arial"/>
          <w:color w:val="222222"/>
          <w:sz w:val="22"/>
          <w:szCs w:val="22"/>
        </w:rPr>
        <w:t xml:space="preserve">: ST, LS, TOM, </w:t>
      </w:r>
      <w:r w:rsidR="00E30B91">
        <w:rPr>
          <w:rFonts w:ascii="Arial" w:hAnsi="Arial" w:cs="Arial"/>
          <w:color w:val="222222"/>
          <w:sz w:val="22"/>
          <w:szCs w:val="22"/>
        </w:rPr>
        <w:t xml:space="preserve">JRM, </w:t>
      </w:r>
      <w:r w:rsidR="00577074">
        <w:rPr>
          <w:rFonts w:ascii="Arial" w:hAnsi="Arial" w:cs="Arial"/>
          <w:color w:val="222222"/>
          <w:sz w:val="22"/>
          <w:szCs w:val="22"/>
        </w:rPr>
        <w:t>CEM, WJQ, BJWR, LP, RGM</w:t>
      </w:r>
      <w:r w:rsidR="00E25B52">
        <w:rPr>
          <w:rFonts w:ascii="Arial" w:hAnsi="Arial" w:cs="Arial"/>
          <w:color w:val="222222"/>
          <w:sz w:val="22"/>
          <w:szCs w:val="22"/>
        </w:rPr>
        <w:t xml:space="preserve">, DLE, ESN; funding acquisition: </w:t>
      </w:r>
      <w:r w:rsidR="008A3247">
        <w:rPr>
          <w:rFonts w:ascii="Arial" w:hAnsi="Arial" w:cs="Arial"/>
          <w:color w:val="222222"/>
          <w:sz w:val="22"/>
          <w:szCs w:val="22"/>
        </w:rPr>
        <w:t xml:space="preserve">MRR, FS, ST, LS, TOM, </w:t>
      </w:r>
      <w:r w:rsidR="00E30B91">
        <w:rPr>
          <w:rFonts w:ascii="Arial" w:hAnsi="Arial" w:cs="Arial"/>
          <w:color w:val="222222"/>
          <w:sz w:val="22"/>
          <w:szCs w:val="22"/>
        </w:rPr>
        <w:t>JRM,</w:t>
      </w:r>
      <w:r w:rsidR="008A3247">
        <w:rPr>
          <w:rFonts w:ascii="Arial" w:hAnsi="Arial" w:cs="Arial"/>
          <w:color w:val="222222"/>
          <w:sz w:val="22"/>
          <w:szCs w:val="22"/>
        </w:rPr>
        <w:t xml:space="preserve"> CEM, WJQ, BJWR, LP, RGM, DLE, ESN;</w:t>
      </w:r>
      <w:r w:rsidR="005B10F2">
        <w:rPr>
          <w:rFonts w:ascii="Arial" w:hAnsi="Arial" w:cs="Arial"/>
          <w:color w:val="222222"/>
          <w:sz w:val="22"/>
          <w:szCs w:val="22"/>
        </w:rPr>
        <w:t xml:space="preserve"> writing – original manuscript: ESN, SS, JEF, NN</w:t>
      </w:r>
      <w:r w:rsidR="00955FAB">
        <w:rPr>
          <w:rFonts w:ascii="Arial" w:hAnsi="Arial" w:cs="Arial"/>
          <w:color w:val="222222"/>
          <w:sz w:val="22"/>
          <w:szCs w:val="22"/>
        </w:rPr>
        <w:t xml:space="preserve">; writing – review </w:t>
      </w:r>
      <w:r w:rsidR="00C517D0">
        <w:rPr>
          <w:rFonts w:ascii="Arial" w:hAnsi="Arial" w:cs="Arial"/>
          <w:color w:val="222222"/>
          <w:sz w:val="22"/>
          <w:szCs w:val="22"/>
        </w:rPr>
        <w:t>and</w:t>
      </w:r>
      <w:r w:rsidR="00955FAB">
        <w:rPr>
          <w:rFonts w:ascii="Arial" w:hAnsi="Arial" w:cs="Arial"/>
          <w:color w:val="222222"/>
          <w:sz w:val="22"/>
          <w:szCs w:val="22"/>
        </w:rPr>
        <w:t xml:space="preserve"> editing: all authors.</w:t>
      </w:r>
    </w:p>
    <w:p w14:paraId="4C836AB9" w14:textId="097729BE" w:rsidR="462BC5E6" w:rsidRDefault="462BC5E6" w:rsidP="462BC5E6">
      <w:pPr>
        <w:shd w:val="clear" w:color="auto" w:fill="FFFFFF" w:themeFill="background1"/>
        <w:spacing w:beforeAutospacing="1" w:afterAutospacing="1"/>
        <w:jc w:val="both"/>
        <w:rPr>
          <w:rFonts w:ascii="Arial" w:hAnsi="Arial" w:cs="Arial"/>
          <w:b/>
          <w:bCs/>
          <w:color w:val="222222"/>
          <w:sz w:val="22"/>
          <w:szCs w:val="22"/>
        </w:rPr>
      </w:pPr>
    </w:p>
    <w:p w14:paraId="2037FE8B" w14:textId="77777777" w:rsidR="00273C3C" w:rsidRPr="00DD712A" w:rsidRDefault="00273C3C" w:rsidP="00CE5867">
      <w:pPr>
        <w:shd w:val="clear" w:color="auto" w:fill="FFFFFF"/>
        <w:spacing w:before="100" w:beforeAutospacing="1" w:after="100" w:afterAutospacing="1"/>
        <w:jc w:val="both"/>
        <w:rPr>
          <w:rFonts w:ascii="Arial" w:hAnsi="Arial" w:cs="Arial"/>
          <w:b/>
          <w:bCs/>
          <w:color w:val="222222"/>
          <w:sz w:val="22"/>
          <w:szCs w:val="22"/>
        </w:rPr>
      </w:pPr>
      <w:r w:rsidRPr="00DD712A">
        <w:rPr>
          <w:rFonts w:ascii="Arial" w:hAnsi="Arial" w:cs="Arial"/>
          <w:b/>
          <w:bCs/>
          <w:color w:val="222222"/>
          <w:sz w:val="22"/>
          <w:szCs w:val="22"/>
        </w:rPr>
        <w:t>Competing Interests</w:t>
      </w:r>
    </w:p>
    <w:p w14:paraId="78ABAC92" w14:textId="77777777" w:rsidR="001B01A8" w:rsidRPr="00CD67FC" w:rsidRDefault="001B01A8" w:rsidP="001B01A8">
      <w:pPr>
        <w:jc w:val="both"/>
        <w:rPr>
          <w:rFonts w:ascii="Arial" w:hAnsi="Arial" w:cs="Arial"/>
        </w:rPr>
      </w:pPr>
      <w:r w:rsidRPr="00CD67FC">
        <w:rPr>
          <w:rFonts w:ascii="Arial" w:hAnsi="Arial" w:cs="Arial"/>
        </w:rPr>
        <w:t>The authors declare that they have no competing interests.</w:t>
      </w:r>
    </w:p>
    <w:p w14:paraId="1F2CEA86" w14:textId="77777777" w:rsidR="00273C3C" w:rsidRPr="00DD712A" w:rsidRDefault="00273C3C" w:rsidP="00CE5867">
      <w:pPr>
        <w:shd w:val="clear" w:color="auto" w:fill="FFFFFF"/>
        <w:spacing w:before="100" w:beforeAutospacing="1" w:after="100" w:afterAutospacing="1"/>
        <w:jc w:val="both"/>
        <w:rPr>
          <w:rFonts w:ascii="Arial" w:hAnsi="Arial" w:cs="Arial"/>
          <w:b/>
          <w:bCs/>
          <w:color w:val="222222"/>
          <w:sz w:val="22"/>
          <w:szCs w:val="22"/>
        </w:rPr>
      </w:pPr>
      <w:r w:rsidRPr="00DD712A">
        <w:rPr>
          <w:rFonts w:ascii="Arial" w:hAnsi="Arial" w:cs="Arial"/>
          <w:b/>
          <w:bCs/>
          <w:color w:val="222222"/>
          <w:sz w:val="22"/>
          <w:szCs w:val="22"/>
        </w:rPr>
        <w:t>Acknowledgements </w:t>
      </w:r>
    </w:p>
    <w:p w14:paraId="6200A0DD" w14:textId="7680EF64" w:rsidR="00D73A8F" w:rsidRPr="00D92A20" w:rsidRDefault="00E267BD" w:rsidP="00D73A8F">
      <w:pPr>
        <w:shd w:val="clear" w:color="auto" w:fill="FFFFFF" w:themeFill="background1"/>
        <w:spacing w:before="100" w:beforeAutospacing="1" w:after="100" w:afterAutospacing="1"/>
        <w:jc w:val="both"/>
        <w:rPr>
          <w:rFonts w:ascii="Arial" w:hAnsi="Arial" w:cs="Arial"/>
          <w:color w:val="222222"/>
          <w:sz w:val="22"/>
          <w:szCs w:val="22"/>
        </w:rPr>
      </w:pPr>
      <w:r w:rsidRPr="009A0DA3">
        <w:rPr>
          <w:rFonts w:ascii="Arial" w:hAnsi="Arial" w:cs="Arial"/>
          <w:color w:val="222222"/>
          <w:sz w:val="22"/>
          <w:szCs w:val="22"/>
        </w:rPr>
        <w:lastRenderedPageBreak/>
        <w:t>This work was supported by the Catalyst Award from the Human Islet Research Network (HIRN) (to E.S.N) (via U24 DK104162) and by National Institutes of Health, National Institute of Diabetes and Digestive and Kidney Diseases (NIDDK) grants R01 DK138335 (to ESN, B</w:t>
      </w:r>
      <w:r w:rsidR="006214CB" w:rsidRPr="009A0DA3">
        <w:rPr>
          <w:rFonts w:ascii="Arial" w:hAnsi="Arial" w:cs="Arial"/>
          <w:color w:val="222222"/>
          <w:sz w:val="22"/>
          <w:szCs w:val="22"/>
        </w:rPr>
        <w:t xml:space="preserve">JWR, </w:t>
      </w:r>
      <w:r w:rsidRPr="009A0DA3">
        <w:rPr>
          <w:rFonts w:ascii="Arial" w:hAnsi="Arial" w:cs="Arial"/>
          <w:color w:val="222222"/>
          <w:sz w:val="22"/>
          <w:szCs w:val="22"/>
        </w:rPr>
        <w:t>and TOM), U01 DK127505 (to LS and ESN), U01 DK127786 (to RGM, DLE, and TOM), R01 DK060581 (to RGM), R01 DK105588 (to RGM), P30 DK020595 (to RGM)</w:t>
      </w:r>
      <w:r w:rsidR="00FE0900" w:rsidRPr="00FE0900">
        <w:t xml:space="preserve"> </w:t>
      </w:r>
      <w:r w:rsidR="00FE0900" w:rsidRPr="00FE0900">
        <w:rPr>
          <w:rFonts w:ascii="Arial" w:hAnsi="Arial" w:cs="Arial"/>
          <w:color w:val="222222"/>
          <w:sz w:val="22"/>
          <w:szCs w:val="22"/>
        </w:rPr>
        <w:t>R01DK121929 and R01DK133881 (to EKS)</w:t>
      </w:r>
      <w:r w:rsidRPr="009A0DA3">
        <w:rPr>
          <w:rFonts w:ascii="Arial" w:hAnsi="Arial" w:cs="Arial"/>
          <w:color w:val="222222"/>
          <w:sz w:val="22"/>
          <w:szCs w:val="22"/>
        </w:rPr>
        <w:t>.</w:t>
      </w:r>
      <w:r w:rsidR="006214CB" w:rsidRPr="009A0DA3">
        <w:rPr>
          <w:rFonts w:ascii="Arial" w:hAnsi="Arial" w:cs="Arial"/>
        </w:rPr>
        <w:t xml:space="preserve"> </w:t>
      </w:r>
      <w:r w:rsidR="006214CB" w:rsidRPr="009A0DA3">
        <w:rPr>
          <w:rFonts w:ascii="Arial" w:hAnsi="Arial" w:cs="Arial"/>
          <w:color w:val="222222"/>
          <w:sz w:val="22"/>
          <w:szCs w:val="22"/>
        </w:rPr>
        <w:t>This work was also supported by Spanish Ministry of Science and Innovation PID2023-151556OB-I00, CNS2024-154742, “la Caixa” Foundation, LCF-PR-HR24-00150 (to LP) and the 2024 EFSD/Lilly Young Investigator Research Award (MR-R)</w:t>
      </w:r>
      <w:r w:rsidR="00866303" w:rsidRPr="009A0DA3">
        <w:rPr>
          <w:rFonts w:ascii="Arial" w:hAnsi="Arial" w:cs="Arial"/>
          <w:color w:val="222222"/>
          <w:sz w:val="22"/>
          <w:szCs w:val="22"/>
        </w:rPr>
        <w:t xml:space="preserve">, Breakthrough T1D (3-SRA-2023-1379-S-B, 3-IND-2024-1549-I-X, 2-SRA-2024-1524-S-B and IDDP-InSphero  201310390), the Leona M. </w:t>
      </w:r>
      <w:r w:rsidR="00866303" w:rsidRPr="009A0DA3">
        <w:rPr>
          <w:rFonts w:ascii="Arial" w:eastAsiaTheme="minorEastAsia" w:hAnsi="Arial" w:cs="Arial"/>
          <w:color w:val="222222"/>
          <w:sz w:val="22"/>
          <w:szCs w:val="22"/>
        </w:rPr>
        <w:t>&amp; Harry B. Helmsley Charitable Trust (Grants #2402-08172 and 2402-08172) and the Win4Excellence – Gene therapy in Wallonie (GT4Health_20230920) (to DLE).</w:t>
      </w:r>
      <w:r w:rsidR="00A4610C" w:rsidRPr="009A0DA3">
        <w:rPr>
          <w:rFonts w:ascii="Arial" w:eastAsiaTheme="minorEastAsia" w:hAnsi="Arial" w:cs="Arial"/>
          <w:color w:val="222222"/>
          <w:sz w:val="22"/>
          <w:szCs w:val="22"/>
        </w:rPr>
        <w:t xml:space="preserve"> </w:t>
      </w:r>
      <w:r w:rsidR="00D73A8F" w:rsidRPr="00D92A20">
        <w:rPr>
          <w:rFonts w:ascii="Arial" w:eastAsiaTheme="minorEastAsia" w:hAnsi="Arial" w:cs="Arial"/>
          <w:color w:val="222222"/>
          <w:sz w:val="22"/>
          <w:szCs w:val="22"/>
          <w:lang w:val="en-GB"/>
        </w:rPr>
        <w:t xml:space="preserve">This work was also supported by Breakthrough T1D (formerly JDRF) 5-CDA-2022-1176-A-N and </w:t>
      </w:r>
      <w:r w:rsidR="00D73A8F" w:rsidRPr="00D92A20">
        <w:rPr>
          <w:rFonts w:ascii="Arial" w:eastAsiaTheme="minorEastAsia" w:hAnsi="Arial" w:cs="Arial"/>
          <w:color w:val="222222"/>
          <w:sz w:val="22"/>
          <w:szCs w:val="22"/>
        </w:rPr>
        <w:t>(CDA)/3-CDA-2025-1692-A-N and the Beatson Foundation (</w:t>
      </w:r>
      <w:r w:rsidR="00D73A8F" w:rsidRPr="00D92A20">
        <w:rPr>
          <w:rFonts w:ascii="Arial" w:hAnsi="Arial" w:cs="Arial"/>
          <w:color w:val="00081A"/>
          <w:sz w:val="22"/>
          <w:szCs w:val="22"/>
          <w:shd w:val="clear" w:color="auto" w:fill="FFFFFF"/>
        </w:rPr>
        <w:t>Beatson Foundation/2024-010)</w:t>
      </w:r>
      <w:r w:rsidR="001731A8">
        <w:rPr>
          <w:rFonts w:ascii="Arial" w:hAnsi="Arial" w:cs="Arial"/>
          <w:color w:val="00081A"/>
          <w:sz w:val="22"/>
          <w:szCs w:val="22"/>
          <w:shd w:val="clear" w:color="auto" w:fill="FFFFFF"/>
        </w:rPr>
        <w:t xml:space="preserve"> (to FS)</w:t>
      </w:r>
      <w:r w:rsidR="00D73A8F" w:rsidRPr="00D92A20">
        <w:rPr>
          <w:rFonts w:ascii="Arial" w:eastAsiaTheme="minorEastAsia" w:hAnsi="Arial" w:cs="Arial"/>
          <w:color w:val="222222"/>
          <w:sz w:val="22"/>
          <w:szCs w:val="22"/>
          <w:lang w:val="en-GB"/>
        </w:rPr>
        <w:t>.</w:t>
      </w:r>
    </w:p>
    <w:p w14:paraId="7D43026A" w14:textId="4D28247D" w:rsidR="00E267BD" w:rsidRPr="00694E48" w:rsidRDefault="00E267BD" w:rsidP="00D73A8F">
      <w:pPr>
        <w:shd w:val="clear" w:color="auto" w:fill="FFFFFF" w:themeFill="background1"/>
        <w:spacing w:before="100" w:beforeAutospacing="1" w:after="100" w:afterAutospacing="1"/>
        <w:jc w:val="both"/>
        <w:rPr>
          <w:rFonts w:ascii="Arial" w:hAnsi="Arial" w:cs="Arial"/>
          <w:color w:val="222222"/>
          <w:sz w:val="22"/>
          <w:szCs w:val="22"/>
        </w:rPr>
      </w:pPr>
    </w:p>
    <w:p w14:paraId="15E589C6" w14:textId="77777777" w:rsidR="0076710D" w:rsidRPr="00DD712A" w:rsidRDefault="0076710D" w:rsidP="0076710D">
      <w:pPr>
        <w:shd w:val="clear" w:color="auto" w:fill="FFFFFF"/>
        <w:spacing w:before="100" w:beforeAutospacing="1" w:after="100" w:afterAutospacing="1"/>
        <w:jc w:val="both"/>
        <w:rPr>
          <w:rFonts w:ascii="Arial" w:hAnsi="Arial" w:cs="Arial"/>
          <w:b/>
          <w:bCs/>
          <w:color w:val="222222"/>
          <w:sz w:val="22"/>
          <w:szCs w:val="22"/>
        </w:rPr>
      </w:pPr>
      <w:r w:rsidRPr="00DD712A">
        <w:rPr>
          <w:rFonts w:ascii="Arial" w:hAnsi="Arial" w:cs="Arial"/>
          <w:b/>
          <w:bCs/>
          <w:color w:val="222222"/>
          <w:sz w:val="22"/>
          <w:szCs w:val="22"/>
        </w:rPr>
        <w:t>References</w:t>
      </w:r>
    </w:p>
    <w:p w14:paraId="0FEA8B5C" w14:textId="19EC1385" w:rsidR="008B3CB8" w:rsidRPr="008B3CB8" w:rsidRDefault="005F700D" w:rsidP="008B3CB8">
      <w:pPr>
        <w:pStyle w:val="EndNoteBibliography"/>
        <w:spacing w:after="0"/>
        <w:ind w:left="720" w:hanging="720"/>
      </w:pPr>
      <w:r>
        <w:rPr>
          <w:szCs w:val="22"/>
        </w:rPr>
        <w:fldChar w:fldCharType="begin"/>
      </w:r>
      <w:r>
        <w:rPr>
          <w:szCs w:val="22"/>
        </w:rPr>
        <w:instrText xml:space="preserve"> ADDIN EN.REFLIST </w:instrText>
      </w:r>
      <w:r>
        <w:rPr>
          <w:szCs w:val="22"/>
        </w:rPr>
        <w:fldChar w:fldCharType="separate"/>
      </w:r>
      <w:r w:rsidR="008B3CB8" w:rsidRPr="008B3CB8">
        <w:t>1</w:t>
      </w:r>
      <w:r w:rsidR="008B3CB8" w:rsidRPr="008B3CB8">
        <w:tab/>
        <w:t xml:space="preserve">DiMeglio, L. A., Evans-Molina, C. &amp; Oram, R. A. Type 1 diabetes. </w:t>
      </w:r>
      <w:r w:rsidR="008B3CB8" w:rsidRPr="008B3CB8">
        <w:rPr>
          <w:i/>
        </w:rPr>
        <w:t>Lancet</w:t>
      </w:r>
      <w:r w:rsidR="008B3CB8" w:rsidRPr="008B3CB8">
        <w:t xml:space="preserve"> </w:t>
      </w:r>
      <w:r w:rsidR="008B3CB8" w:rsidRPr="008B3CB8">
        <w:rPr>
          <w:b/>
        </w:rPr>
        <w:t>391</w:t>
      </w:r>
      <w:r w:rsidR="008B3CB8" w:rsidRPr="008B3CB8">
        <w:t xml:space="preserve">, 2449-2462 (2018). </w:t>
      </w:r>
      <w:hyperlink r:id="rId14" w:history="1">
        <w:r w:rsidR="008B3CB8" w:rsidRPr="008B3CB8">
          <w:rPr>
            <w:rStyle w:val="Hyperlink"/>
          </w:rPr>
          <w:t>https://doi.org/10.1016/S0140-6736(18)31320-5</w:t>
        </w:r>
      </w:hyperlink>
    </w:p>
    <w:p w14:paraId="1DDE16CF" w14:textId="1D0ED670" w:rsidR="008B3CB8" w:rsidRPr="008B3CB8" w:rsidRDefault="008B3CB8" w:rsidP="008B3CB8">
      <w:pPr>
        <w:pStyle w:val="EndNoteBibliography"/>
        <w:spacing w:after="0"/>
        <w:ind w:left="720" w:hanging="720"/>
      </w:pPr>
      <w:r w:rsidRPr="008B3CB8">
        <w:t>2</w:t>
      </w:r>
      <w:r w:rsidRPr="008B3CB8">
        <w:tab/>
        <w:t>Livingstone, S. J.</w:t>
      </w:r>
      <w:r w:rsidRPr="008B3CB8">
        <w:rPr>
          <w:i/>
        </w:rPr>
        <w:t xml:space="preserve"> et al.</w:t>
      </w:r>
      <w:r w:rsidRPr="008B3CB8">
        <w:t xml:space="preserve"> Estimated life expectancy in a Scottish cohort with type 1 diabetes, 2008-2010. </w:t>
      </w:r>
      <w:r w:rsidRPr="008B3CB8">
        <w:rPr>
          <w:i/>
        </w:rPr>
        <w:t>JAMA</w:t>
      </w:r>
      <w:r w:rsidRPr="008B3CB8">
        <w:t xml:space="preserve"> </w:t>
      </w:r>
      <w:r w:rsidRPr="008B3CB8">
        <w:rPr>
          <w:b/>
        </w:rPr>
        <w:t>313</w:t>
      </w:r>
      <w:r w:rsidRPr="008B3CB8">
        <w:t xml:space="preserve">, 37-44 (2015). </w:t>
      </w:r>
      <w:hyperlink r:id="rId15" w:history="1">
        <w:r w:rsidRPr="008B3CB8">
          <w:rPr>
            <w:rStyle w:val="Hyperlink"/>
          </w:rPr>
          <w:t>https://doi.org/10.1001/jama.2014.16425</w:t>
        </w:r>
      </w:hyperlink>
    </w:p>
    <w:p w14:paraId="54BC5C76" w14:textId="6987A9D7" w:rsidR="008B3CB8" w:rsidRPr="008B3CB8" w:rsidRDefault="008B3CB8" w:rsidP="008B3CB8">
      <w:pPr>
        <w:pStyle w:val="EndNoteBibliography"/>
        <w:spacing w:after="0"/>
        <w:ind w:left="720" w:hanging="720"/>
      </w:pPr>
      <w:r w:rsidRPr="008B3CB8">
        <w:t>3</w:t>
      </w:r>
      <w:r w:rsidRPr="008B3CB8">
        <w:tab/>
        <w:t>Gregory, G. A.</w:t>
      </w:r>
      <w:r w:rsidRPr="008B3CB8">
        <w:rPr>
          <w:i/>
        </w:rPr>
        <w:t xml:space="preserve"> et al.</w:t>
      </w:r>
      <w:r w:rsidRPr="008B3CB8">
        <w:t xml:space="preserve"> Global incidence, prevalence, and mortality of type 1 diabetes in 2021 with projection to 2040: a modelling study. </w:t>
      </w:r>
      <w:r w:rsidRPr="008B3CB8">
        <w:rPr>
          <w:i/>
        </w:rPr>
        <w:t>Lancet Diabetes Endocrinol</w:t>
      </w:r>
      <w:r w:rsidRPr="008B3CB8">
        <w:t xml:space="preserve"> </w:t>
      </w:r>
      <w:r w:rsidRPr="008B3CB8">
        <w:rPr>
          <w:b/>
        </w:rPr>
        <w:t>10</w:t>
      </w:r>
      <w:r w:rsidRPr="008B3CB8">
        <w:t xml:space="preserve">, 741-760 (2022). </w:t>
      </w:r>
      <w:hyperlink r:id="rId16" w:history="1">
        <w:r w:rsidRPr="008B3CB8">
          <w:rPr>
            <w:rStyle w:val="Hyperlink"/>
          </w:rPr>
          <w:t>https://doi.org/10.1016/S2213-8587(22)00218-2</w:t>
        </w:r>
      </w:hyperlink>
    </w:p>
    <w:p w14:paraId="380083C8" w14:textId="1D4B83F7" w:rsidR="008B3CB8" w:rsidRPr="008B3CB8" w:rsidRDefault="008B3CB8" w:rsidP="008B3CB8">
      <w:pPr>
        <w:pStyle w:val="EndNoteBibliography"/>
        <w:spacing w:after="0"/>
        <w:ind w:left="720" w:hanging="720"/>
      </w:pPr>
      <w:r w:rsidRPr="008B3CB8">
        <w:t>4</w:t>
      </w:r>
      <w:r w:rsidRPr="008B3CB8">
        <w:tab/>
        <w:t xml:space="preserve">Noble, J. A. &amp; Valdes, A. M. Genetics of the HLA region in the prediction of type 1 diabetes. </w:t>
      </w:r>
      <w:r w:rsidRPr="008B3CB8">
        <w:rPr>
          <w:i/>
        </w:rPr>
        <w:t>Curr Diab Rep</w:t>
      </w:r>
      <w:r w:rsidRPr="008B3CB8">
        <w:t xml:space="preserve"> </w:t>
      </w:r>
      <w:r w:rsidRPr="008B3CB8">
        <w:rPr>
          <w:b/>
        </w:rPr>
        <w:t>11</w:t>
      </w:r>
      <w:r w:rsidRPr="008B3CB8">
        <w:t xml:space="preserve">, 533-542 (2011). </w:t>
      </w:r>
      <w:hyperlink r:id="rId17" w:history="1">
        <w:r w:rsidRPr="008B3CB8">
          <w:rPr>
            <w:rStyle w:val="Hyperlink"/>
          </w:rPr>
          <w:t>https://doi.org/10.1007/s11892-011-0223-x</w:t>
        </w:r>
      </w:hyperlink>
    </w:p>
    <w:p w14:paraId="64968782" w14:textId="7A0745CB" w:rsidR="008B3CB8" w:rsidRPr="008B3CB8" w:rsidRDefault="008B3CB8" w:rsidP="008B3CB8">
      <w:pPr>
        <w:pStyle w:val="EndNoteBibliography"/>
        <w:spacing w:after="0"/>
        <w:ind w:left="720" w:hanging="720"/>
      </w:pPr>
      <w:r w:rsidRPr="008B3CB8">
        <w:t>5</w:t>
      </w:r>
      <w:r w:rsidRPr="008B3CB8">
        <w:tab/>
        <w:t>Lamichhane, S.</w:t>
      </w:r>
      <w:r w:rsidRPr="008B3CB8">
        <w:rPr>
          <w:i/>
        </w:rPr>
        <w:t xml:space="preserve"> et al.</w:t>
      </w:r>
      <w:r w:rsidRPr="008B3CB8">
        <w:t xml:space="preserve"> Dysregulation of secondary bile acid metabolism precedes islet autoimmunity and type 1 diabetes. </w:t>
      </w:r>
      <w:r w:rsidRPr="008B3CB8">
        <w:rPr>
          <w:i/>
        </w:rPr>
        <w:t>Cell Rep Med</w:t>
      </w:r>
      <w:r w:rsidRPr="008B3CB8">
        <w:t xml:space="preserve"> </w:t>
      </w:r>
      <w:r w:rsidRPr="008B3CB8">
        <w:rPr>
          <w:b/>
        </w:rPr>
        <w:t>3</w:t>
      </w:r>
      <w:r w:rsidRPr="008B3CB8">
        <w:t xml:space="preserve">, 100762 (2022). </w:t>
      </w:r>
      <w:hyperlink r:id="rId18" w:history="1">
        <w:r w:rsidRPr="008B3CB8">
          <w:rPr>
            <w:rStyle w:val="Hyperlink"/>
          </w:rPr>
          <w:t>https://doi.org/10.1016/j.xcrm.2022.100762</w:t>
        </w:r>
      </w:hyperlink>
    </w:p>
    <w:p w14:paraId="7F6B20C9" w14:textId="1375228C" w:rsidR="008B3CB8" w:rsidRPr="008B3CB8" w:rsidRDefault="008B3CB8" w:rsidP="008B3CB8">
      <w:pPr>
        <w:pStyle w:val="EndNoteBibliography"/>
        <w:spacing w:after="0"/>
        <w:ind w:left="720" w:hanging="720"/>
      </w:pPr>
      <w:r w:rsidRPr="008B3CB8">
        <w:t>6</w:t>
      </w:r>
      <w:r w:rsidRPr="008B3CB8">
        <w:tab/>
        <w:t>Nakayasu, E. S.</w:t>
      </w:r>
      <w:r w:rsidRPr="008B3CB8">
        <w:rPr>
          <w:i/>
        </w:rPr>
        <w:t xml:space="preserve"> et al.</w:t>
      </w:r>
      <w:r w:rsidRPr="008B3CB8">
        <w:t xml:space="preserve"> Plasma protein biomarkers predict the development of persistent autoantibodies and type 1 diabetes 6 months prior to the onset of autoimmunity. </w:t>
      </w:r>
      <w:r w:rsidRPr="008B3CB8">
        <w:rPr>
          <w:i/>
        </w:rPr>
        <w:t>Cell Rep Med</w:t>
      </w:r>
      <w:r w:rsidRPr="008B3CB8">
        <w:t xml:space="preserve"> </w:t>
      </w:r>
      <w:r w:rsidRPr="008B3CB8">
        <w:rPr>
          <w:b/>
        </w:rPr>
        <w:t>4</w:t>
      </w:r>
      <w:r w:rsidRPr="008B3CB8">
        <w:t xml:space="preserve">, 101093 (2023). </w:t>
      </w:r>
      <w:hyperlink r:id="rId19" w:history="1">
        <w:r w:rsidRPr="008B3CB8">
          <w:rPr>
            <w:rStyle w:val="Hyperlink"/>
          </w:rPr>
          <w:t>https://doi.org/10.1016/j.xcrm.2023.101093</w:t>
        </w:r>
      </w:hyperlink>
    </w:p>
    <w:p w14:paraId="736EE064" w14:textId="49FC3D43" w:rsidR="008B3CB8" w:rsidRPr="008B3CB8" w:rsidRDefault="008B3CB8" w:rsidP="008B3CB8">
      <w:pPr>
        <w:pStyle w:val="EndNoteBibliography"/>
        <w:spacing w:after="0"/>
        <w:ind w:left="720" w:hanging="720"/>
      </w:pPr>
      <w:r w:rsidRPr="008B3CB8">
        <w:t>7</w:t>
      </w:r>
      <w:r w:rsidRPr="008B3CB8">
        <w:tab/>
        <w:t xml:space="preserve">Thompson, P. J., Pipella, J., Rutter, G. A., Gaisano, H. Y. &amp; Santamaria, P. Islet autoimmunity in human type 1 diabetes: initiation and progression from the perspective of the beta cell. </w:t>
      </w:r>
      <w:r w:rsidRPr="008B3CB8">
        <w:rPr>
          <w:i/>
        </w:rPr>
        <w:t>Diabetologia</w:t>
      </w:r>
      <w:r w:rsidRPr="008B3CB8">
        <w:t xml:space="preserve"> </w:t>
      </w:r>
      <w:r w:rsidRPr="008B3CB8">
        <w:rPr>
          <w:b/>
        </w:rPr>
        <w:t>66</w:t>
      </w:r>
      <w:r w:rsidRPr="008B3CB8">
        <w:t xml:space="preserve">, 1971-1982 (2023). </w:t>
      </w:r>
      <w:hyperlink r:id="rId20" w:history="1">
        <w:r w:rsidRPr="008B3CB8">
          <w:rPr>
            <w:rStyle w:val="Hyperlink"/>
          </w:rPr>
          <w:t>https://doi.org/10.1007/s00125-023-05970-z</w:t>
        </w:r>
      </w:hyperlink>
    </w:p>
    <w:p w14:paraId="01A0E461" w14:textId="30F19FF3" w:rsidR="008B3CB8" w:rsidRPr="008B3CB8" w:rsidRDefault="008B3CB8" w:rsidP="008B3CB8">
      <w:pPr>
        <w:pStyle w:val="EndNoteBibliography"/>
        <w:spacing w:after="0"/>
        <w:ind w:left="720" w:hanging="720"/>
      </w:pPr>
      <w:r w:rsidRPr="008B3CB8">
        <w:t>8</w:t>
      </w:r>
      <w:r w:rsidRPr="008B3CB8">
        <w:tab/>
        <w:t xml:space="preserve">Eizirik, D. L., Pasquali, L. &amp; Cnop, M. Pancreatic beta-cells in type 1 and type 2 diabetes mellitus: different pathways to failure. </w:t>
      </w:r>
      <w:r w:rsidRPr="008B3CB8">
        <w:rPr>
          <w:i/>
        </w:rPr>
        <w:t>Nat Rev Endocrinol</w:t>
      </w:r>
      <w:r w:rsidRPr="008B3CB8">
        <w:t xml:space="preserve"> </w:t>
      </w:r>
      <w:r w:rsidRPr="008B3CB8">
        <w:rPr>
          <w:b/>
        </w:rPr>
        <w:t>16</w:t>
      </w:r>
      <w:r w:rsidRPr="008B3CB8">
        <w:t xml:space="preserve">, 349-362 (2020). </w:t>
      </w:r>
      <w:hyperlink r:id="rId21" w:history="1">
        <w:r w:rsidRPr="008B3CB8">
          <w:rPr>
            <w:rStyle w:val="Hyperlink"/>
          </w:rPr>
          <w:t>https://doi.org/10.1038/s41574-020-0355-7</w:t>
        </w:r>
      </w:hyperlink>
    </w:p>
    <w:p w14:paraId="3A0409C3" w14:textId="36E4EE70" w:rsidR="008B3CB8" w:rsidRPr="008B3CB8" w:rsidRDefault="008B3CB8" w:rsidP="008B3CB8">
      <w:pPr>
        <w:pStyle w:val="EndNoteBibliography"/>
        <w:spacing w:after="0"/>
        <w:ind w:left="720" w:hanging="720"/>
      </w:pPr>
      <w:r w:rsidRPr="008B3CB8">
        <w:t>9</w:t>
      </w:r>
      <w:r w:rsidRPr="008B3CB8">
        <w:tab/>
        <w:t xml:space="preserve">Lu, J., Liu, J., Li, L., Lan, Y. &amp; Liang, Y. Cytokines in type 1 diabetes: mechanisms of action and immunotherapeutic targets. </w:t>
      </w:r>
      <w:r w:rsidRPr="008B3CB8">
        <w:rPr>
          <w:i/>
        </w:rPr>
        <w:t>Clin Transl Immunology</w:t>
      </w:r>
      <w:r w:rsidRPr="008B3CB8">
        <w:t xml:space="preserve"> </w:t>
      </w:r>
      <w:r w:rsidRPr="008B3CB8">
        <w:rPr>
          <w:b/>
        </w:rPr>
        <w:t>9</w:t>
      </w:r>
      <w:r w:rsidRPr="008B3CB8">
        <w:t xml:space="preserve">, e1122 (2020). </w:t>
      </w:r>
      <w:hyperlink r:id="rId22" w:history="1">
        <w:r w:rsidRPr="008B3CB8">
          <w:rPr>
            <w:rStyle w:val="Hyperlink"/>
          </w:rPr>
          <w:t>https://doi.org/10.1002/cti2.1122</w:t>
        </w:r>
      </w:hyperlink>
    </w:p>
    <w:p w14:paraId="18981C82" w14:textId="2F9966B9" w:rsidR="008B3CB8" w:rsidRPr="008B3CB8" w:rsidRDefault="008B3CB8" w:rsidP="008B3CB8">
      <w:pPr>
        <w:pStyle w:val="EndNoteBibliography"/>
        <w:spacing w:after="0"/>
        <w:ind w:left="720" w:hanging="720"/>
      </w:pPr>
      <w:r w:rsidRPr="008B3CB8">
        <w:t>10</w:t>
      </w:r>
      <w:r w:rsidRPr="008B3CB8">
        <w:tab/>
        <w:t>Ferreira, R. C.</w:t>
      </w:r>
      <w:r w:rsidRPr="008B3CB8">
        <w:rPr>
          <w:i/>
        </w:rPr>
        <w:t xml:space="preserve"> et al.</w:t>
      </w:r>
      <w:r w:rsidRPr="008B3CB8">
        <w:t xml:space="preserve"> A type I interferon transcriptional signature precedes autoimmunity in children genetically at risk for type 1 diabetes. </w:t>
      </w:r>
      <w:r w:rsidRPr="008B3CB8">
        <w:rPr>
          <w:i/>
        </w:rPr>
        <w:t>Diabetes</w:t>
      </w:r>
      <w:r w:rsidRPr="008B3CB8">
        <w:t xml:space="preserve"> </w:t>
      </w:r>
      <w:r w:rsidRPr="008B3CB8">
        <w:rPr>
          <w:b/>
        </w:rPr>
        <w:t>63</w:t>
      </w:r>
      <w:r w:rsidRPr="008B3CB8">
        <w:t xml:space="preserve">, 2538-2550 (2014). </w:t>
      </w:r>
      <w:hyperlink r:id="rId23" w:history="1">
        <w:r w:rsidRPr="008B3CB8">
          <w:rPr>
            <w:rStyle w:val="Hyperlink"/>
          </w:rPr>
          <w:t>https://doi.org/10.2337/db13-1777</w:t>
        </w:r>
      </w:hyperlink>
    </w:p>
    <w:p w14:paraId="3F501FD6" w14:textId="53F47A1E" w:rsidR="008B3CB8" w:rsidRPr="008B3CB8" w:rsidRDefault="008B3CB8" w:rsidP="008B3CB8">
      <w:pPr>
        <w:pStyle w:val="EndNoteBibliography"/>
        <w:spacing w:after="0"/>
        <w:ind w:left="720" w:hanging="720"/>
      </w:pPr>
      <w:r w:rsidRPr="008B3CB8">
        <w:t>11</w:t>
      </w:r>
      <w:r w:rsidRPr="008B3CB8">
        <w:tab/>
        <w:t>Reynier, F.</w:t>
      </w:r>
      <w:r w:rsidRPr="008B3CB8">
        <w:rPr>
          <w:i/>
        </w:rPr>
        <w:t xml:space="preserve"> et al.</w:t>
      </w:r>
      <w:r w:rsidRPr="008B3CB8">
        <w:t xml:space="preserve"> Specific gene expression signature associated with development of autoimmune type-I diabetes using whole-blood microarray analysis. </w:t>
      </w:r>
      <w:r w:rsidRPr="008B3CB8">
        <w:rPr>
          <w:i/>
        </w:rPr>
        <w:t>Genes Immun</w:t>
      </w:r>
      <w:r w:rsidRPr="008B3CB8">
        <w:t xml:space="preserve"> </w:t>
      </w:r>
      <w:r w:rsidRPr="008B3CB8">
        <w:rPr>
          <w:b/>
        </w:rPr>
        <w:t>11</w:t>
      </w:r>
      <w:r w:rsidRPr="008B3CB8">
        <w:t xml:space="preserve">, 269-278 (2010). </w:t>
      </w:r>
      <w:hyperlink r:id="rId24" w:history="1">
        <w:r w:rsidRPr="008B3CB8">
          <w:rPr>
            <w:rStyle w:val="Hyperlink"/>
          </w:rPr>
          <w:t>https://doi.org/10.1038/gene.2009.112</w:t>
        </w:r>
      </w:hyperlink>
    </w:p>
    <w:p w14:paraId="2444E90C" w14:textId="3F1E4EF3" w:rsidR="008B3CB8" w:rsidRPr="008B3CB8" w:rsidRDefault="008B3CB8" w:rsidP="008B3CB8">
      <w:pPr>
        <w:pStyle w:val="EndNoteBibliography"/>
        <w:spacing w:after="0"/>
        <w:ind w:left="720" w:hanging="720"/>
      </w:pPr>
      <w:r w:rsidRPr="008B3CB8">
        <w:lastRenderedPageBreak/>
        <w:t>12</w:t>
      </w:r>
      <w:r w:rsidRPr="008B3CB8">
        <w:tab/>
        <w:t xml:space="preserve">Lundberg, M., Krogvold, L., Kuric, E., Dahl-Jorgensen, K. &amp; Skog, O. Expression of Interferon-Stimulated Genes in Insulitic Pancreatic Islets of Patients Recently Diagnosed With Type 1 Diabetes. </w:t>
      </w:r>
      <w:r w:rsidRPr="008B3CB8">
        <w:rPr>
          <w:i/>
        </w:rPr>
        <w:t>Diabetes</w:t>
      </w:r>
      <w:r w:rsidRPr="008B3CB8">
        <w:t xml:space="preserve"> </w:t>
      </w:r>
      <w:r w:rsidRPr="008B3CB8">
        <w:rPr>
          <w:b/>
        </w:rPr>
        <w:t>65</w:t>
      </w:r>
      <w:r w:rsidRPr="008B3CB8">
        <w:t xml:space="preserve">, 3104-3110 (2016). </w:t>
      </w:r>
      <w:hyperlink r:id="rId25" w:history="1">
        <w:r w:rsidRPr="008B3CB8">
          <w:rPr>
            <w:rStyle w:val="Hyperlink"/>
          </w:rPr>
          <w:t>https://doi.org/10.2337/db16-0616</w:t>
        </w:r>
      </w:hyperlink>
    </w:p>
    <w:p w14:paraId="7F1DD2CB" w14:textId="6FC53A84" w:rsidR="008B3CB8" w:rsidRPr="008B3CB8" w:rsidRDefault="008B3CB8" w:rsidP="008B3CB8">
      <w:pPr>
        <w:pStyle w:val="EndNoteBibliography"/>
        <w:spacing w:after="0"/>
        <w:ind w:left="720" w:hanging="720"/>
      </w:pPr>
      <w:r w:rsidRPr="008B3CB8">
        <w:t>13</w:t>
      </w:r>
      <w:r w:rsidRPr="008B3CB8">
        <w:tab/>
        <w:t>Xia, C. Q.</w:t>
      </w:r>
      <w:r w:rsidRPr="008B3CB8">
        <w:rPr>
          <w:i/>
        </w:rPr>
        <w:t xml:space="preserve"> et al.</w:t>
      </w:r>
      <w:r w:rsidRPr="008B3CB8">
        <w:t xml:space="preserve"> Increased IFN-alpha-producing plasmacytoid dendritic cells (pDCs) in human Th1-mediated type 1 diabetes: pDCs augment Th1 responses through IFN-alpha production. </w:t>
      </w:r>
      <w:r w:rsidRPr="008B3CB8">
        <w:rPr>
          <w:i/>
        </w:rPr>
        <w:t>J Immunol</w:t>
      </w:r>
      <w:r w:rsidRPr="008B3CB8">
        <w:t xml:space="preserve"> </w:t>
      </w:r>
      <w:r w:rsidRPr="008B3CB8">
        <w:rPr>
          <w:b/>
        </w:rPr>
        <w:t>193</w:t>
      </w:r>
      <w:r w:rsidRPr="008B3CB8">
        <w:t xml:space="preserve">, 1024-1034 (2014). </w:t>
      </w:r>
      <w:hyperlink r:id="rId26" w:history="1">
        <w:r w:rsidRPr="008B3CB8">
          <w:rPr>
            <w:rStyle w:val="Hyperlink"/>
          </w:rPr>
          <w:t>https://doi.org/10.4049/jimmunol.1303230</w:t>
        </w:r>
      </w:hyperlink>
    </w:p>
    <w:p w14:paraId="1820EA7D" w14:textId="52D45F24" w:rsidR="008B3CB8" w:rsidRPr="008B3CB8" w:rsidRDefault="008B3CB8" w:rsidP="008B3CB8">
      <w:pPr>
        <w:pStyle w:val="EndNoteBibliography"/>
        <w:spacing w:after="0"/>
        <w:ind w:left="720" w:hanging="720"/>
      </w:pPr>
      <w:r w:rsidRPr="008B3CB8">
        <w:t>14</w:t>
      </w:r>
      <w:r w:rsidRPr="008B3CB8">
        <w:tab/>
        <w:t>Quah, H. S.</w:t>
      </w:r>
      <w:r w:rsidRPr="008B3CB8">
        <w:rPr>
          <w:i/>
        </w:rPr>
        <w:t xml:space="preserve"> et al.</w:t>
      </w:r>
      <w:r w:rsidRPr="008B3CB8">
        <w:t xml:space="preserve"> Deficiency in type I interferon signaling prevents the early interferon-induced gene signature in pancreatic islets but not type 1 diabetes in NOD mice. </w:t>
      </w:r>
      <w:r w:rsidRPr="008B3CB8">
        <w:rPr>
          <w:i/>
        </w:rPr>
        <w:t>Diabetes</w:t>
      </w:r>
      <w:r w:rsidRPr="008B3CB8">
        <w:t xml:space="preserve"> </w:t>
      </w:r>
      <w:r w:rsidRPr="008B3CB8">
        <w:rPr>
          <w:b/>
        </w:rPr>
        <w:t>63</w:t>
      </w:r>
      <w:r w:rsidRPr="008B3CB8">
        <w:t xml:space="preserve">, 1032-1040 (2014). </w:t>
      </w:r>
      <w:hyperlink r:id="rId27" w:history="1">
        <w:r w:rsidRPr="008B3CB8">
          <w:rPr>
            <w:rStyle w:val="Hyperlink"/>
          </w:rPr>
          <w:t>https://doi.org/10.2337/db13-1210</w:t>
        </w:r>
      </w:hyperlink>
    </w:p>
    <w:p w14:paraId="05DB8736" w14:textId="624C9077" w:rsidR="008B3CB8" w:rsidRPr="008B3CB8" w:rsidRDefault="008B3CB8" w:rsidP="008B3CB8">
      <w:pPr>
        <w:pStyle w:val="EndNoteBibliography"/>
        <w:spacing w:after="0"/>
        <w:ind w:left="720" w:hanging="720"/>
      </w:pPr>
      <w:r w:rsidRPr="008B3CB8">
        <w:t>15</w:t>
      </w:r>
      <w:r w:rsidRPr="008B3CB8">
        <w:tab/>
        <w:t xml:space="preserve">Szymczak, F., Colli, M. L., Mamula, M. J., Evans-Molina, C. &amp; Eizirik, D. L. Gene expression signatures of target tissues in type 1 diabetes, lupus erythematosus, multiple sclerosis, and rheumatoid arthritis. </w:t>
      </w:r>
      <w:r w:rsidRPr="008B3CB8">
        <w:rPr>
          <w:i/>
        </w:rPr>
        <w:t>Sci Adv</w:t>
      </w:r>
      <w:r w:rsidRPr="008B3CB8">
        <w:t xml:space="preserve"> </w:t>
      </w:r>
      <w:r w:rsidRPr="008B3CB8">
        <w:rPr>
          <w:b/>
        </w:rPr>
        <w:t>7</w:t>
      </w:r>
      <w:r w:rsidRPr="008B3CB8">
        <w:t xml:space="preserve"> (2021). </w:t>
      </w:r>
      <w:hyperlink r:id="rId28" w:history="1">
        <w:r w:rsidRPr="008B3CB8">
          <w:rPr>
            <w:rStyle w:val="Hyperlink"/>
          </w:rPr>
          <w:t>https://doi.org/10.1126/sciadv.abd7600</w:t>
        </w:r>
      </w:hyperlink>
    </w:p>
    <w:p w14:paraId="3C0FE008" w14:textId="47C196B5" w:rsidR="008B3CB8" w:rsidRPr="008B3CB8" w:rsidRDefault="008B3CB8" w:rsidP="008B3CB8">
      <w:pPr>
        <w:pStyle w:val="EndNoteBibliography"/>
        <w:spacing w:after="0"/>
        <w:ind w:left="720" w:hanging="720"/>
      </w:pPr>
      <w:r w:rsidRPr="008B3CB8">
        <w:t>16</w:t>
      </w:r>
      <w:r w:rsidRPr="008B3CB8">
        <w:tab/>
        <w:t>Coomans de Brachene, A.</w:t>
      </w:r>
      <w:r w:rsidRPr="008B3CB8">
        <w:rPr>
          <w:i/>
        </w:rPr>
        <w:t xml:space="preserve"> et al.</w:t>
      </w:r>
      <w:r w:rsidRPr="008B3CB8">
        <w:t xml:space="preserve"> Interferons are key cytokines acting on pancreatic islets in type 1 diabetes. </w:t>
      </w:r>
      <w:r w:rsidRPr="008B3CB8">
        <w:rPr>
          <w:i/>
        </w:rPr>
        <w:t>Diabetologia</w:t>
      </w:r>
      <w:r w:rsidRPr="008B3CB8">
        <w:t xml:space="preserve"> </w:t>
      </w:r>
      <w:r w:rsidRPr="008B3CB8">
        <w:rPr>
          <w:b/>
        </w:rPr>
        <w:t>67</w:t>
      </w:r>
      <w:r w:rsidRPr="008B3CB8">
        <w:t xml:space="preserve">, 908-927 (2024). </w:t>
      </w:r>
      <w:hyperlink r:id="rId29" w:history="1">
        <w:r w:rsidRPr="008B3CB8">
          <w:rPr>
            <w:rStyle w:val="Hyperlink"/>
          </w:rPr>
          <w:t>https://doi.org/10.1007/s00125-024-06106-7</w:t>
        </w:r>
      </w:hyperlink>
    </w:p>
    <w:p w14:paraId="0D3DCA41" w14:textId="6E655016" w:rsidR="008B3CB8" w:rsidRPr="008B3CB8" w:rsidRDefault="008B3CB8" w:rsidP="008B3CB8">
      <w:pPr>
        <w:pStyle w:val="EndNoteBibliography"/>
        <w:spacing w:after="0"/>
        <w:ind w:left="720" w:hanging="720"/>
      </w:pPr>
      <w:r w:rsidRPr="008B3CB8">
        <w:t>17</w:t>
      </w:r>
      <w:r w:rsidRPr="008B3CB8">
        <w:tab/>
        <w:t>Waugh, K.</w:t>
      </w:r>
      <w:r w:rsidRPr="008B3CB8">
        <w:rPr>
          <w:i/>
        </w:rPr>
        <w:t xml:space="preserve"> et al.</w:t>
      </w:r>
      <w:r w:rsidRPr="008B3CB8">
        <w:t xml:space="preserve"> Increased inflammation is associated with islet autoimmunity and type 1 diabetes in the Diabetes Autoimmunity Study in the Young (DAISY). </w:t>
      </w:r>
      <w:r w:rsidRPr="008B3CB8">
        <w:rPr>
          <w:i/>
        </w:rPr>
        <w:t>PLoS One</w:t>
      </w:r>
      <w:r w:rsidRPr="008B3CB8">
        <w:t xml:space="preserve"> </w:t>
      </w:r>
      <w:r w:rsidRPr="008B3CB8">
        <w:rPr>
          <w:b/>
        </w:rPr>
        <w:t>12</w:t>
      </w:r>
      <w:r w:rsidRPr="008B3CB8">
        <w:t xml:space="preserve">, e0174840 (2017). </w:t>
      </w:r>
      <w:hyperlink r:id="rId30" w:history="1">
        <w:r w:rsidRPr="008B3CB8">
          <w:rPr>
            <w:rStyle w:val="Hyperlink"/>
          </w:rPr>
          <w:t>https://doi.org/10.1371/journal.pone.0174840</w:t>
        </w:r>
      </w:hyperlink>
    </w:p>
    <w:p w14:paraId="017099EA" w14:textId="6FC3B823" w:rsidR="008B3CB8" w:rsidRPr="008B3CB8" w:rsidRDefault="008B3CB8" w:rsidP="008B3CB8">
      <w:pPr>
        <w:pStyle w:val="EndNoteBibliography"/>
        <w:spacing w:after="0"/>
        <w:ind w:left="720" w:hanging="720"/>
      </w:pPr>
      <w:r w:rsidRPr="008B3CB8">
        <w:t>18</w:t>
      </w:r>
      <w:r w:rsidRPr="008B3CB8">
        <w:tab/>
        <w:t>Levy, H.</w:t>
      </w:r>
      <w:r w:rsidRPr="008B3CB8">
        <w:rPr>
          <w:i/>
        </w:rPr>
        <w:t xml:space="preserve"> et al.</w:t>
      </w:r>
      <w:r w:rsidRPr="008B3CB8">
        <w:t xml:space="preserve"> Transcriptional signatures as a disease-specific and predictive inflammatory biomarker for type 1 diabetes. </w:t>
      </w:r>
      <w:r w:rsidRPr="008B3CB8">
        <w:rPr>
          <w:i/>
        </w:rPr>
        <w:t>Genes Immun</w:t>
      </w:r>
      <w:r w:rsidRPr="008B3CB8">
        <w:t xml:space="preserve"> </w:t>
      </w:r>
      <w:r w:rsidRPr="008B3CB8">
        <w:rPr>
          <w:b/>
        </w:rPr>
        <w:t>13</w:t>
      </w:r>
      <w:r w:rsidRPr="008B3CB8">
        <w:t xml:space="preserve">, 593-604 (2012). </w:t>
      </w:r>
      <w:hyperlink r:id="rId31" w:history="1">
        <w:r w:rsidRPr="008B3CB8">
          <w:rPr>
            <w:rStyle w:val="Hyperlink"/>
          </w:rPr>
          <w:t>https://doi.org/10.1038/gene.2012.41</w:t>
        </w:r>
      </w:hyperlink>
    </w:p>
    <w:p w14:paraId="53408294" w14:textId="38A1B799" w:rsidR="008B3CB8" w:rsidRPr="008B3CB8" w:rsidRDefault="008B3CB8" w:rsidP="008B3CB8">
      <w:pPr>
        <w:pStyle w:val="EndNoteBibliography"/>
        <w:spacing w:after="0"/>
        <w:ind w:left="720" w:hanging="720"/>
      </w:pPr>
      <w:r w:rsidRPr="008B3CB8">
        <w:t>19</w:t>
      </w:r>
      <w:r w:rsidRPr="008B3CB8">
        <w:tab/>
        <w:t xml:space="preserve">Green, E. A., Eynon, E. E. &amp; Flavell, R. A. Local expression of TNFalpha in neonatal NOD mice promotes diabetes by enhancing presentation of islet antigens. </w:t>
      </w:r>
      <w:r w:rsidRPr="008B3CB8">
        <w:rPr>
          <w:i/>
        </w:rPr>
        <w:t>Immunity</w:t>
      </w:r>
      <w:r w:rsidRPr="008B3CB8">
        <w:t xml:space="preserve"> </w:t>
      </w:r>
      <w:r w:rsidRPr="008B3CB8">
        <w:rPr>
          <w:b/>
        </w:rPr>
        <w:t>9</w:t>
      </w:r>
      <w:r w:rsidRPr="008B3CB8">
        <w:t xml:space="preserve">, 733-743 (1998). </w:t>
      </w:r>
      <w:hyperlink r:id="rId32" w:history="1">
        <w:r w:rsidRPr="008B3CB8">
          <w:rPr>
            <w:rStyle w:val="Hyperlink"/>
          </w:rPr>
          <w:t>https://doi.org/10.1016/s1074-7613(00)80670-6</w:t>
        </w:r>
      </w:hyperlink>
    </w:p>
    <w:p w14:paraId="4492E29C" w14:textId="2CB31D7C" w:rsidR="008B3CB8" w:rsidRPr="008B3CB8" w:rsidRDefault="008B3CB8" w:rsidP="008B3CB8">
      <w:pPr>
        <w:pStyle w:val="EndNoteBibliography"/>
        <w:spacing w:after="0"/>
        <w:ind w:left="720" w:hanging="720"/>
      </w:pPr>
      <w:r w:rsidRPr="008B3CB8">
        <w:t>20</w:t>
      </w:r>
      <w:r w:rsidRPr="008B3CB8">
        <w:tab/>
        <w:t xml:space="preserve">Held, W., MacDonald, H. R., Weissman, I. L., Hess, M. W. &amp; Mueller, C. Genes encoding tumor necrosis factor alpha and granzyme A are expressed during development of autoimmune diabetes. </w:t>
      </w:r>
      <w:r w:rsidRPr="008B3CB8">
        <w:rPr>
          <w:i/>
        </w:rPr>
        <w:t>Proc Natl Acad Sci U S A</w:t>
      </w:r>
      <w:r w:rsidRPr="008B3CB8">
        <w:t xml:space="preserve"> </w:t>
      </w:r>
      <w:r w:rsidRPr="008B3CB8">
        <w:rPr>
          <w:b/>
        </w:rPr>
        <w:t>87</w:t>
      </w:r>
      <w:r w:rsidRPr="008B3CB8">
        <w:t xml:space="preserve">, 2239-2243 (1990). </w:t>
      </w:r>
      <w:hyperlink r:id="rId33" w:history="1">
        <w:r w:rsidRPr="008B3CB8">
          <w:rPr>
            <w:rStyle w:val="Hyperlink"/>
          </w:rPr>
          <w:t>https://doi.org/10.1073/pnas.87.6.2239</w:t>
        </w:r>
      </w:hyperlink>
    </w:p>
    <w:p w14:paraId="1BF8ADD8" w14:textId="036D61DA" w:rsidR="008B3CB8" w:rsidRPr="008B3CB8" w:rsidRDefault="008B3CB8" w:rsidP="008B3CB8">
      <w:pPr>
        <w:pStyle w:val="EndNoteBibliography"/>
        <w:spacing w:after="0"/>
        <w:ind w:left="720" w:hanging="720"/>
      </w:pPr>
      <w:r w:rsidRPr="008B3CB8">
        <w:t>21</w:t>
      </w:r>
      <w:r w:rsidRPr="008B3CB8">
        <w:tab/>
        <w:t>Quattrin, T.</w:t>
      </w:r>
      <w:r w:rsidRPr="008B3CB8">
        <w:rPr>
          <w:i/>
        </w:rPr>
        <w:t xml:space="preserve"> et al.</w:t>
      </w:r>
      <w:r w:rsidRPr="008B3CB8">
        <w:t xml:space="preserve"> Golimumab and Beta-Cell Function in Youth with New-Onset Type 1 Diabetes. </w:t>
      </w:r>
      <w:r w:rsidRPr="008B3CB8">
        <w:rPr>
          <w:i/>
        </w:rPr>
        <w:t>N Engl J Med</w:t>
      </w:r>
      <w:r w:rsidRPr="008B3CB8">
        <w:t xml:space="preserve"> </w:t>
      </w:r>
      <w:r w:rsidRPr="008B3CB8">
        <w:rPr>
          <w:b/>
        </w:rPr>
        <w:t>383</w:t>
      </w:r>
      <w:r w:rsidRPr="008B3CB8">
        <w:t xml:space="preserve">, 2007-2017 (2020). </w:t>
      </w:r>
      <w:hyperlink r:id="rId34" w:history="1">
        <w:r w:rsidRPr="008B3CB8">
          <w:rPr>
            <w:rStyle w:val="Hyperlink"/>
          </w:rPr>
          <w:t>https://doi.org/10.1056/NEJMoa2006136</w:t>
        </w:r>
      </w:hyperlink>
    </w:p>
    <w:p w14:paraId="660ADD63" w14:textId="5204795F" w:rsidR="008B3CB8" w:rsidRPr="008B3CB8" w:rsidRDefault="008B3CB8" w:rsidP="008B3CB8">
      <w:pPr>
        <w:pStyle w:val="EndNoteBibliography"/>
        <w:spacing w:after="0"/>
        <w:ind w:left="720" w:hanging="720"/>
      </w:pPr>
      <w:r w:rsidRPr="008B3CB8">
        <w:t>22</w:t>
      </w:r>
      <w:r w:rsidRPr="008B3CB8">
        <w:tab/>
        <w:t>Cabrera, S. M.</w:t>
      </w:r>
      <w:r w:rsidRPr="008B3CB8">
        <w:rPr>
          <w:i/>
        </w:rPr>
        <w:t xml:space="preserve"> et al.</w:t>
      </w:r>
      <w:r w:rsidRPr="008B3CB8">
        <w:t xml:space="preserve"> Interleukin-1 antagonism moderates the inflammatory state associated with Type 1 diabetes during clinical trials conducted at disease onset. </w:t>
      </w:r>
      <w:r w:rsidRPr="008B3CB8">
        <w:rPr>
          <w:i/>
        </w:rPr>
        <w:t>Eur J Immunol</w:t>
      </w:r>
      <w:r w:rsidRPr="008B3CB8">
        <w:t xml:space="preserve"> </w:t>
      </w:r>
      <w:r w:rsidRPr="008B3CB8">
        <w:rPr>
          <w:b/>
        </w:rPr>
        <w:t>46</w:t>
      </w:r>
      <w:r w:rsidRPr="008B3CB8">
        <w:t xml:space="preserve">, 1030-1046 (2016). </w:t>
      </w:r>
      <w:hyperlink r:id="rId35" w:history="1">
        <w:r w:rsidRPr="008B3CB8">
          <w:rPr>
            <w:rStyle w:val="Hyperlink"/>
          </w:rPr>
          <w:t>https://doi.org/10.1002/eji.201546005</w:t>
        </w:r>
      </w:hyperlink>
    </w:p>
    <w:p w14:paraId="1863174F" w14:textId="4AF79FC2" w:rsidR="008B3CB8" w:rsidRPr="008B3CB8" w:rsidRDefault="008B3CB8" w:rsidP="008B3CB8">
      <w:pPr>
        <w:pStyle w:val="EndNoteBibliography"/>
        <w:spacing w:after="0"/>
        <w:ind w:left="720" w:hanging="720"/>
      </w:pPr>
      <w:r w:rsidRPr="008B3CB8">
        <w:t>23</w:t>
      </w:r>
      <w:r w:rsidRPr="008B3CB8">
        <w:tab/>
        <w:t xml:space="preserve">Cetkovic-Cvrlje, M. &amp; Eizirik, D. L. TNF-alpha and IFN-gamma potentiate the deleterious effects of IL-1 beta on mouse pancreatic islets mainly via generation of nitric oxide. </w:t>
      </w:r>
      <w:r w:rsidRPr="008B3CB8">
        <w:rPr>
          <w:i/>
        </w:rPr>
        <w:t>Cytokine</w:t>
      </w:r>
      <w:r w:rsidRPr="008B3CB8">
        <w:t xml:space="preserve"> </w:t>
      </w:r>
      <w:r w:rsidRPr="008B3CB8">
        <w:rPr>
          <w:b/>
        </w:rPr>
        <w:t>6</w:t>
      </w:r>
      <w:r w:rsidRPr="008B3CB8">
        <w:t xml:space="preserve">, 399-406 (1994). </w:t>
      </w:r>
      <w:hyperlink r:id="rId36" w:history="1">
        <w:r w:rsidRPr="008B3CB8">
          <w:rPr>
            <w:rStyle w:val="Hyperlink"/>
          </w:rPr>
          <w:t>https://doi.org/10.1016/1043-4666(94)90064-7</w:t>
        </w:r>
      </w:hyperlink>
    </w:p>
    <w:p w14:paraId="305534F5" w14:textId="3982B9B5" w:rsidR="008B3CB8" w:rsidRPr="008B3CB8" w:rsidRDefault="008B3CB8" w:rsidP="008B3CB8">
      <w:pPr>
        <w:pStyle w:val="EndNoteBibliography"/>
        <w:spacing w:after="0"/>
        <w:ind w:left="720" w:hanging="720"/>
      </w:pPr>
      <w:r w:rsidRPr="008B3CB8">
        <w:t>24</w:t>
      </w:r>
      <w:r w:rsidRPr="008B3CB8">
        <w:tab/>
        <w:t>Hostens, K.</w:t>
      </w:r>
      <w:r w:rsidRPr="008B3CB8">
        <w:rPr>
          <w:i/>
        </w:rPr>
        <w:t xml:space="preserve"> et al.</w:t>
      </w:r>
      <w:r w:rsidRPr="008B3CB8">
        <w:t xml:space="preserve"> Exposure of human islets to cytokines can result in disproportionately elevated proinsulin release. </w:t>
      </w:r>
      <w:r w:rsidRPr="008B3CB8">
        <w:rPr>
          <w:i/>
        </w:rPr>
        <w:t>J Clin Invest</w:t>
      </w:r>
      <w:r w:rsidRPr="008B3CB8">
        <w:t xml:space="preserve"> </w:t>
      </w:r>
      <w:r w:rsidRPr="008B3CB8">
        <w:rPr>
          <w:b/>
        </w:rPr>
        <w:t>104</w:t>
      </w:r>
      <w:r w:rsidRPr="008B3CB8">
        <w:t xml:space="preserve">, 67-72 (1999). </w:t>
      </w:r>
      <w:hyperlink r:id="rId37" w:history="1">
        <w:r w:rsidRPr="008B3CB8">
          <w:rPr>
            <w:rStyle w:val="Hyperlink"/>
          </w:rPr>
          <w:t>https://doi.org/10.1172/JCI6438</w:t>
        </w:r>
      </w:hyperlink>
    </w:p>
    <w:p w14:paraId="2EE7FF14" w14:textId="7FA21EDB" w:rsidR="008B3CB8" w:rsidRPr="008B3CB8" w:rsidRDefault="008B3CB8" w:rsidP="008B3CB8">
      <w:pPr>
        <w:pStyle w:val="EndNoteBibliography"/>
        <w:spacing w:after="0"/>
        <w:ind w:left="720" w:hanging="720"/>
      </w:pPr>
      <w:r w:rsidRPr="008B3CB8">
        <w:t>25</w:t>
      </w:r>
      <w:r w:rsidRPr="008B3CB8">
        <w:tab/>
        <w:t>Demine, S.</w:t>
      </w:r>
      <w:r w:rsidRPr="008B3CB8">
        <w:rPr>
          <w:i/>
        </w:rPr>
        <w:t xml:space="preserve"> et al.</w:t>
      </w:r>
      <w:r w:rsidRPr="008B3CB8">
        <w:t xml:space="preserve"> Pro-inflammatory cytokines induce cell death, inflammatory responses, and endoplasmic reticulum stress in human iPSC-derived beta cells. </w:t>
      </w:r>
      <w:r w:rsidRPr="008B3CB8">
        <w:rPr>
          <w:i/>
        </w:rPr>
        <w:t>Stem Cell Res Ther</w:t>
      </w:r>
      <w:r w:rsidRPr="008B3CB8">
        <w:t xml:space="preserve"> </w:t>
      </w:r>
      <w:r w:rsidRPr="008B3CB8">
        <w:rPr>
          <w:b/>
        </w:rPr>
        <w:t>11</w:t>
      </w:r>
      <w:r w:rsidRPr="008B3CB8">
        <w:t xml:space="preserve">, 7 (2020). </w:t>
      </w:r>
      <w:hyperlink r:id="rId38" w:history="1">
        <w:r w:rsidRPr="008B3CB8">
          <w:rPr>
            <w:rStyle w:val="Hyperlink"/>
          </w:rPr>
          <w:t>https://doi.org/10.1186/s13287-019-1523-3</w:t>
        </w:r>
      </w:hyperlink>
    </w:p>
    <w:p w14:paraId="3D4B8909" w14:textId="767D1A63" w:rsidR="008B3CB8" w:rsidRPr="008B3CB8" w:rsidRDefault="008B3CB8" w:rsidP="008B3CB8">
      <w:pPr>
        <w:pStyle w:val="EndNoteBibliography"/>
        <w:spacing w:after="0"/>
        <w:ind w:left="720" w:hanging="720"/>
      </w:pPr>
      <w:r w:rsidRPr="008B3CB8">
        <w:t>26</w:t>
      </w:r>
      <w:r w:rsidRPr="008B3CB8">
        <w:tab/>
        <w:t>Gonzalez-Duque, S.</w:t>
      </w:r>
      <w:r w:rsidRPr="008B3CB8">
        <w:rPr>
          <w:i/>
        </w:rPr>
        <w:t xml:space="preserve"> et al.</w:t>
      </w:r>
      <w:r w:rsidRPr="008B3CB8">
        <w:t xml:space="preserve"> Conventional and Neo-antigenic Peptides Presented by beta Cells Are Targeted by Circulating Naive CD8+ T Cells in Type 1 Diabetic and Healthy Donors. </w:t>
      </w:r>
      <w:r w:rsidRPr="008B3CB8">
        <w:rPr>
          <w:i/>
        </w:rPr>
        <w:t>Cell Metab</w:t>
      </w:r>
      <w:r w:rsidRPr="008B3CB8">
        <w:t xml:space="preserve"> </w:t>
      </w:r>
      <w:r w:rsidRPr="008B3CB8">
        <w:rPr>
          <w:b/>
        </w:rPr>
        <w:t>28</w:t>
      </w:r>
      <w:r w:rsidRPr="008B3CB8">
        <w:t xml:space="preserve">, 946-960 e946 (2018). </w:t>
      </w:r>
      <w:hyperlink r:id="rId39" w:history="1">
        <w:r w:rsidRPr="008B3CB8">
          <w:rPr>
            <w:rStyle w:val="Hyperlink"/>
          </w:rPr>
          <w:t>https://doi.org/10.1016/j.cmet.2018.07.007</w:t>
        </w:r>
      </w:hyperlink>
    </w:p>
    <w:p w14:paraId="27CEA9DF" w14:textId="77777777" w:rsidR="008B3CB8" w:rsidRPr="008B3CB8" w:rsidRDefault="008B3CB8" w:rsidP="008B3CB8">
      <w:pPr>
        <w:pStyle w:val="EndNoteBibliography"/>
        <w:spacing w:after="0"/>
        <w:ind w:left="720" w:hanging="720"/>
      </w:pPr>
      <w:r w:rsidRPr="008B3CB8">
        <w:t>27</w:t>
      </w:r>
      <w:r w:rsidRPr="008B3CB8">
        <w:tab/>
        <w:t>Sarkar, S.</w:t>
      </w:r>
      <w:r w:rsidRPr="008B3CB8">
        <w:rPr>
          <w:i/>
        </w:rPr>
        <w:t xml:space="preserve"> et al.</w:t>
      </w:r>
      <w:r w:rsidRPr="008B3CB8">
        <w:t xml:space="preserve">     (PNNL (PNNL2), United States, 2025).</w:t>
      </w:r>
    </w:p>
    <w:p w14:paraId="6DDB11D8" w14:textId="56D82121" w:rsidR="008B3CB8" w:rsidRPr="008B3CB8" w:rsidRDefault="008B3CB8" w:rsidP="008B3CB8">
      <w:pPr>
        <w:pStyle w:val="EndNoteBibliography"/>
        <w:spacing w:after="0"/>
        <w:ind w:left="720" w:hanging="720"/>
      </w:pPr>
      <w:r w:rsidRPr="008B3CB8">
        <w:t>28</w:t>
      </w:r>
      <w:r w:rsidRPr="008B3CB8">
        <w:tab/>
        <w:t>Ramos-Rodriguez, M.</w:t>
      </w:r>
      <w:r w:rsidRPr="008B3CB8">
        <w:rPr>
          <w:i/>
        </w:rPr>
        <w:t xml:space="preserve"> et al.</w:t>
      </w:r>
      <w:r w:rsidRPr="008B3CB8">
        <w:t xml:space="preserve"> The impact of proinflammatory cytokines on the beta-cell regulatory landscape provides insights into the genetics of type 1 diabetes. </w:t>
      </w:r>
      <w:r w:rsidRPr="008B3CB8">
        <w:rPr>
          <w:i/>
        </w:rPr>
        <w:t>Nat Genet</w:t>
      </w:r>
      <w:r w:rsidRPr="008B3CB8">
        <w:t xml:space="preserve"> </w:t>
      </w:r>
      <w:r w:rsidRPr="008B3CB8">
        <w:rPr>
          <w:b/>
        </w:rPr>
        <w:t>51</w:t>
      </w:r>
      <w:r w:rsidRPr="008B3CB8">
        <w:t xml:space="preserve">, 1588-1595 (2019). </w:t>
      </w:r>
      <w:hyperlink r:id="rId40" w:history="1">
        <w:r w:rsidRPr="008B3CB8">
          <w:rPr>
            <w:rStyle w:val="Hyperlink"/>
          </w:rPr>
          <w:t>https://doi.org/10.1038/s41588-019-0524-6</w:t>
        </w:r>
      </w:hyperlink>
    </w:p>
    <w:p w14:paraId="287EEFE3" w14:textId="074BAF1B" w:rsidR="008B3CB8" w:rsidRPr="008B3CB8" w:rsidRDefault="008B3CB8" w:rsidP="008B3CB8">
      <w:pPr>
        <w:pStyle w:val="EndNoteBibliography"/>
        <w:spacing w:after="0"/>
        <w:ind w:left="720" w:hanging="720"/>
      </w:pPr>
      <w:r w:rsidRPr="008B3CB8">
        <w:lastRenderedPageBreak/>
        <w:t>29</w:t>
      </w:r>
      <w:r w:rsidRPr="008B3CB8">
        <w:tab/>
        <w:t>Sarkar, S.</w:t>
      </w:r>
      <w:r w:rsidRPr="008B3CB8">
        <w:rPr>
          <w:i/>
        </w:rPr>
        <w:t xml:space="preserve"> et al.</w:t>
      </w:r>
      <w:r w:rsidRPr="008B3CB8">
        <w:t xml:space="preserve"> Regulation of beta-cell death by ADP-ribosylhydrolase ARH3 via lipid signaling in insulitis. </w:t>
      </w:r>
      <w:r w:rsidRPr="008B3CB8">
        <w:rPr>
          <w:i/>
        </w:rPr>
        <w:t>Cell Commun Signal</w:t>
      </w:r>
      <w:r w:rsidRPr="008B3CB8">
        <w:t xml:space="preserve"> </w:t>
      </w:r>
      <w:r w:rsidRPr="008B3CB8">
        <w:rPr>
          <w:b/>
        </w:rPr>
        <w:t>22</w:t>
      </w:r>
      <w:r w:rsidRPr="008B3CB8">
        <w:t xml:space="preserve">, 141 (2024). </w:t>
      </w:r>
      <w:hyperlink r:id="rId41" w:history="1">
        <w:r w:rsidRPr="008B3CB8">
          <w:rPr>
            <w:rStyle w:val="Hyperlink"/>
          </w:rPr>
          <w:t>https://doi.org/10.1186/s12964-023-01437-1</w:t>
        </w:r>
      </w:hyperlink>
    </w:p>
    <w:p w14:paraId="1CA1CD8C" w14:textId="2F0687F4" w:rsidR="008B3CB8" w:rsidRPr="008B3CB8" w:rsidRDefault="008B3CB8" w:rsidP="008B3CB8">
      <w:pPr>
        <w:pStyle w:val="EndNoteBibliography"/>
        <w:spacing w:after="0"/>
        <w:ind w:left="720" w:hanging="720"/>
      </w:pPr>
      <w:r w:rsidRPr="008B3CB8">
        <w:t>30</w:t>
      </w:r>
      <w:r w:rsidRPr="008B3CB8">
        <w:tab/>
        <w:t>Colli, M. L.</w:t>
      </w:r>
      <w:r w:rsidRPr="008B3CB8">
        <w:rPr>
          <w:i/>
        </w:rPr>
        <w:t xml:space="preserve"> et al.</w:t>
      </w:r>
      <w:r w:rsidRPr="008B3CB8">
        <w:t xml:space="preserve"> An integrated multi-omics approach identifies the landscape of interferon-alpha-mediated responses of human pancreatic beta cells. </w:t>
      </w:r>
      <w:r w:rsidRPr="008B3CB8">
        <w:rPr>
          <w:i/>
        </w:rPr>
        <w:t>Nat Commun</w:t>
      </w:r>
      <w:r w:rsidRPr="008B3CB8">
        <w:t xml:space="preserve"> </w:t>
      </w:r>
      <w:r w:rsidRPr="008B3CB8">
        <w:rPr>
          <w:b/>
        </w:rPr>
        <w:t>11</w:t>
      </w:r>
      <w:r w:rsidRPr="008B3CB8">
        <w:t xml:space="preserve">, 2584 (2020). </w:t>
      </w:r>
      <w:hyperlink r:id="rId42" w:history="1">
        <w:r w:rsidRPr="008B3CB8">
          <w:rPr>
            <w:rStyle w:val="Hyperlink"/>
          </w:rPr>
          <w:t>https://doi.org/10.1038/s41467-020-16327-0</w:t>
        </w:r>
      </w:hyperlink>
    </w:p>
    <w:p w14:paraId="13BE6E8B" w14:textId="4BE95093" w:rsidR="008B3CB8" w:rsidRPr="008B3CB8" w:rsidRDefault="008B3CB8" w:rsidP="008B3CB8">
      <w:pPr>
        <w:pStyle w:val="EndNoteBibliography"/>
        <w:spacing w:after="0"/>
        <w:ind w:left="720" w:hanging="720"/>
      </w:pPr>
      <w:r w:rsidRPr="008B3CB8">
        <w:t>31</w:t>
      </w:r>
      <w:r w:rsidRPr="008B3CB8">
        <w:tab/>
        <w:t>Maestas, M. M.</w:t>
      </w:r>
      <w:r w:rsidRPr="008B3CB8">
        <w:rPr>
          <w:i/>
        </w:rPr>
        <w:t xml:space="preserve"> et al.</w:t>
      </w:r>
      <w:r w:rsidRPr="008B3CB8">
        <w:t xml:space="preserve"> Identification of unique cell type responses in pancreatic islets to stress. </w:t>
      </w:r>
      <w:r w:rsidRPr="008B3CB8">
        <w:rPr>
          <w:i/>
        </w:rPr>
        <w:t>Nature Communications</w:t>
      </w:r>
      <w:r w:rsidRPr="008B3CB8">
        <w:t xml:space="preserve"> </w:t>
      </w:r>
      <w:r w:rsidRPr="008B3CB8">
        <w:rPr>
          <w:b/>
        </w:rPr>
        <w:t>15</w:t>
      </w:r>
      <w:r w:rsidRPr="008B3CB8">
        <w:t xml:space="preserve">, 5567 (2024). </w:t>
      </w:r>
      <w:hyperlink r:id="rId43" w:history="1">
        <w:r w:rsidRPr="008B3CB8">
          <w:rPr>
            <w:rStyle w:val="Hyperlink"/>
          </w:rPr>
          <w:t>https://doi.org/10.1038/s41467-024-49724-w</w:t>
        </w:r>
      </w:hyperlink>
    </w:p>
    <w:p w14:paraId="37BDB30B" w14:textId="51DF37BA" w:rsidR="008B3CB8" w:rsidRPr="008B3CB8" w:rsidRDefault="008B3CB8" w:rsidP="008B3CB8">
      <w:pPr>
        <w:pStyle w:val="EndNoteBibliography"/>
        <w:spacing w:after="0"/>
        <w:ind w:left="720" w:hanging="720"/>
      </w:pPr>
      <w:r w:rsidRPr="008B3CB8">
        <w:t>32</w:t>
      </w:r>
      <w:r w:rsidRPr="008B3CB8">
        <w:tab/>
        <w:t>Gluth, A.</w:t>
      </w:r>
      <w:r w:rsidRPr="008B3CB8">
        <w:rPr>
          <w:i/>
        </w:rPr>
        <w:t xml:space="preserve"> et al.</w:t>
      </w:r>
      <w:r w:rsidRPr="008B3CB8">
        <w:t xml:space="preserve"> Integrative Multi-PTM Proteomics Reveals Dynamic Global, Redox, Phosphorylation, and Acetylation Regulation in Cytokine-Treated Pancreatic Beta Cells. </w:t>
      </w:r>
      <w:r w:rsidRPr="008B3CB8">
        <w:rPr>
          <w:i/>
        </w:rPr>
        <w:t>Mol Cell Proteomics</w:t>
      </w:r>
      <w:r w:rsidRPr="008B3CB8">
        <w:t xml:space="preserve"> </w:t>
      </w:r>
      <w:r w:rsidRPr="008B3CB8">
        <w:rPr>
          <w:b/>
        </w:rPr>
        <w:t>23</w:t>
      </w:r>
      <w:r w:rsidRPr="008B3CB8">
        <w:t xml:space="preserve">, 100881 (2024). </w:t>
      </w:r>
      <w:hyperlink r:id="rId44" w:history="1">
        <w:r w:rsidRPr="008B3CB8">
          <w:rPr>
            <w:rStyle w:val="Hyperlink"/>
          </w:rPr>
          <w:t>https://doi.org/10.1016/j.mcpro.2024.100881</w:t>
        </w:r>
      </w:hyperlink>
    </w:p>
    <w:p w14:paraId="752FA83B" w14:textId="28C5F585" w:rsidR="008B3CB8" w:rsidRPr="008B3CB8" w:rsidRDefault="008B3CB8" w:rsidP="008B3CB8">
      <w:pPr>
        <w:pStyle w:val="EndNoteBibliography"/>
        <w:spacing w:after="0"/>
        <w:ind w:left="720" w:hanging="720"/>
      </w:pPr>
      <w:r w:rsidRPr="008B3CB8">
        <w:t>33</w:t>
      </w:r>
      <w:r w:rsidRPr="008B3CB8">
        <w:tab/>
        <w:t>Elliott, E. C.</w:t>
      </w:r>
      <w:r w:rsidRPr="008B3CB8">
        <w:rPr>
          <w:i/>
        </w:rPr>
        <w:t xml:space="preserve"> et al.</w:t>
      </w:r>
      <w:r w:rsidRPr="008B3CB8">
        <w:t xml:space="preserve"> Free fatty acids accelerate β-cell death in type 1 diabetes. </w:t>
      </w:r>
      <w:r w:rsidRPr="008B3CB8">
        <w:rPr>
          <w:i/>
        </w:rPr>
        <w:t>medRxiv</w:t>
      </w:r>
      <w:r w:rsidRPr="008B3CB8">
        <w:t xml:space="preserve">, 2024.2009.2016.24313433 (2024). </w:t>
      </w:r>
      <w:hyperlink r:id="rId45" w:history="1">
        <w:r w:rsidRPr="008B3CB8">
          <w:rPr>
            <w:rStyle w:val="Hyperlink"/>
          </w:rPr>
          <w:t>https://doi.org/10.1101/2024.09.16.24313433</w:t>
        </w:r>
      </w:hyperlink>
    </w:p>
    <w:p w14:paraId="6D08389B" w14:textId="68A8C734" w:rsidR="008B3CB8" w:rsidRPr="008B3CB8" w:rsidRDefault="008B3CB8" w:rsidP="008B3CB8">
      <w:pPr>
        <w:pStyle w:val="EndNoteBibliography"/>
        <w:spacing w:after="0"/>
        <w:ind w:left="720" w:hanging="720"/>
      </w:pPr>
      <w:r w:rsidRPr="008B3CB8">
        <w:t>34</w:t>
      </w:r>
      <w:r w:rsidRPr="008B3CB8">
        <w:tab/>
        <w:t>Nakayasu, E. S.</w:t>
      </w:r>
      <w:r w:rsidRPr="008B3CB8">
        <w:rPr>
          <w:i/>
        </w:rPr>
        <w:t xml:space="preserve"> et al.</w:t>
      </w:r>
      <w:r w:rsidRPr="008B3CB8">
        <w:t xml:space="preserve"> Comprehensive Proteomics Analysis of Stressed Human Islets Identifies GDF15 as a Target for Type 1 Diabetes Intervention. </w:t>
      </w:r>
      <w:r w:rsidRPr="008B3CB8">
        <w:rPr>
          <w:i/>
        </w:rPr>
        <w:t>Cell Metab</w:t>
      </w:r>
      <w:r w:rsidRPr="008B3CB8">
        <w:t xml:space="preserve"> </w:t>
      </w:r>
      <w:r w:rsidRPr="008B3CB8">
        <w:rPr>
          <w:b/>
        </w:rPr>
        <w:t>31</w:t>
      </w:r>
      <w:r w:rsidRPr="008B3CB8">
        <w:t xml:space="preserve">, 363-374 e366 (2020). </w:t>
      </w:r>
      <w:hyperlink r:id="rId46" w:history="1">
        <w:r w:rsidRPr="008B3CB8">
          <w:rPr>
            <w:rStyle w:val="Hyperlink"/>
          </w:rPr>
          <w:t>https://doi.org/10.1016/j.cmet.2019.12.005</w:t>
        </w:r>
      </w:hyperlink>
    </w:p>
    <w:p w14:paraId="66451C72" w14:textId="7A833033" w:rsidR="008B3CB8" w:rsidRPr="008B3CB8" w:rsidRDefault="008B3CB8" w:rsidP="008B3CB8">
      <w:pPr>
        <w:pStyle w:val="EndNoteBibliography"/>
        <w:spacing w:after="0"/>
        <w:ind w:left="720" w:hanging="720"/>
      </w:pPr>
      <w:r w:rsidRPr="008B3CB8">
        <w:t>35</w:t>
      </w:r>
      <w:r w:rsidRPr="008B3CB8">
        <w:tab/>
        <w:t>Sims, E. K.</w:t>
      </w:r>
      <w:r w:rsidRPr="008B3CB8">
        <w:rPr>
          <w:i/>
        </w:rPr>
        <w:t xml:space="preserve"> et al.</w:t>
      </w:r>
      <w:r w:rsidRPr="008B3CB8">
        <w:t xml:space="preserve"> Inhibition of polyamine biosynthesis preserves beta cell function in type 1 diabetes. </w:t>
      </w:r>
      <w:r w:rsidRPr="008B3CB8">
        <w:rPr>
          <w:i/>
        </w:rPr>
        <w:t>Cell Rep Med</w:t>
      </w:r>
      <w:r w:rsidRPr="008B3CB8">
        <w:t xml:space="preserve"> </w:t>
      </w:r>
      <w:r w:rsidRPr="008B3CB8">
        <w:rPr>
          <w:b/>
        </w:rPr>
        <w:t>4</w:t>
      </w:r>
      <w:r w:rsidRPr="008B3CB8">
        <w:t xml:space="preserve">, 101261 (2023). </w:t>
      </w:r>
      <w:hyperlink r:id="rId47" w:history="1">
        <w:r w:rsidRPr="008B3CB8">
          <w:rPr>
            <w:rStyle w:val="Hyperlink"/>
          </w:rPr>
          <w:t>https://doi.org/10.1016/j.xcrm.2023.101261</w:t>
        </w:r>
      </w:hyperlink>
    </w:p>
    <w:p w14:paraId="40AC919E" w14:textId="2C44EB78" w:rsidR="008B3CB8" w:rsidRPr="008B3CB8" w:rsidRDefault="008B3CB8" w:rsidP="008B3CB8">
      <w:pPr>
        <w:pStyle w:val="EndNoteBibliography"/>
        <w:spacing w:after="0"/>
        <w:ind w:left="720" w:hanging="720"/>
      </w:pPr>
      <w:r w:rsidRPr="008B3CB8">
        <w:t>36</w:t>
      </w:r>
      <w:r w:rsidRPr="008B3CB8">
        <w:tab/>
        <w:t>Szymczak, F.</w:t>
      </w:r>
      <w:r w:rsidRPr="008B3CB8">
        <w:rPr>
          <w:i/>
        </w:rPr>
        <w:t xml:space="preserve"> et al.</w:t>
      </w:r>
      <w:r w:rsidRPr="008B3CB8">
        <w:t xml:space="preserve"> Transcription and splicing regulation by NLRC5 shape the interferon response in human pancreatic beta cells. </w:t>
      </w:r>
      <w:r w:rsidRPr="008B3CB8">
        <w:rPr>
          <w:i/>
        </w:rPr>
        <w:t>Sci Adv</w:t>
      </w:r>
      <w:r w:rsidRPr="008B3CB8">
        <w:t xml:space="preserve"> </w:t>
      </w:r>
      <w:r w:rsidRPr="008B3CB8">
        <w:rPr>
          <w:b/>
        </w:rPr>
        <w:t>8</w:t>
      </w:r>
      <w:r w:rsidRPr="008B3CB8">
        <w:t xml:space="preserve">, eabn5732 (2022). </w:t>
      </w:r>
      <w:hyperlink r:id="rId48" w:history="1">
        <w:r w:rsidRPr="008B3CB8">
          <w:rPr>
            <w:rStyle w:val="Hyperlink"/>
          </w:rPr>
          <w:t>https://doi.org/10.1126/sciadv.abn5732</w:t>
        </w:r>
      </w:hyperlink>
    </w:p>
    <w:p w14:paraId="65F8DD3D" w14:textId="3F8A0BB3" w:rsidR="008B3CB8" w:rsidRPr="008B3CB8" w:rsidRDefault="008B3CB8" w:rsidP="008B3CB8">
      <w:pPr>
        <w:pStyle w:val="EndNoteBibliography"/>
        <w:spacing w:after="0"/>
        <w:ind w:left="720" w:hanging="720"/>
      </w:pPr>
      <w:r w:rsidRPr="008B3CB8">
        <w:t>37</w:t>
      </w:r>
      <w:r w:rsidRPr="008B3CB8">
        <w:tab/>
        <w:t>Eizirik, D. L.</w:t>
      </w:r>
      <w:r w:rsidRPr="008B3CB8">
        <w:rPr>
          <w:i/>
        </w:rPr>
        <w:t xml:space="preserve"> et al.</w:t>
      </w:r>
      <w:r w:rsidRPr="008B3CB8">
        <w:t xml:space="preserve"> The human pancreatic islet transcriptome: expression of candidate genes for type 1 diabetes and the impact of pro-inflammatory cytokines. </w:t>
      </w:r>
      <w:r w:rsidRPr="008B3CB8">
        <w:rPr>
          <w:i/>
        </w:rPr>
        <w:t>PLoS Genet</w:t>
      </w:r>
      <w:r w:rsidRPr="008B3CB8">
        <w:t xml:space="preserve"> </w:t>
      </w:r>
      <w:r w:rsidRPr="008B3CB8">
        <w:rPr>
          <w:b/>
        </w:rPr>
        <w:t>8</w:t>
      </w:r>
      <w:r w:rsidRPr="008B3CB8">
        <w:t xml:space="preserve">, e1002552 (2012). </w:t>
      </w:r>
      <w:hyperlink r:id="rId49" w:history="1">
        <w:r w:rsidRPr="008B3CB8">
          <w:rPr>
            <w:rStyle w:val="Hyperlink"/>
          </w:rPr>
          <w:t>https://doi.org/10.1371/journal.pgen.1002552</w:t>
        </w:r>
      </w:hyperlink>
    </w:p>
    <w:p w14:paraId="66F01E47" w14:textId="4B60E6F1" w:rsidR="008B3CB8" w:rsidRPr="008B3CB8" w:rsidRDefault="008B3CB8" w:rsidP="008B3CB8">
      <w:pPr>
        <w:pStyle w:val="EndNoteBibliography"/>
        <w:spacing w:after="0"/>
        <w:ind w:left="720" w:hanging="720"/>
      </w:pPr>
      <w:r w:rsidRPr="008B3CB8">
        <w:t>38</w:t>
      </w:r>
      <w:r w:rsidRPr="008B3CB8">
        <w:tab/>
        <w:t>Wu, W.</w:t>
      </w:r>
      <w:r w:rsidRPr="008B3CB8">
        <w:rPr>
          <w:i/>
        </w:rPr>
        <w:t xml:space="preserve"> et al.</w:t>
      </w:r>
      <w:r w:rsidRPr="008B3CB8">
        <w:t xml:space="preserve"> The Impact of Pro-Inflammatory Cytokines on Alternative Splicing Patterns in Human Islets. </w:t>
      </w:r>
      <w:r w:rsidRPr="008B3CB8">
        <w:rPr>
          <w:i/>
        </w:rPr>
        <w:t>Diabetes</w:t>
      </w:r>
      <w:r w:rsidRPr="008B3CB8">
        <w:t xml:space="preserve"> (2021). </w:t>
      </w:r>
      <w:hyperlink r:id="rId50" w:history="1">
        <w:r w:rsidRPr="008B3CB8">
          <w:rPr>
            <w:rStyle w:val="Hyperlink"/>
          </w:rPr>
          <w:t>https://doi.org/10.2337/db20-0847</w:t>
        </w:r>
      </w:hyperlink>
    </w:p>
    <w:p w14:paraId="4BD0F969" w14:textId="640847A4" w:rsidR="008B3CB8" w:rsidRPr="008B3CB8" w:rsidRDefault="008B3CB8" w:rsidP="008B3CB8">
      <w:pPr>
        <w:pStyle w:val="EndNoteBibliography"/>
        <w:spacing w:after="0"/>
        <w:ind w:left="720" w:hanging="720"/>
      </w:pPr>
      <w:r w:rsidRPr="008B3CB8">
        <w:t>39</w:t>
      </w:r>
      <w:r w:rsidRPr="008B3CB8">
        <w:tab/>
        <w:t xml:space="preserve">Krishnan, P., Syed, F., Jiyun Kang, N., Mirmira, R. G. &amp; Evans-Molina, C. Profiling of RNAs from Human Islet-Derived Exosomes in a Model of Type 1 Diabetes. </w:t>
      </w:r>
      <w:r w:rsidRPr="008B3CB8">
        <w:rPr>
          <w:i/>
        </w:rPr>
        <w:t>Int J Mol Sci</w:t>
      </w:r>
      <w:r w:rsidRPr="008B3CB8">
        <w:t xml:space="preserve"> </w:t>
      </w:r>
      <w:r w:rsidRPr="008B3CB8">
        <w:rPr>
          <w:b/>
        </w:rPr>
        <w:t>20</w:t>
      </w:r>
      <w:r w:rsidRPr="008B3CB8">
        <w:t xml:space="preserve"> (2019). </w:t>
      </w:r>
      <w:hyperlink r:id="rId51" w:history="1">
        <w:r w:rsidRPr="008B3CB8">
          <w:rPr>
            <w:rStyle w:val="Hyperlink"/>
          </w:rPr>
          <w:t>https://doi.org/10.3390/ijms20235903</w:t>
        </w:r>
      </w:hyperlink>
    </w:p>
    <w:p w14:paraId="347EBD56" w14:textId="1041B2B7" w:rsidR="008B3CB8" w:rsidRPr="008B3CB8" w:rsidRDefault="008B3CB8" w:rsidP="008B3CB8">
      <w:pPr>
        <w:pStyle w:val="EndNoteBibliography"/>
        <w:spacing w:after="0"/>
        <w:ind w:left="720" w:hanging="720"/>
      </w:pPr>
      <w:r w:rsidRPr="008B3CB8">
        <w:t>40</w:t>
      </w:r>
      <w:r w:rsidRPr="008B3CB8">
        <w:tab/>
        <w:t>Yi, L.</w:t>
      </w:r>
      <w:r w:rsidRPr="008B3CB8">
        <w:rPr>
          <w:i/>
        </w:rPr>
        <w:t xml:space="preserve"> et al.</w:t>
      </w:r>
      <w:r w:rsidRPr="008B3CB8">
        <w:t xml:space="preserve"> Boosting to Amplify Signal with Isobaric Labeling (BASIL) Strategy for Comprehensive Quantitative Phosphoproteomic Characterization of Small Populations of Cells. </w:t>
      </w:r>
      <w:r w:rsidRPr="008B3CB8">
        <w:rPr>
          <w:i/>
        </w:rPr>
        <w:t>Anal Chem</w:t>
      </w:r>
      <w:r w:rsidRPr="008B3CB8">
        <w:t xml:space="preserve"> </w:t>
      </w:r>
      <w:r w:rsidRPr="008B3CB8">
        <w:rPr>
          <w:b/>
        </w:rPr>
        <w:t>91</w:t>
      </w:r>
      <w:r w:rsidRPr="008B3CB8">
        <w:t xml:space="preserve">, 5794-5801 (2019). </w:t>
      </w:r>
      <w:hyperlink r:id="rId52" w:history="1">
        <w:r w:rsidRPr="008B3CB8">
          <w:rPr>
            <w:rStyle w:val="Hyperlink"/>
          </w:rPr>
          <w:t>https://doi.org/10.1021/acs.analchem.9b00024</w:t>
        </w:r>
      </w:hyperlink>
    </w:p>
    <w:p w14:paraId="76741E5A" w14:textId="29F4C515" w:rsidR="008B3CB8" w:rsidRPr="008B3CB8" w:rsidRDefault="008B3CB8" w:rsidP="008B3CB8">
      <w:pPr>
        <w:pStyle w:val="EndNoteBibliography"/>
        <w:spacing w:after="0"/>
        <w:ind w:left="720" w:hanging="720"/>
      </w:pPr>
      <w:r w:rsidRPr="008B3CB8">
        <w:t>41</w:t>
      </w:r>
      <w:r w:rsidRPr="008B3CB8">
        <w:tab/>
        <w:t>Ives, A. N.</w:t>
      </w:r>
      <w:r w:rsidRPr="008B3CB8">
        <w:rPr>
          <w:i/>
        </w:rPr>
        <w:t xml:space="preserve"> et al.</w:t>
      </w:r>
      <w:r w:rsidRPr="008B3CB8">
        <w:t xml:space="preserve"> Characterization of Cytokine Treatment on Human Pancreatic Islets by Top-Down Proteomics. </w:t>
      </w:r>
      <w:r w:rsidRPr="008B3CB8">
        <w:rPr>
          <w:i/>
        </w:rPr>
        <w:t>Proteomics</w:t>
      </w:r>
      <w:r w:rsidRPr="008B3CB8">
        <w:t xml:space="preserve">, e70044 (2025). </w:t>
      </w:r>
      <w:hyperlink r:id="rId53" w:history="1">
        <w:r w:rsidRPr="008B3CB8">
          <w:rPr>
            <w:rStyle w:val="Hyperlink"/>
          </w:rPr>
          <w:t>https://doi.org/10.1002/pmic.70044</w:t>
        </w:r>
      </w:hyperlink>
    </w:p>
    <w:p w14:paraId="2F03B5D9" w14:textId="34785035" w:rsidR="008B3CB8" w:rsidRPr="008B3CB8" w:rsidRDefault="008B3CB8" w:rsidP="008B3CB8">
      <w:pPr>
        <w:pStyle w:val="EndNoteBibliography"/>
        <w:spacing w:after="0"/>
        <w:ind w:left="720" w:hanging="720"/>
      </w:pPr>
      <w:r w:rsidRPr="008B3CB8">
        <w:t>42</w:t>
      </w:r>
      <w:r w:rsidRPr="008B3CB8">
        <w:tab/>
        <w:t>Hernandez-Perez, M.</w:t>
      </w:r>
      <w:r w:rsidRPr="008B3CB8">
        <w:rPr>
          <w:i/>
        </w:rPr>
        <w:t xml:space="preserve"> et al.</w:t>
      </w:r>
      <w:r w:rsidRPr="008B3CB8">
        <w:t xml:space="preserve"> Inhibition of 12/15-Lipoxygenase Protects Against beta-Cell Oxidative Stress and Glycemic Deterioration in Mouse Models of Type 1 Diabetes. </w:t>
      </w:r>
      <w:r w:rsidRPr="008B3CB8">
        <w:rPr>
          <w:i/>
        </w:rPr>
        <w:t>Diabetes</w:t>
      </w:r>
      <w:r w:rsidRPr="008B3CB8">
        <w:t xml:space="preserve"> </w:t>
      </w:r>
      <w:r w:rsidRPr="008B3CB8">
        <w:rPr>
          <w:b/>
        </w:rPr>
        <w:t>66</w:t>
      </w:r>
      <w:r w:rsidRPr="008B3CB8">
        <w:t xml:space="preserve">, 2875-2887 (2017). </w:t>
      </w:r>
      <w:hyperlink r:id="rId54" w:history="1">
        <w:r w:rsidRPr="008B3CB8">
          <w:rPr>
            <w:rStyle w:val="Hyperlink"/>
          </w:rPr>
          <w:t>https://doi.org/10.2337/db17-0215</w:t>
        </w:r>
      </w:hyperlink>
    </w:p>
    <w:p w14:paraId="54B297D2" w14:textId="2F18C187" w:rsidR="008B3CB8" w:rsidRPr="008B3CB8" w:rsidRDefault="008B3CB8" w:rsidP="008B3CB8">
      <w:pPr>
        <w:pStyle w:val="EndNoteBibliography"/>
        <w:spacing w:after="0"/>
        <w:ind w:left="720" w:hanging="720"/>
      </w:pPr>
      <w:r w:rsidRPr="008B3CB8">
        <w:t>43</w:t>
      </w:r>
      <w:r w:rsidRPr="008B3CB8">
        <w:tab/>
        <w:t xml:space="preserve">Hammoud, B., Nelson, J. B., May, S. C., Tersey, S. A. &amp; Mirmira, R. G. Discordant Effects of Polyamine Depletion by DENSpm and DFMO on beta-cell Cytokine Stress and Diabetes Outcomes in Mice. </w:t>
      </w:r>
      <w:r w:rsidRPr="008B3CB8">
        <w:rPr>
          <w:i/>
        </w:rPr>
        <w:t>Endocrinology</w:t>
      </w:r>
      <w:r w:rsidRPr="008B3CB8">
        <w:t xml:space="preserve"> </w:t>
      </w:r>
      <w:r w:rsidRPr="008B3CB8">
        <w:rPr>
          <w:b/>
        </w:rPr>
        <w:t>165</w:t>
      </w:r>
      <w:r w:rsidRPr="008B3CB8">
        <w:t xml:space="preserve"> (2024). </w:t>
      </w:r>
      <w:hyperlink r:id="rId55" w:history="1">
        <w:r w:rsidRPr="008B3CB8">
          <w:rPr>
            <w:rStyle w:val="Hyperlink"/>
          </w:rPr>
          <w:t>https://doi.org/10.1210/endocr/bqae001</w:t>
        </w:r>
      </w:hyperlink>
    </w:p>
    <w:p w14:paraId="2114C048" w14:textId="0F8308A2" w:rsidR="008B3CB8" w:rsidRPr="008B3CB8" w:rsidRDefault="008B3CB8" w:rsidP="008B3CB8">
      <w:pPr>
        <w:pStyle w:val="EndNoteBibliography"/>
        <w:spacing w:after="0"/>
        <w:ind w:left="720" w:hanging="720"/>
      </w:pPr>
      <w:r w:rsidRPr="008B3CB8">
        <w:t>44</w:t>
      </w:r>
      <w:r w:rsidRPr="008B3CB8">
        <w:tab/>
        <w:t>You, Y.</w:t>
      </w:r>
      <w:r w:rsidRPr="008B3CB8">
        <w:rPr>
          <w:i/>
        </w:rPr>
        <w:t xml:space="preserve"> et al.</w:t>
      </w:r>
      <w:r w:rsidRPr="008B3CB8">
        <w:t xml:space="preserve"> Reduction of Chemokine CXCL9 Expression by Omega-3 Fatty Acids via ADP-Ribosylhydrolase ARH3 in MIN6 Insulin-Producing Cells. </w:t>
      </w:r>
      <w:r w:rsidRPr="008B3CB8">
        <w:rPr>
          <w:i/>
        </w:rPr>
        <w:t>Proteomics</w:t>
      </w:r>
      <w:r w:rsidRPr="008B3CB8">
        <w:t xml:space="preserve"> </w:t>
      </w:r>
      <w:r w:rsidRPr="008B3CB8">
        <w:rPr>
          <w:b/>
        </w:rPr>
        <w:t>25</w:t>
      </w:r>
      <w:r w:rsidRPr="008B3CB8">
        <w:t xml:space="preserve">, e202400053 (2025). </w:t>
      </w:r>
      <w:hyperlink r:id="rId56" w:history="1">
        <w:r w:rsidRPr="008B3CB8">
          <w:rPr>
            <w:rStyle w:val="Hyperlink"/>
          </w:rPr>
          <w:t>https://doi.org/10.1002/pmic.202400053</w:t>
        </w:r>
      </w:hyperlink>
    </w:p>
    <w:p w14:paraId="7CB32596" w14:textId="6884BAE3" w:rsidR="008B3CB8" w:rsidRPr="008B3CB8" w:rsidRDefault="008B3CB8" w:rsidP="008B3CB8">
      <w:pPr>
        <w:pStyle w:val="EndNoteBibliography"/>
        <w:spacing w:after="0"/>
        <w:ind w:left="720" w:hanging="720"/>
      </w:pPr>
      <w:r w:rsidRPr="008B3CB8">
        <w:t>45</w:t>
      </w:r>
      <w:r w:rsidRPr="008B3CB8">
        <w:tab/>
        <w:t>Sarkar, S.</w:t>
      </w:r>
      <w:r w:rsidRPr="008B3CB8">
        <w:rPr>
          <w:i/>
        </w:rPr>
        <w:t xml:space="preserve"> et al.</w:t>
      </w:r>
      <w:r w:rsidRPr="008B3CB8">
        <w:t xml:space="preserve"> Insulin post-transcriptional regulation via PARP12-mediated ADP- ribosylation. </w:t>
      </w:r>
      <w:r w:rsidRPr="008B3CB8">
        <w:rPr>
          <w:i/>
        </w:rPr>
        <w:t>Research Square</w:t>
      </w:r>
      <w:r w:rsidRPr="008B3CB8">
        <w:t xml:space="preserve"> </w:t>
      </w:r>
      <w:r w:rsidRPr="008B3CB8">
        <w:rPr>
          <w:b/>
        </w:rPr>
        <w:t>Preprint</w:t>
      </w:r>
      <w:r w:rsidRPr="008B3CB8">
        <w:t xml:space="preserve"> (2025). </w:t>
      </w:r>
      <w:hyperlink r:id="rId57" w:history="1">
        <w:r w:rsidRPr="008B3CB8">
          <w:rPr>
            <w:rStyle w:val="Hyperlink"/>
          </w:rPr>
          <w:t>https://doi.org/10.21203/rs.3.rs-6473437/v1</w:t>
        </w:r>
      </w:hyperlink>
    </w:p>
    <w:p w14:paraId="5C3C659A" w14:textId="2AD4BDFB" w:rsidR="008B3CB8" w:rsidRPr="008B3CB8" w:rsidRDefault="008B3CB8" w:rsidP="008B3CB8">
      <w:pPr>
        <w:pStyle w:val="EndNoteBibliography"/>
        <w:spacing w:after="0"/>
        <w:ind w:left="720" w:hanging="720"/>
      </w:pPr>
      <w:r w:rsidRPr="008B3CB8">
        <w:t>46</w:t>
      </w:r>
      <w:r w:rsidRPr="008B3CB8">
        <w:tab/>
        <w:t xml:space="preserve">Stancill, J. S., Kasmani, M. Y., Khatun, A., Cui, W. &amp; Corbett, J. A. Single-cell RNA sequencing of mouse islets exposed to proinflammatory cytokines. </w:t>
      </w:r>
      <w:r w:rsidRPr="008B3CB8">
        <w:rPr>
          <w:i/>
        </w:rPr>
        <w:t>Life Sci Alliance</w:t>
      </w:r>
      <w:r w:rsidRPr="008B3CB8">
        <w:t xml:space="preserve"> </w:t>
      </w:r>
      <w:r w:rsidRPr="008B3CB8">
        <w:rPr>
          <w:b/>
        </w:rPr>
        <w:t>4</w:t>
      </w:r>
      <w:r w:rsidRPr="008B3CB8">
        <w:t xml:space="preserve"> (2021). </w:t>
      </w:r>
      <w:hyperlink r:id="rId58" w:history="1">
        <w:r w:rsidRPr="008B3CB8">
          <w:rPr>
            <w:rStyle w:val="Hyperlink"/>
          </w:rPr>
          <w:t>https://doi.org/10.26508/lsa.202000949</w:t>
        </w:r>
      </w:hyperlink>
    </w:p>
    <w:p w14:paraId="731CB28B" w14:textId="07F1D529" w:rsidR="008B3CB8" w:rsidRPr="008B3CB8" w:rsidRDefault="008B3CB8" w:rsidP="008B3CB8">
      <w:pPr>
        <w:pStyle w:val="EndNoteBibliography"/>
        <w:spacing w:after="0"/>
        <w:ind w:left="720" w:hanging="720"/>
      </w:pPr>
      <w:r w:rsidRPr="008B3CB8">
        <w:lastRenderedPageBreak/>
        <w:t>47</w:t>
      </w:r>
      <w:r w:rsidRPr="008B3CB8">
        <w:tab/>
        <w:t xml:space="preserve">Stancill, J. S., Kasmani, M. Y., Khatun, A., Cui, W. &amp; Corbett, J. A. Cytokine and Nitric Oxide-Dependent Gene Regulation in Islet Endocrine and Nonendocrine Cells. </w:t>
      </w:r>
      <w:r w:rsidRPr="008B3CB8">
        <w:rPr>
          <w:i/>
        </w:rPr>
        <w:t>Function (Oxf)</w:t>
      </w:r>
      <w:r w:rsidRPr="008B3CB8">
        <w:t xml:space="preserve"> </w:t>
      </w:r>
      <w:r w:rsidRPr="008B3CB8">
        <w:rPr>
          <w:b/>
        </w:rPr>
        <w:t>3</w:t>
      </w:r>
      <w:r w:rsidRPr="008B3CB8">
        <w:t xml:space="preserve">, zqab063 (2022). </w:t>
      </w:r>
      <w:hyperlink r:id="rId59" w:history="1">
        <w:r w:rsidRPr="008B3CB8">
          <w:rPr>
            <w:rStyle w:val="Hyperlink"/>
          </w:rPr>
          <w:t>https://doi.org/10.1093/function/zqab063</w:t>
        </w:r>
      </w:hyperlink>
    </w:p>
    <w:p w14:paraId="53D42197" w14:textId="3EE24BD2" w:rsidR="008B3CB8" w:rsidRPr="008B3CB8" w:rsidRDefault="008B3CB8" w:rsidP="008B3CB8">
      <w:pPr>
        <w:pStyle w:val="EndNoteBibliography"/>
        <w:spacing w:after="0"/>
        <w:ind w:left="720" w:hanging="720"/>
      </w:pPr>
      <w:r w:rsidRPr="008B3CB8">
        <w:t>48</w:t>
      </w:r>
      <w:r w:rsidRPr="008B3CB8">
        <w:tab/>
        <w:t xml:space="preserve">Stancill, J. S., Kasmani, M. Y., Cui, W. &amp; Corbett, J. A. Single Cell RNAseq Analysis of Cytokine-Treated Human Islets: Association of Cellular Stress with Impaired Cytokine Responsiveness. </w:t>
      </w:r>
      <w:r w:rsidRPr="008B3CB8">
        <w:rPr>
          <w:i/>
        </w:rPr>
        <w:t>Function (Oxf)</w:t>
      </w:r>
      <w:r w:rsidRPr="008B3CB8">
        <w:t xml:space="preserve"> </w:t>
      </w:r>
      <w:r w:rsidRPr="008B3CB8">
        <w:rPr>
          <w:b/>
        </w:rPr>
        <w:t>5</w:t>
      </w:r>
      <w:r w:rsidRPr="008B3CB8">
        <w:t xml:space="preserve"> (2024). </w:t>
      </w:r>
      <w:hyperlink r:id="rId60" w:history="1">
        <w:r w:rsidRPr="008B3CB8">
          <w:rPr>
            <w:rStyle w:val="Hyperlink"/>
          </w:rPr>
          <w:t>https://doi.org/10.1093/function/zqae015</w:t>
        </w:r>
      </w:hyperlink>
    </w:p>
    <w:p w14:paraId="60849475" w14:textId="1D4E62D9" w:rsidR="008B3CB8" w:rsidRPr="008B3CB8" w:rsidRDefault="008B3CB8" w:rsidP="008B3CB8">
      <w:pPr>
        <w:pStyle w:val="EndNoteBibliography"/>
        <w:spacing w:after="0"/>
        <w:ind w:left="720" w:hanging="720"/>
      </w:pPr>
      <w:r w:rsidRPr="008B3CB8">
        <w:t>49</w:t>
      </w:r>
      <w:r w:rsidRPr="008B3CB8">
        <w:tab/>
        <w:t>Webster, K. L.</w:t>
      </w:r>
      <w:r w:rsidRPr="008B3CB8">
        <w:rPr>
          <w:i/>
        </w:rPr>
        <w:t xml:space="preserve"> et al.</w:t>
      </w:r>
      <w:r w:rsidRPr="008B3CB8">
        <w:t xml:space="preserve"> Islet-intrinsic sex differences in inflammatory signaling contribute to autoimmune diabetes susceptibility. </w:t>
      </w:r>
      <w:r w:rsidRPr="008B3CB8">
        <w:rPr>
          <w:i/>
        </w:rPr>
        <w:t>bioRxiv</w:t>
      </w:r>
      <w:r w:rsidRPr="008B3CB8">
        <w:t xml:space="preserve"> (2025). </w:t>
      </w:r>
      <w:hyperlink r:id="rId61" w:history="1">
        <w:r w:rsidRPr="008B3CB8">
          <w:rPr>
            <w:rStyle w:val="Hyperlink"/>
          </w:rPr>
          <w:t>https://doi.org/10.1101/2025.10.06.680429</w:t>
        </w:r>
      </w:hyperlink>
    </w:p>
    <w:p w14:paraId="79A358FB" w14:textId="42E8C22E" w:rsidR="008B3CB8" w:rsidRPr="008B3CB8" w:rsidRDefault="008B3CB8" w:rsidP="008B3CB8">
      <w:pPr>
        <w:pStyle w:val="EndNoteBibliography"/>
        <w:spacing w:after="0"/>
        <w:ind w:left="720" w:hanging="720"/>
      </w:pPr>
      <w:r w:rsidRPr="008B3CB8">
        <w:t>50</w:t>
      </w:r>
      <w:r w:rsidRPr="008B3CB8">
        <w:tab/>
        <w:t xml:space="preserve">Kelly, C. B., Blair, L. A., Corbett, J. A. &amp; Scarim, A. L. Isolation of islets of Langerhans from rodent pancreas. </w:t>
      </w:r>
      <w:r w:rsidRPr="008B3CB8">
        <w:rPr>
          <w:i/>
        </w:rPr>
        <w:t>Methods Mol Med</w:t>
      </w:r>
      <w:r w:rsidRPr="008B3CB8">
        <w:t xml:space="preserve"> </w:t>
      </w:r>
      <w:r w:rsidRPr="008B3CB8">
        <w:rPr>
          <w:b/>
        </w:rPr>
        <w:t>83</w:t>
      </w:r>
      <w:r w:rsidRPr="008B3CB8">
        <w:t xml:space="preserve">, 3-14 (2003). </w:t>
      </w:r>
      <w:hyperlink r:id="rId62" w:history="1">
        <w:r w:rsidRPr="008B3CB8">
          <w:rPr>
            <w:rStyle w:val="Hyperlink"/>
          </w:rPr>
          <w:t>https://doi.org/10.1385/1-59259-377-1:003</w:t>
        </w:r>
      </w:hyperlink>
    </w:p>
    <w:p w14:paraId="3FC896F0" w14:textId="53C4F750" w:rsidR="008B3CB8" w:rsidRPr="008B3CB8" w:rsidRDefault="008B3CB8" w:rsidP="008B3CB8">
      <w:pPr>
        <w:pStyle w:val="EndNoteBibliography"/>
        <w:spacing w:after="0"/>
        <w:ind w:left="720" w:hanging="720"/>
      </w:pPr>
      <w:r w:rsidRPr="008B3CB8">
        <w:t>51</w:t>
      </w:r>
      <w:r w:rsidRPr="008B3CB8">
        <w:tab/>
        <w:t>Nakayasu, E. S.</w:t>
      </w:r>
      <w:r w:rsidRPr="008B3CB8">
        <w:rPr>
          <w:i/>
        </w:rPr>
        <w:t xml:space="preserve"> et al.</w:t>
      </w:r>
      <w:r w:rsidRPr="008B3CB8">
        <w:t xml:space="preserve"> MPLEx: a Robust and Universal Protocol for Single-Sample Integrative Proteomic, Metabolomic, and Lipidomic Analyses. </w:t>
      </w:r>
      <w:r w:rsidRPr="008B3CB8">
        <w:rPr>
          <w:i/>
        </w:rPr>
        <w:t>mSystems</w:t>
      </w:r>
      <w:r w:rsidRPr="008B3CB8">
        <w:t xml:space="preserve"> </w:t>
      </w:r>
      <w:r w:rsidRPr="008B3CB8">
        <w:rPr>
          <w:b/>
        </w:rPr>
        <w:t>1</w:t>
      </w:r>
      <w:r w:rsidRPr="008B3CB8">
        <w:t xml:space="preserve"> (2016). </w:t>
      </w:r>
      <w:hyperlink r:id="rId63" w:history="1">
        <w:r w:rsidRPr="008B3CB8">
          <w:rPr>
            <w:rStyle w:val="Hyperlink"/>
          </w:rPr>
          <w:t>https://doi.org/10.1128/mSystems.00043-16</w:t>
        </w:r>
      </w:hyperlink>
    </w:p>
    <w:p w14:paraId="62E1DF22" w14:textId="77777777" w:rsidR="008B3CB8" w:rsidRPr="008B3CB8" w:rsidRDefault="008B3CB8" w:rsidP="008B3CB8">
      <w:pPr>
        <w:pStyle w:val="EndNoteBibliography"/>
        <w:spacing w:after="0"/>
        <w:ind w:left="720" w:hanging="720"/>
      </w:pPr>
      <w:r w:rsidRPr="008B3CB8">
        <w:t>52</w:t>
      </w:r>
      <w:r w:rsidRPr="008B3CB8">
        <w:tab/>
        <w:t xml:space="preserve">Folch, J., Lees, M. &amp; Sloane Stanley, G. H. A simple method for the isolation and purification of total lipides from animal tissues. </w:t>
      </w:r>
      <w:r w:rsidRPr="008B3CB8">
        <w:rPr>
          <w:i/>
        </w:rPr>
        <w:t>J Biol Chem</w:t>
      </w:r>
      <w:r w:rsidRPr="008B3CB8">
        <w:t xml:space="preserve"> </w:t>
      </w:r>
      <w:r w:rsidRPr="008B3CB8">
        <w:rPr>
          <w:b/>
        </w:rPr>
        <w:t>226</w:t>
      </w:r>
      <w:r w:rsidRPr="008B3CB8">
        <w:t xml:space="preserve">, 497-509 (1957). </w:t>
      </w:r>
    </w:p>
    <w:p w14:paraId="647B6E23" w14:textId="18ADB9B6" w:rsidR="008B3CB8" w:rsidRPr="008B3CB8" w:rsidRDefault="008B3CB8" w:rsidP="008B3CB8">
      <w:pPr>
        <w:pStyle w:val="EndNoteBibliography"/>
        <w:spacing w:after="0"/>
        <w:ind w:left="720" w:hanging="720"/>
      </w:pPr>
      <w:r w:rsidRPr="008B3CB8">
        <w:t>53</w:t>
      </w:r>
      <w:r w:rsidRPr="008B3CB8">
        <w:tab/>
        <w:t>Thompson, A.</w:t>
      </w:r>
      <w:r w:rsidRPr="008B3CB8">
        <w:rPr>
          <w:i/>
        </w:rPr>
        <w:t xml:space="preserve"> et al.</w:t>
      </w:r>
      <w:r w:rsidRPr="008B3CB8">
        <w:t xml:space="preserve"> Tandem mass tags: a novel quantification strategy for comparative analysis of complex protein mixtures by MS/MS. </w:t>
      </w:r>
      <w:r w:rsidRPr="008B3CB8">
        <w:rPr>
          <w:i/>
        </w:rPr>
        <w:t>Anal Chem</w:t>
      </w:r>
      <w:r w:rsidRPr="008B3CB8">
        <w:t xml:space="preserve"> </w:t>
      </w:r>
      <w:r w:rsidRPr="008B3CB8">
        <w:rPr>
          <w:b/>
        </w:rPr>
        <w:t>75</w:t>
      </w:r>
      <w:r w:rsidRPr="008B3CB8">
        <w:t xml:space="preserve">, 1895-1904 (2003). </w:t>
      </w:r>
      <w:hyperlink r:id="rId64" w:history="1">
        <w:r w:rsidRPr="008B3CB8">
          <w:rPr>
            <w:rStyle w:val="Hyperlink"/>
          </w:rPr>
          <w:t>https://doi.org/10.1021/ac0262560</w:t>
        </w:r>
      </w:hyperlink>
    </w:p>
    <w:p w14:paraId="42021751" w14:textId="67D6A37D" w:rsidR="008B3CB8" w:rsidRPr="008B3CB8" w:rsidRDefault="008B3CB8" w:rsidP="008B3CB8">
      <w:pPr>
        <w:pStyle w:val="EndNoteBibliography"/>
        <w:spacing w:after="0"/>
        <w:ind w:left="720" w:hanging="720"/>
      </w:pPr>
      <w:r w:rsidRPr="008B3CB8">
        <w:t>54</w:t>
      </w:r>
      <w:r w:rsidRPr="008B3CB8">
        <w:tab/>
        <w:t>Shen, Y.</w:t>
      </w:r>
      <w:r w:rsidRPr="008B3CB8">
        <w:rPr>
          <w:i/>
        </w:rPr>
        <w:t xml:space="preserve"> et al.</w:t>
      </w:r>
      <w:r w:rsidRPr="008B3CB8">
        <w:t xml:space="preserve"> Automated 20 kpsi RPLC-MS and MS/MS with chromatographic peak capacities of 1000-1500 and capabilities in proteomics and metabolomics. </w:t>
      </w:r>
      <w:r w:rsidRPr="008B3CB8">
        <w:rPr>
          <w:i/>
        </w:rPr>
        <w:t>Anal Chem</w:t>
      </w:r>
      <w:r w:rsidRPr="008B3CB8">
        <w:t xml:space="preserve"> </w:t>
      </w:r>
      <w:r w:rsidRPr="008B3CB8">
        <w:rPr>
          <w:b/>
        </w:rPr>
        <w:t>77</w:t>
      </w:r>
      <w:r w:rsidRPr="008B3CB8">
        <w:t xml:space="preserve">, 3090-3100 (2005). </w:t>
      </w:r>
      <w:hyperlink r:id="rId65" w:history="1">
        <w:r w:rsidRPr="008B3CB8">
          <w:rPr>
            <w:rStyle w:val="Hyperlink"/>
          </w:rPr>
          <w:t>https://doi.org/10.1021/ac0483062</w:t>
        </w:r>
      </w:hyperlink>
    </w:p>
    <w:p w14:paraId="1C8DAB59" w14:textId="12EF1F27" w:rsidR="008B3CB8" w:rsidRPr="008B3CB8" w:rsidRDefault="008B3CB8" w:rsidP="008B3CB8">
      <w:pPr>
        <w:pStyle w:val="EndNoteBibliography"/>
        <w:spacing w:after="0"/>
        <w:ind w:left="720" w:hanging="720"/>
      </w:pPr>
      <w:r w:rsidRPr="008B3CB8">
        <w:t>55</w:t>
      </w:r>
      <w:r w:rsidRPr="008B3CB8">
        <w:tab/>
        <w:t>Mayampurath, A. M.</w:t>
      </w:r>
      <w:r w:rsidRPr="008B3CB8">
        <w:rPr>
          <w:i/>
        </w:rPr>
        <w:t xml:space="preserve"> et al.</w:t>
      </w:r>
      <w:r w:rsidRPr="008B3CB8">
        <w:t xml:space="preserve"> DeconMSn: a software tool for accurate parent ion monoisotopic mass determination for tandem mass spectra. </w:t>
      </w:r>
      <w:r w:rsidRPr="008B3CB8">
        <w:rPr>
          <w:i/>
        </w:rPr>
        <w:t>Bioinformatics</w:t>
      </w:r>
      <w:r w:rsidRPr="008B3CB8">
        <w:t xml:space="preserve"> </w:t>
      </w:r>
      <w:r w:rsidRPr="008B3CB8">
        <w:rPr>
          <w:b/>
        </w:rPr>
        <w:t>24</w:t>
      </w:r>
      <w:r w:rsidRPr="008B3CB8">
        <w:t xml:space="preserve">, 1021-1023 (2008). </w:t>
      </w:r>
      <w:hyperlink r:id="rId66" w:history="1">
        <w:r w:rsidRPr="008B3CB8">
          <w:rPr>
            <w:rStyle w:val="Hyperlink"/>
          </w:rPr>
          <w:t>https://doi.org/10.1093/bioinformatics/btn063</w:t>
        </w:r>
      </w:hyperlink>
    </w:p>
    <w:p w14:paraId="07925EC1" w14:textId="31942D96" w:rsidR="008B3CB8" w:rsidRPr="008B3CB8" w:rsidRDefault="008B3CB8" w:rsidP="008B3CB8">
      <w:pPr>
        <w:pStyle w:val="EndNoteBibliography"/>
        <w:spacing w:after="0"/>
        <w:ind w:left="720" w:hanging="720"/>
      </w:pPr>
      <w:r w:rsidRPr="008B3CB8">
        <w:t>56</w:t>
      </w:r>
      <w:r w:rsidRPr="008B3CB8">
        <w:tab/>
        <w:t>Petyuk, V. A.</w:t>
      </w:r>
      <w:r w:rsidRPr="008B3CB8">
        <w:rPr>
          <w:i/>
        </w:rPr>
        <w:t xml:space="preserve"> et al.</w:t>
      </w:r>
      <w:r w:rsidRPr="008B3CB8">
        <w:t xml:space="preserve"> DtaRefinery, a software tool for elimination of systematic errors from parent ion mass measurements in tandem mass spectra data sets. </w:t>
      </w:r>
      <w:r w:rsidRPr="008B3CB8">
        <w:rPr>
          <w:i/>
        </w:rPr>
        <w:t>Mol Cell Proteomics</w:t>
      </w:r>
      <w:r w:rsidRPr="008B3CB8">
        <w:t xml:space="preserve"> </w:t>
      </w:r>
      <w:r w:rsidRPr="008B3CB8">
        <w:rPr>
          <w:b/>
        </w:rPr>
        <w:t>9</w:t>
      </w:r>
      <w:r w:rsidRPr="008B3CB8">
        <w:t xml:space="preserve">, 486-496 (2010). </w:t>
      </w:r>
      <w:hyperlink r:id="rId67" w:history="1">
        <w:r w:rsidRPr="008B3CB8">
          <w:rPr>
            <w:rStyle w:val="Hyperlink"/>
          </w:rPr>
          <w:t>https://doi.org/10.1074/mcp.M900217-MCP200</w:t>
        </w:r>
      </w:hyperlink>
    </w:p>
    <w:p w14:paraId="4A1144D2" w14:textId="009A5302" w:rsidR="008B3CB8" w:rsidRPr="008B3CB8" w:rsidRDefault="008B3CB8" w:rsidP="008B3CB8">
      <w:pPr>
        <w:pStyle w:val="EndNoteBibliography"/>
        <w:spacing w:after="0"/>
        <w:ind w:left="720" w:hanging="720"/>
      </w:pPr>
      <w:r w:rsidRPr="008B3CB8">
        <w:t>57</w:t>
      </w:r>
      <w:r w:rsidRPr="008B3CB8">
        <w:tab/>
        <w:t xml:space="preserve">Kim, S. &amp; Pevzner, P. A. MS-GF+ makes progress towards a universal database search tool for proteomics. </w:t>
      </w:r>
      <w:r w:rsidRPr="008B3CB8">
        <w:rPr>
          <w:i/>
        </w:rPr>
        <w:t>Nat Commun</w:t>
      </w:r>
      <w:r w:rsidRPr="008B3CB8">
        <w:t xml:space="preserve"> </w:t>
      </w:r>
      <w:r w:rsidRPr="008B3CB8">
        <w:rPr>
          <w:b/>
        </w:rPr>
        <w:t>5</w:t>
      </w:r>
      <w:r w:rsidRPr="008B3CB8">
        <w:t xml:space="preserve">, 5277 (2014). </w:t>
      </w:r>
      <w:hyperlink r:id="rId68" w:history="1">
        <w:r w:rsidRPr="008B3CB8">
          <w:rPr>
            <w:rStyle w:val="Hyperlink"/>
          </w:rPr>
          <w:t>https://doi.org/10.1038/ncomms6277</w:t>
        </w:r>
      </w:hyperlink>
    </w:p>
    <w:p w14:paraId="1425F64A" w14:textId="2D028109" w:rsidR="008B3CB8" w:rsidRPr="008B3CB8" w:rsidRDefault="008B3CB8" w:rsidP="008B3CB8">
      <w:pPr>
        <w:pStyle w:val="EndNoteBibliography"/>
        <w:spacing w:after="0"/>
        <w:ind w:left="720" w:hanging="720"/>
      </w:pPr>
      <w:r w:rsidRPr="008B3CB8">
        <w:t>58</w:t>
      </w:r>
      <w:r w:rsidRPr="008B3CB8">
        <w:tab/>
        <w:t xml:space="preserve">Monroe, M. E., Shaw, J. L., Daly, D. S., Adkins, J. N. &amp; Smith, R. D. MASIC: a software program for fast quantitation and flexible visualization of chromatographic profiles from detected LC-MS(/MS) features. </w:t>
      </w:r>
      <w:r w:rsidRPr="008B3CB8">
        <w:rPr>
          <w:i/>
        </w:rPr>
        <w:t>Comput Biol Chem</w:t>
      </w:r>
      <w:r w:rsidRPr="008B3CB8">
        <w:t xml:space="preserve"> </w:t>
      </w:r>
      <w:r w:rsidRPr="008B3CB8">
        <w:rPr>
          <w:b/>
        </w:rPr>
        <w:t>32</w:t>
      </w:r>
      <w:r w:rsidRPr="008B3CB8">
        <w:t xml:space="preserve">, 215-217 (2008). </w:t>
      </w:r>
      <w:hyperlink r:id="rId69" w:history="1">
        <w:r w:rsidRPr="008B3CB8">
          <w:rPr>
            <w:rStyle w:val="Hyperlink"/>
          </w:rPr>
          <w:t>https://doi.org/10.1016/j.compbiolchem.2008.02.006</w:t>
        </w:r>
      </w:hyperlink>
    </w:p>
    <w:p w14:paraId="68DA3A8F" w14:textId="6C123A08" w:rsidR="008B3CB8" w:rsidRPr="008B3CB8" w:rsidRDefault="008B3CB8" w:rsidP="008B3CB8">
      <w:pPr>
        <w:pStyle w:val="EndNoteBibliography"/>
        <w:spacing w:after="0"/>
        <w:ind w:left="720" w:hanging="720"/>
      </w:pPr>
      <w:r w:rsidRPr="008B3CB8">
        <w:t>59</w:t>
      </w:r>
      <w:r w:rsidRPr="008B3CB8">
        <w:tab/>
        <w:t>Ritchie, M. E.</w:t>
      </w:r>
      <w:r w:rsidRPr="008B3CB8">
        <w:rPr>
          <w:i/>
        </w:rPr>
        <w:t xml:space="preserve"> et al.</w:t>
      </w:r>
      <w:r w:rsidRPr="008B3CB8">
        <w:t xml:space="preserve"> limma powers differential expression analyses for RNA-sequencing and microarray studies. </w:t>
      </w:r>
      <w:r w:rsidRPr="008B3CB8">
        <w:rPr>
          <w:i/>
        </w:rPr>
        <w:t>Nucleic Acids Res</w:t>
      </w:r>
      <w:r w:rsidRPr="008B3CB8">
        <w:t xml:space="preserve"> </w:t>
      </w:r>
      <w:r w:rsidRPr="008B3CB8">
        <w:rPr>
          <w:b/>
        </w:rPr>
        <w:t>43</w:t>
      </w:r>
      <w:r w:rsidRPr="008B3CB8">
        <w:t xml:space="preserve">, e47 (2015). </w:t>
      </w:r>
      <w:hyperlink r:id="rId70" w:history="1">
        <w:r w:rsidRPr="008B3CB8">
          <w:rPr>
            <w:rStyle w:val="Hyperlink"/>
          </w:rPr>
          <w:t>https://doi.org/10.1093/nar/gkv007</w:t>
        </w:r>
      </w:hyperlink>
    </w:p>
    <w:p w14:paraId="591A30B5" w14:textId="71414937" w:rsidR="008B3CB8" w:rsidRPr="008B3CB8" w:rsidRDefault="008B3CB8" w:rsidP="008B3CB8">
      <w:pPr>
        <w:pStyle w:val="EndNoteBibliography"/>
        <w:spacing w:after="0"/>
        <w:ind w:left="720" w:hanging="720"/>
      </w:pPr>
      <w:r w:rsidRPr="008B3CB8">
        <w:t>60</w:t>
      </w:r>
      <w:r w:rsidRPr="008B3CB8">
        <w:tab/>
        <w:t xml:space="preserve">Venable, J. D., Dong, M. Q., Wohlschlegel, J., Dillin, A. &amp; Yates, J. R. Automated approach for quantitative analysis of complex peptide mixtures from tandem mass spectra. </w:t>
      </w:r>
      <w:r w:rsidRPr="008B3CB8">
        <w:rPr>
          <w:i/>
        </w:rPr>
        <w:t>Nat Methods</w:t>
      </w:r>
      <w:r w:rsidRPr="008B3CB8">
        <w:t xml:space="preserve"> </w:t>
      </w:r>
      <w:r w:rsidRPr="008B3CB8">
        <w:rPr>
          <w:b/>
        </w:rPr>
        <w:t>1</w:t>
      </w:r>
      <w:r w:rsidRPr="008B3CB8">
        <w:t xml:space="preserve">, 39-45 (2004). </w:t>
      </w:r>
      <w:hyperlink r:id="rId71" w:history="1">
        <w:r w:rsidRPr="008B3CB8">
          <w:rPr>
            <w:rStyle w:val="Hyperlink"/>
          </w:rPr>
          <w:t>https://doi.org/10.1038/nmeth705</w:t>
        </w:r>
      </w:hyperlink>
    </w:p>
    <w:p w14:paraId="75244345" w14:textId="49488652" w:rsidR="008B3CB8" w:rsidRPr="008B3CB8" w:rsidRDefault="008B3CB8" w:rsidP="008B3CB8">
      <w:pPr>
        <w:pStyle w:val="EndNoteBibliography"/>
        <w:spacing w:after="0"/>
        <w:ind w:left="720" w:hanging="720"/>
      </w:pPr>
      <w:r w:rsidRPr="008B3CB8">
        <w:t>61</w:t>
      </w:r>
      <w:r w:rsidRPr="008B3CB8">
        <w:tab/>
        <w:t xml:space="preserve">Kong, A. T., Leprevost, F. V., Avtonomov, D. M., Mellacheruvu, D. &amp; Nesvizhskii, A. I. MSFragger: ultrafast and comprehensive peptide identification in mass spectrometry-based proteomics. </w:t>
      </w:r>
      <w:r w:rsidRPr="008B3CB8">
        <w:rPr>
          <w:i/>
        </w:rPr>
        <w:t>Nat Methods</w:t>
      </w:r>
      <w:r w:rsidRPr="008B3CB8">
        <w:t xml:space="preserve"> </w:t>
      </w:r>
      <w:r w:rsidRPr="008B3CB8">
        <w:rPr>
          <w:b/>
        </w:rPr>
        <w:t>14</w:t>
      </w:r>
      <w:r w:rsidRPr="008B3CB8">
        <w:t xml:space="preserve">, 513-520 (2017). </w:t>
      </w:r>
      <w:hyperlink r:id="rId72" w:history="1">
        <w:r w:rsidRPr="008B3CB8">
          <w:rPr>
            <w:rStyle w:val="Hyperlink"/>
          </w:rPr>
          <w:t>https://doi.org/10.1038/nmeth.4256</w:t>
        </w:r>
      </w:hyperlink>
    </w:p>
    <w:p w14:paraId="7406731A" w14:textId="22F17EE5" w:rsidR="008B3CB8" w:rsidRPr="008B3CB8" w:rsidRDefault="008B3CB8" w:rsidP="008B3CB8">
      <w:pPr>
        <w:pStyle w:val="EndNoteBibliography"/>
        <w:spacing w:after="0"/>
        <w:ind w:left="720" w:hanging="720"/>
      </w:pPr>
      <w:r w:rsidRPr="008B3CB8">
        <w:t>62</w:t>
      </w:r>
      <w:r w:rsidRPr="008B3CB8">
        <w:tab/>
        <w:t xml:space="preserve">Demichev, V., Messner, C. B., Vernardis, S. I., Lilley, K. S. &amp; Ralser, M. DIA-NN: neural networks and interference correction enable deep proteome coverage in high throughput. </w:t>
      </w:r>
      <w:r w:rsidRPr="008B3CB8">
        <w:rPr>
          <w:i/>
        </w:rPr>
        <w:t>Nat Methods</w:t>
      </w:r>
      <w:r w:rsidRPr="008B3CB8">
        <w:t xml:space="preserve"> </w:t>
      </w:r>
      <w:r w:rsidRPr="008B3CB8">
        <w:rPr>
          <w:b/>
        </w:rPr>
        <w:t>17</w:t>
      </w:r>
      <w:r w:rsidRPr="008B3CB8">
        <w:t xml:space="preserve">, 41-44 (2020). </w:t>
      </w:r>
      <w:hyperlink r:id="rId73" w:history="1">
        <w:r w:rsidRPr="008B3CB8">
          <w:rPr>
            <w:rStyle w:val="Hyperlink"/>
          </w:rPr>
          <w:t>https://doi.org/10.1038/s41592-019-0638-x</w:t>
        </w:r>
      </w:hyperlink>
    </w:p>
    <w:p w14:paraId="6704B9FB" w14:textId="77FD8407" w:rsidR="008B3CB8" w:rsidRPr="008B3CB8" w:rsidRDefault="008B3CB8" w:rsidP="008B3CB8">
      <w:pPr>
        <w:pStyle w:val="EndNoteBibliography"/>
        <w:spacing w:after="0"/>
        <w:ind w:left="720" w:hanging="720"/>
      </w:pPr>
      <w:r w:rsidRPr="008B3CB8">
        <w:t>63</w:t>
      </w:r>
      <w:r w:rsidRPr="008B3CB8">
        <w:tab/>
        <w:t>Webb-Robertson, B. J.</w:t>
      </w:r>
      <w:r w:rsidRPr="008B3CB8">
        <w:rPr>
          <w:i/>
        </w:rPr>
        <w:t xml:space="preserve"> et al.</w:t>
      </w:r>
      <w:r w:rsidRPr="008B3CB8">
        <w:t xml:space="preserve"> Combined statistical analyses of peptide intensities and peptide occurrences improves identification of significant peptides from MS-based proteomics data. </w:t>
      </w:r>
      <w:r w:rsidRPr="008B3CB8">
        <w:rPr>
          <w:i/>
        </w:rPr>
        <w:t>J Proteome Res</w:t>
      </w:r>
      <w:r w:rsidRPr="008B3CB8">
        <w:t xml:space="preserve"> </w:t>
      </w:r>
      <w:r w:rsidRPr="008B3CB8">
        <w:rPr>
          <w:b/>
        </w:rPr>
        <w:t>9</w:t>
      </w:r>
      <w:r w:rsidRPr="008B3CB8">
        <w:t xml:space="preserve">, 5748-5756 (2010). </w:t>
      </w:r>
      <w:hyperlink r:id="rId74" w:history="1">
        <w:r w:rsidRPr="008B3CB8">
          <w:rPr>
            <w:rStyle w:val="Hyperlink"/>
          </w:rPr>
          <w:t>https://doi.org/10.1021/pr1005247</w:t>
        </w:r>
      </w:hyperlink>
    </w:p>
    <w:p w14:paraId="0A09B319" w14:textId="4AD07130" w:rsidR="008B3CB8" w:rsidRPr="008B3CB8" w:rsidRDefault="008B3CB8" w:rsidP="008B3CB8">
      <w:pPr>
        <w:pStyle w:val="EndNoteBibliography"/>
        <w:spacing w:after="0"/>
        <w:ind w:left="720" w:hanging="720"/>
      </w:pPr>
      <w:r w:rsidRPr="008B3CB8">
        <w:lastRenderedPageBreak/>
        <w:t>64</w:t>
      </w:r>
      <w:r w:rsidRPr="008B3CB8">
        <w:tab/>
        <w:t xml:space="preserve">Kou, Q., Xun, L. &amp; Liu, X. TopPIC: a software tool for top-down mass spectrometry-based proteoform identification and characterization. </w:t>
      </w:r>
      <w:r w:rsidRPr="008B3CB8">
        <w:rPr>
          <w:i/>
        </w:rPr>
        <w:t>Bioinformatics</w:t>
      </w:r>
      <w:r w:rsidRPr="008B3CB8">
        <w:t xml:space="preserve"> </w:t>
      </w:r>
      <w:r w:rsidRPr="008B3CB8">
        <w:rPr>
          <w:b/>
        </w:rPr>
        <w:t>32</w:t>
      </w:r>
      <w:r w:rsidRPr="008B3CB8">
        <w:t xml:space="preserve">, 3495-3497 (2016). </w:t>
      </w:r>
      <w:hyperlink r:id="rId75" w:history="1">
        <w:r w:rsidRPr="008B3CB8">
          <w:rPr>
            <w:rStyle w:val="Hyperlink"/>
          </w:rPr>
          <w:t>https://doi.org/10.1093/bioinformatics/btw398</w:t>
        </w:r>
      </w:hyperlink>
    </w:p>
    <w:p w14:paraId="62D1299A" w14:textId="3AC765D9" w:rsidR="008B3CB8" w:rsidRPr="008B3CB8" w:rsidRDefault="008B3CB8" w:rsidP="008B3CB8">
      <w:pPr>
        <w:pStyle w:val="EndNoteBibliography"/>
        <w:spacing w:after="0"/>
        <w:ind w:left="720" w:hanging="720"/>
      </w:pPr>
      <w:r w:rsidRPr="008B3CB8">
        <w:t>65</w:t>
      </w:r>
      <w:r w:rsidRPr="008B3CB8">
        <w:tab/>
        <w:t xml:space="preserve">Cox, J. &amp; Mann, M. MaxQuant enables high peptide identification rates, individualized p.p.b.-range mass accuracies and proteome-wide protein quantification. </w:t>
      </w:r>
      <w:r w:rsidRPr="008B3CB8">
        <w:rPr>
          <w:i/>
        </w:rPr>
        <w:t>Nat Biotechnol</w:t>
      </w:r>
      <w:r w:rsidRPr="008B3CB8">
        <w:t xml:space="preserve"> </w:t>
      </w:r>
      <w:r w:rsidRPr="008B3CB8">
        <w:rPr>
          <w:b/>
        </w:rPr>
        <w:t>26</w:t>
      </w:r>
      <w:r w:rsidRPr="008B3CB8">
        <w:t xml:space="preserve">, 1367-1372 (2008). </w:t>
      </w:r>
      <w:hyperlink r:id="rId76" w:history="1">
        <w:r w:rsidRPr="008B3CB8">
          <w:rPr>
            <w:rStyle w:val="Hyperlink"/>
          </w:rPr>
          <w:t>https://doi.org/10.1038/nbt.1511</w:t>
        </w:r>
      </w:hyperlink>
    </w:p>
    <w:p w14:paraId="57BA16E9" w14:textId="1B6CA2CE" w:rsidR="008B3CB8" w:rsidRPr="008B3CB8" w:rsidRDefault="008B3CB8" w:rsidP="008B3CB8">
      <w:pPr>
        <w:pStyle w:val="EndNoteBibliography"/>
        <w:spacing w:after="0"/>
        <w:ind w:left="720" w:hanging="720"/>
      </w:pPr>
      <w:r w:rsidRPr="008B3CB8">
        <w:t>66</w:t>
      </w:r>
      <w:r w:rsidRPr="008B3CB8">
        <w:tab/>
        <w:t xml:space="preserve">Tyanova, S., Temu, T. &amp; Cox, J. The MaxQuant computational platform for mass spectrometry-based shotgun proteomics. </w:t>
      </w:r>
      <w:r w:rsidRPr="008B3CB8">
        <w:rPr>
          <w:i/>
        </w:rPr>
        <w:t>Nat Protoc</w:t>
      </w:r>
      <w:r w:rsidRPr="008B3CB8">
        <w:t xml:space="preserve"> </w:t>
      </w:r>
      <w:r w:rsidRPr="008B3CB8">
        <w:rPr>
          <w:b/>
        </w:rPr>
        <w:t>11</w:t>
      </w:r>
      <w:r w:rsidRPr="008B3CB8">
        <w:t xml:space="preserve">, 2301-2319 (2016). </w:t>
      </w:r>
      <w:hyperlink r:id="rId77" w:history="1">
        <w:r w:rsidRPr="008B3CB8">
          <w:rPr>
            <w:rStyle w:val="Hyperlink"/>
          </w:rPr>
          <w:t>https://doi.org/10.1038/nprot.2016.136</w:t>
        </w:r>
      </w:hyperlink>
    </w:p>
    <w:p w14:paraId="41A86CAC" w14:textId="0C7FC89A" w:rsidR="008B3CB8" w:rsidRPr="008B3CB8" w:rsidRDefault="008B3CB8" w:rsidP="008B3CB8">
      <w:pPr>
        <w:pStyle w:val="EndNoteBibliography"/>
        <w:spacing w:after="0"/>
        <w:ind w:left="720" w:hanging="720"/>
      </w:pPr>
      <w:r w:rsidRPr="008B3CB8">
        <w:t>67</w:t>
      </w:r>
      <w:r w:rsidRPr="008B3CB8">
        <w:tab/>
        <w:t>Tyanova, S.</w:t>
      </w:r>
      <w:r w:rsidRPr="008B3CB8">
        <w:rPr>
          <w:i/>
        </w:rPr>
        <w:t xml:space="preserve"> et al.</w:t>
      </w:r>
      <w:r w:rsidRPr="008B3CB8">
        <w:t xml:space="preserve"> The Perseus computational platform for comprehensive analysis of (prote)omics data. </w:t>
      </w:r>
      <w:r w:rsidRPr="008B3CB8">
        <w:rPr>
          <w:i/>
        </w:rPr>
        <w:t>Nat Methods</w:t>
      </w:r>
      <w:r w:rsidRPr="008B3CB8">
        <w:t xml:space="preserve"> </w:t>
      </w:r>
      <w:r w:rsidRPr="008B3CB8">
        <w:rPr>
          <w:b/>
        </w:rPr>
        <w:t>13</w:t>
      </w:r>
      <w:r w:rsidRPr="008B3CB8">
        <w:t xml:space="preserve">, 731-740 (2016). </w:t>
      </w:r>
      <w:hyperlink r:id="rId78" w:history="1">
        <w:r w:rsidRPr="008B3CB8">
          <w:rPr>
            <w:rStyle w:val="Hyperlink"/>
          </w:rPr>
          <w:t>https://doi.org/10.1038/nmeth.3901</w:t>
        </w:r>
      </w:hyperlink>
    </w:p>
    <w:p w14:paraId="4EB26033" w14:textId="73500046" w:rsidR="008B3CB8" w:rsidRPr="008B3CB8" w:rsidRDefault="008B3CB8" w:rsidP="008B3CB8">
      <w:pPr>
        <w:pStyle w:val="EndNoteBibliography"/>
        <w:spacing w:after="0"/>
        <w:ind w:left="720" w:hanging="720"/>
      </w:pPr>
      <w:r w:rsidRPr="008B3CB8">
        <w:t>68</w:t>
      </w:r>
      <w:r w:rsidRPr="008B3CB8">
        <w:tab/>
        <w:t>Kyle, J. E.</w:t>
      </w:r>
      <w:r w:rsidRPr="008B3CB8">
        <w:rPr>
          <w:i/>
        </w:rPr>
        <w:t xml:space="preserve"> et al.</w:t>
      </w:r>
      <w:r w:rsidRPr="008B3CB8">
        <w:t xml:space="preserve"> LIQUID: an-open source software for identifying lipids in LC-MS/MS-based lipidomics data. </w:t>
      </w:r>
      <w:r w:rsidRPr="008B3CB8">
        <w:rPr>
          <w:i/>
        </w:rPr>
        <w:t>Bioinformatics</w:t>
      </w:r>
      <w:r w:rsidRPr="008B3CB8">
        <w:t xml:space="preserve"> </w:t>
      </w:r>
      <w:r w:rsidRPr="008B3CB8">
        <w:rPr>
          <w:b/>
        </w:rPr>
        <w:t>33</w:t>
      </w:r>
      <w:r w:rsidRPr="008B3CB8">
        <w:t xml:space="preserve">, 1744-1746 (2017). </w:t>
      </w:r>
      <w:hyperlink r:id="rId79" w:history="1">
        <w:r w:rsidRPr="008B3CB8">
          <w:rPr>
            <w:rStyle w:val="Hyperlink"/>
          </w:rPr>
          <w:t>https://doi.org/10.1093/bioinformatics/btx046</w:t>
        </w:r>
      </w:hyperlink>
    </w:p>
    <w:p w14:paraId="36DF68DD" w14:textId="6D1CA1BA" w:rsidR="008B3CB8" w:rsidRPr="008B3CB8" w:rsidRDefault="008B3CB8" w:rsidP="008B3CB8">
      <w:pPr>
        <w:pStyle w:val="EndNoteBibliography"/>
        <w:spacing w:after="0"/>
        <w:ind w:left="720" w:hanging="720"/>
      </w:pPr>
      <w:r w:rsidRPr="008B3CB8">
        <w:t>69</w:t>
      </w:r>
      <w:r w:rsidRPr="008B3CB8">
        <w:tab/>
        <w:t xml:space="preserve">Pluskal, T., Castillo, S., Villar-Briones, A. &amp; Oresic, M. MZmine 2: modular framework for processing, visualizing, and analyzing mass spectrometry-based molecular profile data. </w:t>
      </w:r>
      <w:r w:rsidRPr="008B3CB8">
        <w:rPr>
          <w:i/>
        </w:rPr>
        <w:t>BMC Bioinformatics</w:t>
      </w:r>
      <w:r w:rsidRPr="008B3CB8">
        <w:t xml:space="preserve"> </w:t>
      </w:r>
      <w:r w:rsidRPr="008B3CB8">
        <w:rPr>
          <w:b/>
        </w:rPr>
        <w:t>11</w:t>
      </w:r>
      <w:r w:rsidRPr="008B3CB8">
        <w:t xml:space="preserve">, 395 (2010). </w:t>
      </w:r>
      <w:hyperlink r:id="rId80" w:history="1">
        <w:r w:rsidRPr="008B3CB8">
          <w:rPr>
            <w:rStyle w:val="Hyperlink"/>
          </w:rPr>
          <w:t>https://doi.org/10.1186/1471-2105-11-395</w:t>
        </w:r>
      </w:hyperlink>
    </w:p>
    <w:p w14:paraId="07AF67CE" w14:textId="459EFAAD" w:rsidR="008B3CB8" w:rsidRPr="008B3CB8" w:rsidRDefault="008B3CB8" w:rsidP="008B3CB8">
      <w:pPr>
        <w:pStyle w:val="EndNoteBibliography"/>
        <w:spacing w:after="0"/>
        <w:ind w:left="720" w:hanging="720"/>
      </w:pPr>
      <w:r w:rsidRPr="008B3CB8">
        <w:t>70</w:t>
      </w:r>
      <w:r w:rsidRPr="008B3CB8">
        <w:tab/>
        <w:t>Hiller, K.</w:t>
      </w:r>
      <w:r w:rsidRPr="008B3CB8">
        <w:rPr>
          <w:i/>
        </w:rPr>
        <w:t xml:space="preserve"> et al.</w:t>
      </w:r>
      <w:r w:rsidRPr="008B3CB8">
        <w:t xml:space="preserve"> MetaboliteDetector: comprehensive analysis tool for targeted and nontargeted GC/MS based metabolome analysis. </w:t>
      </w:r>
      <w:r w:rsidRPr="008B3CB8">
        <w:rPr>
          <w:i/>
        </w:rPr>
        <w:t>Anal Chem</w:t>
      </w:r>
      <w:r w:rsidRPr="008B3CB8">
        <w:t xml:space="preserve"> </w:t>
      </w:r>
      <w:r w:rsidRPr="008B3CB8">
        <w:rPr>
          <w:b/>
        </w:rPr>
        <w:t>81</w:t>
      </w:r>
      <w:r w:rsidRPr="008B3CB8">
        <w:t xml:space="preserve">, 3429-3439 (2009). </w:t>
      </w:r>
      <w:hyperlink r:id="rId81" w:history="1">
        <w:r w:rsidRPr="008B3CB8">
          <w:rPr>
            <w:rStyle w:val="Hyperlink"/>
          </w:rPr>
          <w:t>https://doi.org/10.1021/ac802689c</w:t>
        </w:r>
      </w:hyperlink>
    </w:p>
    <w:p w14:paraId="38EDA4C9" w14:textId="54B6AE8F" w:rsidR="008B3CB8" w:rsidRPr="008B3CB8" w:rsidRDefault="008B3CB8" w:rsidP="008B3CB8">
      <w:pPr>
        <w:pStyle w:val="EndNoteBibliography"/>
        <w:spacing w:after="0"/>
        <w:ind w:left="720" w:hanging="720"/>
      </w:pPr>
      <w:r w:rsidRPr="008B3CB8">
        <w:t>71</w:t>
      </w:r>
      <w:r w:rsidRPr="008B3CB8">
        <w:tab/>
        <w:t>Kind, T.</w:t>
      </w:r>
      <w:r w:rsidRPr="008B3CB8">
        <w:rPr>
          <w:i/>
        </w:rPr>
        <w:t xml:space="preserve"> et al.</w:t>
      </w:r>
      <w:r w:rsidRPr="008B3CB8">
        <w:t xml:space="preserve"> FiehnLib: mass spectral and retention index libraries for metabolomics based on quadrupole and time-of-flight gas chromatography/mass spectrometry. </w:t>
      </w:r>
      <w:r w:rsidRPr="008B3CB8">
        <w:rPr>
          <w:i/>
        </w:rPr>
        <w:t>Anal Chem</w:t>
      </w:r>
      <w:r w:rsidRPr="008B3CB8">
        <w:t xml:space="preserve"> </w:t>
      </w:r>
      <w:r w:rsidRPr="008B3CB8">
        <w:rPr>
          <w:b/>
        </w:rPr>
        <w:t>81</w:t>
      </w:r>
      <w:r w:rsidRPr="008B3CB8">
        <w:t xml:space="preserve">, 10038-10048 (2009). </w:t>
      </w:r>
      <w:hyperlink r:id="rId82" w:history="1">
        <w:r w:rsidRPr="008B3CB8">
          <w:rPr>
            <w:rStyle w:val="Hyperlink"/>
          </w:rPr>
          <w:t>https://doi.org/10.1021/ac9019522</w:t>
        </w:r>
      </w:hyperlink>
    </w:p>
    <w:p w14:paraId="5A5AD011" w14:textId="77777777" w:rsidR="008B3CB8" w:rsidRPr="008B3CB8" w:rsidRDefault="008B3CB8" w:rsidP="008B3CB8">
      <w:pPr>
        <w:pStyle w:val="EndNoteBibliography"/>
        <w:spacing w:after="0"/>
        <w:ind w:left="720" w:hanging="720"/>
      </w:pPr>
      <w:r w:rsidRPr="008B3CB8">
        <w:t>72</w:t>
      </w:r>
      <w:r w:rsidRPr="008B3CB8">
        <w:tab/>
        <w:t xml:space="preserve">Petyuk, V. A. in </w:t>
      </w:r>
      <w:r w:rsidRPr="008B3CB8">
        <w:rPr>
          <w:i/>
        </w:rPr>
        <w:t>Github</w:t>
      </w:r>
      <w:r w:rsidRPr="008B3CB8">
        <w:t xml:space="preserve">    (2025).</w:t>
      </w:r>
    </w:p>
    <w:p w14:paraId="5996AD6B" w14:textId="67A851E7" w:rsidR="008B3CB8" w:rsidRPr="008B3CB8" w:rsidRDefault="008B3CB8" w:rsidP="008B3CB8">
      <w:pPr>
        <w:pStyle w:val="EndNoteBibliography"/>
        <w:spacing w:after="0"/>
        <w:ind w:left="720" w:hanging="720"/>
      </w:pPr>
      <w:r w:rsidRPr="008B3CB8">
        <w:t>73</w:t>
      </w:r>
      <w:r w:rsidRPr="008B3CB8">
        <w:tab/>
        <w:t>Olsen, J. V.</w:t>
      </w:r>
      <w:r w:rsidRPr="008B3CB8">
        <w:rPr>
          <w:i/>
        </w:rPr>
        <w:t xml:space="preserve"> et al.</w:t>
      </w:r>
      <w:r w:rsidRPr="008B3CB8">
        <w:t xml:space="preserve"> Global, in vivo, and site-specific phosphorylation dynamics in signaling networks. </w:t>
      </w:r>
      <w:r w:rsidRPr="008B3CB8">
        <w:rPr>
          <w:i/>
        </w:rPr>
        <w:t>Cell</w:t>
      </w:r>
      <w:r w:rsidRPr="008B3CB8">
        <w:t xml:space="preserve"> </w:t>
      </w:r>
      <w:r w:rsidRPr="008B3CB8">
        <w:rPr>
          <w:b/>
        </w:rPr>
        <w:t>127</w:t>
      </w:r>
      <w:r w:rsidRPr="008B3CB8">
        <w:t xml:space="preserve">, 635-648 (2006). </w:t>
      </w:r>
      <w:hyperlink r:id="rId83" w:history="1">
        <w:r w:rsidRPr="008B3CB8">
          <w:rPr>
            <w:rStyle w:val="Hyperlink"/>
          </w:rPr>
          <w:t>https://doi.org/10.1016/j.cell.2006.09.026</w:t>
        </w:r>
      </w:hyperlink>
    </w:p>
    <w:p w14:paraId="670DBD38" w14:textId="011F6DAA" w:rsidR="008B3CB8" w:rsidRPr="008B3CB8" w:rsidRDefault="008B3CB8" w:rsidP="008B3CB8">
      <w:pPr>
        <w:pStyle w:val="EndNoteBibliography"/>
        <w:spacing w:after="0"/>
        <w:ind w:left="720" w:hanging="720"/>
      </w:pPr>
      <w:r w:rsidRPr="008B3CB8">
        <w:t>74</w:t>
      </w:r>
      <w:r w:rsidRPr="008B3CB8">
        <w:tab/>
        <w:t>Dobin, A.</w:t>
      </w:r>
      <w:r w:rsidRPr="008B3CB8">
        <w:rPr>
          <w:i/>
        </w:rPr>
        <w:t xml:space="preserve"> et al.</w:t>
      </w:r>
      <w:r w:rsidRPr="008B3CB8">
        <w:t xml:space="preserve"> STAR: ultrafast universal RNA-seq aligner. </w:t>
      </w:r>
      <w:r w:rsidRPr="008B3CB8">
        <w:rPr>
          <w:i/>
        </w:rPr>
        <w:t>Bioinformatics</w:t>
      </w:r>
      <w:r w:rsidRPr="008B3CB8">
        <w:t xml:space="preserve"> </w:t>
      </w:r>
      <w:r w:rsidRPr="008B3CB8">
        <w:rPr>
          <w:b/>
        </w:rPr>
        <w:t>29</w:t>
      </w:r>
      <w:r w:rsidRPr="008B3CB8">
        <w:t xml:space="preserve">, 15-21 (2013). </w:t>
      </w:r>
      <w:hyperlink r:id="rId84" w:history="1">
        <w:r w:rsidRPr="008B3CB8">
          <w:rPr>
            <w:rStyle w:val="Hyperlink"/>
          </w:rPr>
          <w:t>https://doi.org/10.1093/bioinformatics/bts635</w:t>
        </w:r>
      </w:hyperlink>
    </w:p>
    <w:p w14:paraId="3BE90997" w14:textId="28960D4D" w:rsidR="008B3CB8" w:rsidRPr="008B3CB8" w:rsidRDefault="008B3CB8" w:rsidP="008B3CB8">
      <w:pPr>
        <w:pStyle w:val="EndNoteBibliography"/>
        <w:spacing w:after="0"/>
        <w:ind w:left="720" w:hanging="720"/>
      </w:pPr>
      <w:r w:rsidRPr="008B3CB8">
        <w:t>75</w:t>
      </w:r>
      <w:r w:rsidRPr="008B3CB8">
        <w:tab/>
        <w:t xml:space="preserve">Robinson, M. D., McCarthy, D. J. &amp; Smyth, G. K. edgeR: a Bioconductor package for differential expression analysis of digital gene expression data. </w:t>
      </w:r>
      <w:r w:rsidRPr="008B3CB8">
        <w:rPr>
          <w:i/>
        </w:rPr>
        <w:t>Bioinformatics</w:t>
      </w:r>
      <w:r w:rsidRPr="008B3CB8">
        <w:t xml:space="preserve"> </w:t>
      </w:r>
      <w:r w:rsidRPr="008B3CB8">
        <w:rPr>
          <w:b/>
        </w:rPr>
        <w:t>26</w:t>
      </w:r>
      <w:r w:rsidRPr="008B3CB8">
        <w:t xml:space="preserve">, 139-140 (2010). </w:t>
      </w:r>
      <w:hyperlink r:id="rId85" w:history="1">
        <w:r w:rsidRPr="008B3CB8">
          <w:rPr>
            <w:rStyle w:val="Hyperlink"/>
          </w:rPr>
          <w:t>https://doi.org/10.1093/bioinformatics/btp616</w:t>
        </w:r>
      </w:hyperlink>
    </w:p>
    <w:p w14:paraId="4F87B9B8" w14:textId="39E62198" w:rsidR="008B3CB8" w:rsidRPr="008B3CB8" w:rsidRDefault="008B3CB8" w:rsidP="008B3CB8">
      <w:pPr>
        <w:pStyle w:val="EndNoteBibliography"/>
        <w:spacing w:after="0"/>
        <w:ind w:left="720" w:hanging="720"/>
      </w:pPr>
      <w:r w:rsidRPr="008B3CB8">
        <w:t>76</w:t>
      </w:r>
      <w:r w:rsidRPr="008B3CB8">
        <w:tab/>
        <w:t>Shen, S.</w:t>
      </w:r>
      <w:r w:rsidRPr="008B3CB8">
        <w:rPr>
          <w:i/>
        </w:rPr>
        <w:t xml:space="preserve"> et al.</w:t>
      </w:r>
      <w:r w:rsidRPr="008B3CB8">
        <w:t xml:space="preserve"> rMATS: robust and flexible detection of differential alternative splicing from replicate RNA-Seq data. </w:t>
      </w:r>
      <w:r w:rsidRPr="008B3CB8">
        <w:rPr>
          <w:i/>
        </w:rPr>
        <w:t>Proc Natl Acad Sci U S A</w:t>
      </w:r>
      <w:r w:rsidRPr="008B3CB8">
        <w:t xml:space="preserve"> </w:t>
      </w:r>
      <w:r w:rsidRPr="008B3CB8">
        <w:rPr>
          <w:b/>
        </w:rPr>
        <w:t>111</w:t>
      </w:r>
      <w:r w:rsidRPr="008B3CB8">
        <w:t xml:space="preserve">, E5593-5601 (2014). </w:t>
      </w:r>
      <w:hyperlink r:id="rId86" w:history="1">
        <w:r w:rsidRPr="008B3CB8">
          <w:rPr>
            <w:rStyle w:val="Hyperlink"/>
          </w:rPr>
          <w:t>https://doi.org/10.1073/pnas.1419161111</w:t>
        </w:r>
      </w:hyperlink>
    </w:p>
    <w:p w14:paraId="75B11524" w14:textId="3E093C42" w:rsidR="008B3CB8" w:rsidRPr="008B3CB8" w:rsidRDefault="008B3CB8" w:rsidP="008B3CB8">
      <w:pPr>
        <w:pStyle w:val="EndNoteBibliography"/>
        <w:spacing w:after="0"/>
        <w:ind w:left="720" w:hanging="720"/>
      </w:pPr>
      <w:r w:rsidRPr="008B3CB8">
        <w:t>77</w:t>
      </w:r>
      <w:r w:rsidRPr="008B3CB8">
        <w:tab/>
        <w:t xml:space="preserve">Love, M. I., Huber, W. &amp; Anders, S. Moderated estimation of fold change and dispersion for RNA-seq data with DESeq2. </w:t>
      </w:r>
      <w:r w:rsidRPr="008B3CB8">
        <w:rPr>
          <w:i/>
        </w:rPr>
        <w:t>Genome Biol</w:t>
      </w:r>
      <w:r w:rsidRPr="008B3CB8">
        <w:t xml:space="preserve"> </w:t>
      </w:r>
      <w:r w:rsidRPr="008B3CB8">
        <w:rPr>
          <w:b/>
        </w:rPr>
        <w:t>15</w:t>
      </w:r>
      <w:r w:rsidRPr="008B3CB8">
        <w:t xml:space="preserve">, 550 (2014). </w:t>
      </w:r>
      <w:hyperlink r:id="rId87" w:history="1">
        <w:r w:rsidRPr="008B3CB8">
          <w:rPr>
            <w:rStyle w:val="Hyperlink"/>
          </w:rPr>
          <w:t>https://doi.org/10.1186/s13059-014-0550-8</w:t>
        </w:r>
      </w:hyperlink>
    </w:p>
    <w:p w14:paraId="77E4F137" w14:textId="7FA30F77" w:rsidR="008B3CB8" w:rsidRPr="008B3CB8" w:rsidRDefault="008B3CB8" w:rsidP="008B3CB8">
      <w:pPr>
        <w:pStyle w:val="EndNoteBibliography"/>
        <w:spacing w:after="0"/>
        <w:ind w:left="720" w:hanging="720"/>
      </w:pPr>
      <w:r w:rsidRPr="008B3CB8">
        <w:t>78</w:t>
      </w:r>
      <w:r w:rsidRPr="008B3CB8">
        <w:tab/>
        <w:t>Frankish, A.</w:t>
      </w:r>
      <w:r w:rsidRPr="008B3CB8">
        <w:rPr>
          <w:i/>
        </w:rPr>
        <w:t xml:space="preserve"> et al.</w:t>
      </w:r>
      <w:r w:rsidRPr="008B3CB8">
        <w:t xml:space="preserve"> GENCODE reference annotation for the human and mouse genomes. </w:t>
      </w:r>
      <w:r w:rsidRPr="008B3CB8">
        <w:rPr>
          <w:i/>
        </w:rPr>
        <w:t>Nucleic Acids Res</w:t>
      </w:r>
      <w:r w:rsidRPr="008B3CB8">
        <w:t xml:space="preserve"> </w:t>
      </w:r>
      <w:r w:rsidRPr="008B3CB8">
        <w:rPr>
          <w:b/>
        </w:rPr>
        <w:t>47</w:t>
      </w:r>
      <w:r w:rsidRPr="008B3CB8">
        <w:t xml:space="preserve">, D766-D773 (2019). </w:t>
      </w:r>
      <w:hyperlink r:id="rId88" w:history="1">
        <w:r w:rsidRPr="008B3CB8">
          <w:rPr>
            <w:rStyle w:val="Hyperlink"/>
          </w:rPr>
          <w:t>https://doi.org/10.1093/nar/gky955</w:t>
        </w:r>
      </w:hyperlink>
    </w:p>
    <w:p w14:paraId="18C1F783" w14:textId="214C8D82" w:rsidR="008B3CB8" w:rsidRPr="008B3CB8" w:rsidRDefault="008B3CB8" w:rsidP="008B3CB8">
      <w:pPr>
        <w:pStyle w:val="EndNoteBibliography"/>
        <w:spacing w:after="0"/>
        <w:ind w:left="720" w:hanging="720"/>
      </w:pPr>
      <w:r w:rsidRPr="008B3CB8">
        <w:t>79</w:t>
      </w:r>
      <w:r w:rsidRPr="008B3CB8">
        <w:tab/>
        <w:t xml:space="preserve">Patro, R., Duggal, G., Love, M. I., Irizarry, R. A. &amp; Kingsford, C. Salmon provides fast and bias-aware quantification of transcript expression. </w:t>
      </w:r>
      <w:r w:rsidRPr="008B3CB8">
        <w:rPr>
          <w:i/>
        </w:rPr>
        <w:t>Nat Methods</w:t>
      </w:r>
      <w:r w:rsidRPr="008B3CB8">
        <w:t xml:space="preserve"> </w:t>
      </w:r>
      <w:r w:rsidRPr="008B3CB8">
        <w:rPr>
          <w:b/>
        </w:rPr>
        <w:t>14</w:t>
      </w:r>
      <w:r w:rsidRPr="008B3CB8">
        <w:t xml:space="preserve">, 417-419 (2017). </w:t>
      </w:r>
      <w:hyperlink r:id="rId89" w:history="1">
        <w:r w:rsidRPr="008B3CB8">
          <w:rPr>
            <w:rStyle w:val="Hyperlink"/>
          </w:rPr>
          <w:t>https://doi.org/10.1038/nmeth.4197</w:t>
        </w:r>
      </w:hyperlink>
    </w:p>
    <w:p w14:paraId="7F4150D7" w14:textId="3B1B4ED1" w:rsidR="008B3CB8" w:rsidRPr="008B3CB8" w:rsidRDefault="008B3CB8" w:rsidP="008B3CB8">
      <w:pPr>
        <w:pStyle w:val="EndNoteBibliography"/>
        <w:spacing w:after="0"/>
        <w:ind w:left="720" w:hanging="720"/>
      </w:pPr>
      <w:r w:rsidRPr="008B3CB8">
        <w:t>80</w:t>
      </w:r>
      <w:r w:rsidRPr="008B3CB8">
        <w:tab/>
        <w:t xml:space="preserve">Trapnell, C., Pachter, L. &amp; Salzberg, S. L. TopHat: discovering splice junctions with RNA-Seq. </w:t>
      </w:r>
      <w:r w:rsidRPr="008B3CB8">
        <w:rPr>
          <w:i/>
        </w:rPr>
        <w:t>Bioinformatics</w:t>
      </w:r>
      <w:r w:rsidRPr="008B3CB8">
        <w:t xml:space="preserve"> </w:t>
      </w:r>
      <w:r w:rsidRPr="008B3CB8">
        <w:rPr>
          <w:b/>
        </w:rPr>
        <w:t>25</w:t>
      </w:r>
      <w:r w:rsidRPr="008B3CB8">
        <w:t xml:space="preserve">, 1105-1111 (2009). </w:t>
      </w:r>
      <w:hyperlink r:id="rId90" w:history="1">
        <w:r w:rsidRPr="008B3CB8">
          <w:rPr>
            <w:rStyle w:val="Hyperlink"/>
          </w:rPr>
          <w:t>https://doi.org/10.1093/bioinformatics/btp120</w:t>
        </w:r>
      </w:hyperlink>
    </w:p>
    <w:p w14:paraId="023F3B1C" w14:textId="2B27B347" w:rsidR="008B3CB8" w:rsidRPr="008B3CB8" w:rsidRDefault="008B3CB8" w:rsidP="008B3CB8">
      <w:pPr>
        <w:pStyle w:val="EndNoteBibliography"/>
        <w:spacing w:after="0"/>
        <w:ind w:left="720" w:hanging="720"/>
      </w:pPr>
      <w:r w:rsidRPr="008B3CB8">
        <w:t>81</w:t>
      </w:r>
      <w:r w:rsidRPr="008B3CB8">
        <w:tab/>
        <w:t>Zheng, G. X.</w:t>
      </w:r>
      <w:r w:rsidRPr="008B3CB8">
        <w:rPr>
          <w:i/>
        </w:rPr>
        <w:t xml:space="preserve"> et al.</w:t>
      </w:r>
      <w:r w:rsidRPr="008B3CB8">
        <w:t xml:space="preserve"> Massively parallel digital transcriptional profiling of single cells. </w:t>
      </w:r>
      <w:r w:rsidRPr="008B3CB8">
        <w:rPr>
          <w:i/>
        </w:rPr>
        <w:t>Nat Commun</w:t>
      </w:r>
      <w:r w:rsidRPr="008B3CB8">
        <w:t xml:space="preserve"> </w:t>
      </w:r>
      <w:r w:rsidRPr="008B3CB8">
        <w:rPr>
          <w:b/>
        </w:rPr>
        <w:t>8</w:t>
      </w:r>
      <w:r w:rsidRPr="008B3CB8">
        <w:t xml:space="preserve">, 14049 (2017). </w:t>
      </w:r>
      <w:hyperlink r:id="rId91" w:history="1">
        <w:r w:rsidRPr="008B3CB8">
          <w:rPr>
            <w:rStyle w:val="Hyperlink"/>
          </w:rPr>
          <w:t>https://doi.org/10.1038/ncomms14049</w:t>
        </w:r>
      </w:hyperlink>
    </w:p>
    <w:p w14:paraId="1B586393" w14:textId="2BB21206" w:rsidR="008B3CB8" w:rsidRPr="008B3CB8" w:rsidRDefault="008B3CB8" w:rsidP="008B3CB8">
      <w:pPr>
        <w:pStyle w:val="EndNoteBibliography"/>
        <w:spacing w:after="0"/>
        <w:ind w:left="720" w:hanging="720"/>
      </w:pPr>
      <w:r w:rsidRPr="008B3CB8">
        <w:t>82</w:t>
      </w:r>
      <w:r w:rsidRPr="008B3CB8">
        <w:tab/>
        <w:t>Stuart, T.</w:t>
      </w:r>
      <w:r w:rsidRPr="008B3CB8">
        <w:rPr>
          <w:i/>
        </w:rPr>
        <w:t xml:space="preserve"> et al.</w:t>
      </w:r>
      <w:r w:rsidRPr="008B3CB8">
        <w:t xml:space="preserve"> Comprehensive Integration of Single-Cell Data. </w:t>
      </w:r>
      <w:r w:rsidRPr="008B3CB8">
        <w:rPr>
          <w:i/>
        </w:rPr>
        <w:t>Cell</w:t>
      </w:r>
      <w:r w:rsidRPr="008B3CB8">
        <w:t xml:space="preserve"> </w:t>
      </w:r>
      <w:r w:rsidRPr="008B3CB8">
        <w:rPr>
          <w:b/>
        </w:rPr>
        <w:t>177</w:t>
      </w:r>
      <w:r w:rsidRPr="008B3CB8">
        <w:t xml:space="preserve">, 1888-1902 e1821 (2019). </w:t>
      </w:r>
      <w:hyperlink r:id="rId92" w:history="1">
        <w:r w:rsidRPr="008B3CB8">
          <w:rPr>
            <w:rStyle w:val="Hyperlink"/>
          </w:rPr>
          <w:t>https://doi.org/10.1016/j.cell.2019.05.031</w:t>
        </w:r>
      </w:hyperlink>
    </w:p>
    <w:p w14:paraId="69889A84" w14:textId="05875259" w:rsidR="008B3CB8" w:rsidRPr="008B3CB8" w:rsidRDefault="008B3CB8" w:rsidP="008B3CB8">
      <w:pPr>
        <w:pStyle w:val="EndNoteBibliography"/>
        <w:spacing w:after="0"/>
        <w:ind w:left="720" w:hanging="720"/>
      </w:pPr>
      <w:r w:rsidRPr="008B3CB8">
        <w:t>83</w:t>
      </w:r>
      <w:r w:rsidRPr="008B3CB8">
        <w:tab/>
        <w:t xml:space="preserve">Young, M. D. &amp; Behjati, S. SoupX removes ambient RNA contamination from droplet-based single-cell RNA sequencing data. </w:t>
      </w:r>
      <w:r w:rsidRPr="008B3CB8">
        <w:rPr>
          <w:i/>
        </w:rPr>
        <w:t>Gigascience</w:t>
      </w:r>
      <w:r w:rsidRPr="008B3CB8">
        <w:t xml:space="preserve"> </w:t>
      </w:r>
      <w:r w:rsidRPr="008B3CB8">
        <w:rPr>
          <w:b/>
        </w:rPr>
        <w:t>9</w:t>
      </w:r>
      <w:r w:rsidRPr="008B3CB8">
        <w:t xml:space="preserve"> (2020). </w:t>
      </w:r>
      <w:hyperlink r:id="rId93" w:history="1">
        <w:r w:rsidRPr="008B3CB8">
          <w:rPr>
            <w:rStyle w:val="Hyperlink"/>
          </w:rPr>
          <w:t>https://doi.org/10.1093/gigascience/giaa151</w:t>
        </w:r>
      </w:hyperlink>
    </w:p>
    <w:p w14:paraId="03278427" w14:textId="76CD9EFB" w:rsidR="008B3CB8" w:rsidRPr="008B3CB8" w:rsidRDefault="008B3CB8" w:rsidP="008B3CB8">
      <w:pPr>
        <w:pStyle w:val="EndNoteBibliography"/>
        <w:spacing w:after="0"/>
        <w:ind w:left="720" w:hanging="720"/>
      </w:pPr>
      <w:r w:rsidRPr="008B3CB8">
        <w:lastRenderedPageBreak/>
        <w:t>84</w:t>
      </w:r>
      <w:r w:rsidRPr="008B3CB8">
        <w:tab/>
        <w:t xml:space="preserve">Germain, P. L., Lun, A., Garcia Meixide, C., Macnair, W. &amp; Robinson, M. D. Doublet identification in single-cell sequencing data using scDblFinder. </w:t>
      </w:r>
      <w:r w:rsidRPr="008B3CB8">
        <w:rPr>
          <w:i/>
        </w:rPr>
        <w:t>F1000Res</w:t>
      </w:r>
      <w:r w:rsidRPr="008B3CB8">
        <w:t xml:space="preserve"> </w:t>
      </w:r>
      <w:r w:rsidRPr="008B3CB8">
        <w:rPr>
          <w:b/>
        </w:rPr>
        <w:t>10</w:t>
      </w:r>
      <w:r w:rsidRPr="008B3CB8">
        <w:t xml:space="preserve">, 979 (2021). </w:t>
      </w:r>
      <w:hyperlink r:id="rId94" w:history="1">
        <w:r w:rsidRPr="008B3CB8">
          <w:rPr>
            <w:rStyle w:val="Hyperlink"/>
          </w:rPr>
          <w:t>https://doi.org/10.12688/f1000research.73600.2</w:t>
        </w:r>
      </w:hyperlink>
    </w:p>
    <w:p w14:paraId="5288FF6D" w14:textId="157899C6" w:rsidR="008B3CB8" w:rsidRPr="008B3CB8" w:rsidRDefault="008B3CB8" w:rsidP="008B3CB8">
      <w:pPr>
        <w:pStyle w:val="EndNoteBibliography"/>
        <w:spacing w:after="0"/>
        <w:ind w:left="720" w:hanging="720"/>
      </w:pPr>
      <w:r w:rsidRPr="008B3CB8">
        <w:t>85</w:t>
      </w:r>
      <w:r w:rsidRPr="008B3CB8">
        <w:tab/>
        <w:t xml:space="preserve">Lun, A. T., McCarthy, D. J. &amp; Marioni, J. C. A step-by-step workflow for low-level analysis of single-cell RNA-seq data with Bioconductor. </w:t>
      </w:r>
      <w:r w:rsidRPr="008B3CB8">
        <w:rPr>
          <w:i/>
        </w:rPr>
        <w:t>F1000Res</w:t>
      </w:r>
      <w:r w:rsidRPr="008B3CB8">
        <w:t xml:space="preserve"> </w:t>
      </w:r>
      <w:r w:rsidRPr="008B3CB8">
        <w:rPr>
          <w:b/>
        </w:rPr>
        <w:t>5</w:t>
      </w:r>
      <w:r w:rsidRPr="008B3CB8">
        <w:t xml:space="preserve">, 2122 (2016). </w:t>
      </w:r>
      <w:hyperlink r:id="rId95" w:history="1">
        <w:r w:rsidRPr="008B3CB8">
          <w:rPr>
            <w:rStyle w:val="Hyperlink"/>
          </w:rPr>
          <w:t>https://doi.org/10.12688/f1000research.9501.2</w:t>
        </w:r>
      </w:hyperlink>
    </w:p>
    <w:p w14:paraId="791085F1" w14:textId="3BFE107D" w:rsidR="008B3CB8" w:rsidRPr="008B3CB8" w:rsidRDefault="008B3CB8" w:rsidP="008B3CB8">
      <w:pPr>
        <w:pStyle w:val="EndNoteBibliography"/>
        <w:spacing w:after="0"/>
        <w:ind w:left="720" w:hanging="720"/>
      </w:pPr>
      <w:r w:rsidRPr="008B3CB8">
        <w:t>86</w:t>
      </w:r>
      <w:r w:rsidRPr="008B3CB8">
        <w:tab/>
        <w:t>Korsunsky, I.</w:t>
      </w:r>
      <w:r w:rsidRPr="008B3CB8">
        <w:rPr>
          <w:i/>
        </w:rPr>
        <w:t xml:space="preserve"> et al.</w:t>
      </w:r>
      <w:r w:rsidRPr="008B3CB8">
        <w:t xml:space="preserve"> Fast, sensitive and accurate integration of single-cell data with Harmony. </w:t>
      </w:r>
      <w:r w:rsidRPr="008B3CB8">
        <w:rPr>
          <w:i/>
        </w:rPr>
        <w:t>Nat Methods</w:t>
      </w:r>
      <w:r w:rsidRPr="008B3CB8">
        <w:t xml:space="preserve"> </w:t>
      </w:r>
      <w:r w:rsidRPr="008B3CB8">
        <w:rPr>
          <w:b/>
        </w:rPr>
        <w:t>16</w:t>
      </w:r>
      <w:r w:rsidRPr="008B3CB8">
        <w:t xml:space="preserve">, 1289-1296 (2019). </w:t>
      </w:r>
      <w:hyperlink r:id="rId96" w:history="1">
        <w:r w:rsidRPr="008B3CB8">
          <w:rPr>
            <w:rStyle w:val="Hyperlink"/>
          </w:rPr>
          <w:t>https://doi.org/10.1038/s41592-019-0619-0</w:t>
        </w:r>
      </w:hyperlink>
    </w:p>
    <w:p w14:paraId="6889972D" w14:textId="5C10AEFD" w:rsidR="008B3CB8" w:rsidRPr="008B3CB8" w:rsidRDefault="008B3CB8" w:rsidP="008B3CB8">
      <w:pPr>
        <w:pStyle w:val="EndNoteBibliography"/>
        <w:spacing w:after="0"/>
        <w:ind w:left="720" w:hanging="720"/>
      </w:pPr>
      <w:r w:rsidRPr="008B3CB8">
        <w:t>87</w:t>
      </w:r>
      <w:r w:rsidRPr="008B3CB8">
        <w:tab/>
        <w:t xml:space="preserve">Langmead, B. &amp; Salzberg, S. L. Fast gapped-read alignment with Bowtie 2. </w:t>
      </w:r>
      <w:r w:rsidRPr="008B3CB8">
        <w:rPr>
          <w:i/>
        </w:rPr>
        <w:t>Nat Methods</w:t>
      </w:r>
      <w:r w:rsidRPr="008B3CB8">
        <w:t xml:space="preserve"> </w:t>
      </w:r>
      <w:r w:rsidRPr="008B3CB8">
        <w:rPr>
          <w:b/>
        </w:rPr>
        <w:t>9</w:t>
      </w:r>
      <w:r w:rsidRPr="008B3CB8">
        <w:t xml:space="preserve">, 357-359 (2012). </w:t>
      </w:r>
      <w:hyperlink r:id="rId97" w:history="1">
        <w:r w:rsidRPr="008B3CB8">
          <w:rPr>
            <w:rStyle w:val="Hyperlink"/>
          </w:rPr>
          <w:t>https://doi.org/10.1038/nmeth.1923</w:t>
        </w:r>
      </w:hyperlink>
    </w:p>
    <w:p w14:paraId="2FF09450" w14:textId="1E2BB554" w:rsidR="008B3CB8" w:rsidRPr="008B3CB8" w:rsidRDefault="008B3CB8" w:rsidP="008B3CB8">
      <w:pPr>
        <w:pStyle w:val="EndNoteBibliography"/>
        <w:spacing w:after="0"/>
        <w:ind w:left="720" w:hanging="720"/>
      </w:pPr>
      <w:r w:rsidRPr="008B3CB8">
        <w:t>88</w:t>
      </w:r>
      <w:r w:rsidRPr="008B3CB8">
        <w:tab/>
        <w:t>Zhang, Y.</w:t>
      </w:r>
      <w:r w:rsidRPr="008B3CB8">
        <w:rPr>
          <w:i/>
        </w:rPr>
        <w:t xml:space="preserve"> et al.</w:t>
      </w:r>
      <w:r w:rsidRPr="008B3CB8">
        <w:t xml:space="preserve"> Model-based analysis of ChIP-Seq (MACS). </w:t>
      </w:r>
      <w:r w:rsidRPr="008B3CB8">
        <w:rPr>
          <w:i/>
        </w:rPr>
        <w:t>Genome Biol</w:t>
      </w:r>
      <w:r w:rsidRPr="008B3CB8">
        <w:t xml:space="preserve"> </w:t>
      </w:r>
      <w:r w:rsidRPr="008B3CB8">
        <w:rPr>
          <w:b/>
        </w:rPr>
        <w:t>9</w:t>
      </w:r>
      <w:r w:rsidRPr="008B3CB8">
        <w:t xml:space="preserve">, R137 (2008). </w:t>
      </w:r>
      <w:hyperlink r:id="rId98" w:history="1">
        <w:r w:rsidRPr="008B3CB8">
          <w:rPr>
            <w:rStyle w:val="Hyperlink"/>
          </w:rPr>
          <w:t>https://doi.org/10.1186/gb-2008-9-9-r137</w:t>
        </w:r>
      </w:hyperlink>
    </w:p>
    <w:p w14:paraId="76EADE92" w14:textId="32CC4298" w:rsidR="008B3CB8" w:rsidRPr="008B3CB8" w:rsidRDefault="008B3CB8" w:rsidP="008B3CB8">
      <w:pPr>
        <w:pStyle w:val="EndNoteBibliography"/>
        <w:spacing w:after="0"/>
        <w:ind w:left="720" w:hanging="720"/>
      </w:pPr>
      <w:r w:rsidRPr="008B3CB8">
        <w:t>89</w:t>
      </w:r>
      <w:r w:rsidRPr="008B3CB8">
        <w:tab/>
        <w:t xml:space="preserve">Aronesty, E. Comparison of Sequencing Utility Programs. </w:t>
      </w:r>
      <w:r w:rsidRPr="008B3CB8">
        <w:rPr>
          <w:i/>
        </w:rPr>
        <w:t>The Open Bioinformatics Journal</w:t>
      </w:r>
      <w:r w:rsidRPr="008B3CB8">
        <w:t xml:space="preserve"> </w:t>
      </w:r>
      <w:r w:rsidRPr="008B3CB8">
        <w:rPr>
          <w:b/>
        </w:rPr>
        <w:t>7</w:t>
      </w:r>
      <w:r w:rsidRPr="008B3CB8">
        <w:t xml:space="preserve"> (2013). </w:t>
      </w:r>
      <w:hyperlink r:id="rId99" w:history="1">
        <w:r w:rsidRPr="008B3CB8">
          <w:rPr>
            <w:rStyle w:val="Hyperlink"/>
          </w:rPr>
          <w:t>https://doi.org/10.2174/1875036201307010001</w:t>
        </w:r>
      </w:hyperlink>
    </w:p>
    <w:p w14:paraId="0953D443" w14:textId="2A7779B6" w:rsidR="008B3CB8" w:rsidRPr="008B3CB8" w:rsidRDefault="008B3CB8" w:rsidP="008B3CB8">
      <w:pPr>
        <w:pStyle w:val="EndNoteBibliography"/>
        <w:spacing w:after="0"/>
        <w:ind w:left="720" w:hanging="720"/>
      </w:pPr>
      <w:r w:rsidRPr="008B3CB8">
        <w:t>90</w:t>
      </w:r>
      <w:r w:rsidRPr="008B3CB8">
        <w:tab/>
        <w:t>Schwartzman, O.</w:t>
      </w:r>
      <w:r w:rsidRPr="008B3CB8">
        <w:rPr>
          <w:i/>
        </w:rPr>
        <w:t xml:space="preserve"> et al.</w:t>
      </w:r>
      <w:r w:rsidRPr="008B3CB8">
        <w:t xml:space="preserve"> UMI-4C for quantitative and targeted chromosomal contact profiling. </w:t>
      </w:r>
      <w:r w:rsidRPr="008B3CB8">
        <w:rPr>
          <w:i/>
        </w:rPr>
        <w:t>Nat Methods</w:t>
      </w:r>
      <w:r w:rsidRPr="008B3CB8">
        <w:t xml:space="preserve"> </w:t>
      </w:r>
      <w:r w:rsidRPr="008B3CB8">
        <w:rPr>
          <w:b/>
        </w:rPr>
        <w:t>13</w:t>
      </w:r>
      <w:r w:rsidRPr="008B3CB8">
        <w:t xml:space="preserve">, 685-691 (2016). </w:t>
      </w:r>
      <w:hyperlink r:id="rId100" w:history="1">
        <w:r w:rsidRPr="008B3CB8">
          <w:rPr>
            <w:rStyle w:val="Hyperlink"/>
          </w:rPr>
          <w:t>https://doi.org/10.1038/nmeth.3922</w:t>
        </w:r>
      </w:hyperlink>
    </w:p>
    <w:p w14:paraId="4030B21F" w14:textId="1D7D18B9" w:rsidR="008B3CB8" w:rsidRPr="008B3CB8" w:rsidRDefault="008B3CB8" w:rsidP="008B3CB8">
      <w:pPr>
        <w:pStyle w:val="EndNoteBibliography"/>
        <w:spacing w:after="0"/>
        <w:ind w:left="720" w:hanging="720"/>
      </w:pPr>
      <w:r w:rsidRPr="008B3CB8">
        <w:t>91</w:t>
      </w:r>
      <w:r w:rsidRPr="008B3CB8">
        <w:tab/>
        <w:t xml:space="preserve">Ramos-Rodriguez, M., Subirana-Granes, M. &amp; Pasquali, L. UMI4Cats: an R package to analyze chromatin contact profiles obtained by UMI-4C. </w:t>
      </w:r>
      <w:r w:rsidRPr="008B3CB8">
        <w:rPr>
          <w:i/>
        </w:rPr>
        <w:t>Bioinformatics</w:t>
      </w:r>
      <w:r w:rsidRPr="008B3CB8">
        <w:t xml:space="preserve"> </w:t>
      </w:r>
      <w:r w:rsidRPr="008B3CB8">
        <w:rPr>
          <w:b/>
        </w:rPr>
        <w:t>37</w:t>
      </w:r>
      <w:r w:rsidRPr="008B3CB8">
        <w:t xml:space="preserve">, 4240-4242 (2021). </w:t>
      </w:r>
      <w:hyperlink r:id="rId101" w:history="1">
        <w:r w:rsidRPr="008B3CB8">
          <w:rPr>
            <w:rStyle w:val="Hyperlink"/>
          </w:rPr>
          <w:t>https://doi.org/10.1093/bioinformatics/btab392</w:t>
        </w:r>
      </w:hyperlink>
    </w:p>
    <w:p w14:paraId="6D717E75" w14:textId="5DED9CCE" w:rsidR="008B3CB8" w:rsidRPr="008B3CB8" w:rsidRDefault="008B3CB8" w:rsidP="008B3CB8">
      <w:pPr>
        <w:pStyle w:val="EndNoteBibliography"/>
        <w:spacing w:after="0"/>
        <w:ind w:left="720" w:hanging="720"/>
      </w:pPr>
      <w:r w:rsidRPr="008B3CB8">
        <w:t>92</w:t>
      </w:r>
      <w:r w:rsidRPr="008B3CB8">
        <w:tab/>
        <w:t xml:space="preserve">Moran, S., Arribas, C. &amp; Esteller, M. Validation of a DNA methylation microarray for 850,000 CpG sites of the human genome enriched in enhancer sequences. </w:t>
      </w:r>
      <w:r w:rsidRPr="008B3CB8">
        <w:rPr>
          <w:i/>
        </w:rPr>
        <w:t>Epigenomics</w:t>
      </w:r>
      <w:r w:rsidRPr="008B3CB8">
        <w:t xml:space="preserve"> </w:t>
      </w:r>
      <w:r w:rsidRPr="008B3CB8">
        <w:rPr>
          <w:b/>
        </w:rPr>
        <w:t>8</w:t>
      </w:r>
      <w:r w:rsidRPr="008B3CB8">
        <w:t xml:space="preserve">, 389-399 (2016). </w:t>
      </w:r>
      <w:hyperlink r:id="rId102" w:history="1">
        <w:r w:rsidRPr="008B3CB8">
          <w:rPr>
            <w:rStyle w:val="Hyperlink"/>
          </w:rPr>
          <w:t>https://doi.org/10.2217/epi.15.114</w:t>
        </w:r>
      </w:hyperlink>
    </w:p>
    <w:p w14:paraId="78F11FAB" w14:textId="5392C2A3" w:rsidR="008B3CB8" w:rsidRPr="008B3CB8" w:rsidRDefault="008B3CB8" w:rsidP="008B3CB8">
      <w:pPr>
        <w:pStyle w:val="EndNoteBibliography"/>
        <w:spacing w:after="0"/>
        <w:ind w:left="720" w:hanging="720"/>
      </w:pPr>
      <w:r w:rsidRPr="008B3CB8">
        <w:t>93</w:t>
      </w:r>
      <w:r w:rsidRPr="008B3CB8">
        <w:tab/>
        <w:t>Assenov, Y.</w:t>
      </w:r>
      <w:r w:rsidRPr="008B3CB8">
        <w:rPr>
          <w:i/>
        </w:rPr>
        <w:t xml:space="preserve"> et al.</w:t>
      </w:r>
      <w:r w:rsidRPr="008B3CB8">
        <w:t xml:space="preserve"> Comprehensive analysis of DNA methylation data with RnBeads. </w:t>
      </w:r>
      <w:r w:rsidRPr="008B3CB8">
        <w:rPr>
          <w:i/>
        </w:rPr>
        <w:t>Nat Methods</w:t>
      </w:r>
      <w:r w:rsidRPr="008B3CB8">
        <w:t xml:space="preserve"> </w:t>
      </w:r>
      <w:r w:rsidRPr="008B3CB8">
        <w:rPr>
          <w:b/>
        </w:rPr>
        <w:t>11</w:t>
      </w:r>
      <w:r w:rsidRPr="008B3CB8">
        <w:t xml:space="preserve">, 1138-1140 (2014). </w:t>
      </w:r>
      <w:hyperlink r:id="rId103" w:history="1">
        <w:r w:rsidRPr="008B3CB8">
          <w:rPr>
            <w:rStyle w:val="Hyperlink"/>
          </w:rPr>
          <w:t>https://doi.org/10.1038/nmeth.3115</w:t>
        </w:r>
      </w:hyperlink>
    </w:p>
    <w:p w14:paraId="5021AFF0" w14:textId="76AFB828" w:rsidR="008B3CB8" w:rsidRPr="008B3CB8" w:rsidRDefault="008B3CB8" w:rsidP="008B3CB8">
      <w:pPr>
        <w:pStyle w:val="EndNoteBibliography"/>
        <w:spacing w:after="0"/>
        <w:ind w:left="720" w:hanging="720"/>
      </w:pPr>
      <w:r w:rsidRPr="008B3CB8">
        <w:t>94</w:t>
      </w:r>
      <w:r w:rsidRPr="008B3CB8">
        <w:tab/>
        <w:t>Cosentino, C.</w:t>
      </w:r>
      <w:r w:rsidRPr="008B3CB8">
        <w:rPr>
          <w:i/>
        </w:rPr>
        <w:t xml:space="preserve"> et al.</w:t>
      </w:r>
      <w:r w:rsidRPr="008B3CB8">
        <w:t xml:space="preserve"> Pancreatic beta-cell tRNA hypomethylation and fragmentation link TRMT10A deficiency with diabetes. </w:t>
      </w:r>
      <w:r w:rsidRPr="008B3CB8">
        <w:rPr>
          <w:i/>
        </w:rPr>
        <w:t>Nucleic Acids Res</w:t>
      </w:r>
      <w:r w:rsidRPr="008B3CB8">
        <w:t xml:space="preserve"> </w:t>
      </w:r>
      <w:r w:rsidRPr="008B3CB8">
        <w:rPr>
          <w:b/>
        </w:rPr>
        <w:t>46</w:t>
      </w:r>
      <w:r w:rsidRPr="008B3CB8">
        <w:t xml:space="preserve">, 10302-10318 (2018). </w:t>
      </w:r>
      <w:hyperlink r:id="rId104" w:history="1">
        <w:r w:rsidRPr="008B3CB8">
          <w:rPr>
            <w:rStyle w:val="Hyperlink"/>
          </w:rPr>
          <w:t>https://doi.org/10.1093/nar/gky839</w:t>
        </w:r>
      </w:hyperlink>
    </w:p>
    <w:p w14:paraId="176C1013" w14:textId="1B288364" w:rsidR="008B3CB8" w:rsidRPr="008B3CB8" w:rsidRDefault="008B3CB8" w:rsidP="008B3CB8">
      <w:pPr>
        <w:pStyle w:val="EndNoteBibliography"/>
        <w:spacing w:after="0"/>
        <w:ind w:left="720" w:hanging="720"/>
      </w:pPr>
      <w:r w:rsidRPr="008B3CB8">
        <w:t>95</w:t>
      </w:r>
      <w:r w:rsidRPr="008B3CB8">
        <w:tab/>
        <w:t>De Franco, E.</w:t>
      </w:r>
      <w:r w:rsidRPr="008B3CB8">
        <w:rPr>
          <w:i/>
        </w:rPr>
        <w:t xml:space="preserve"> et al.</w:t>
      </w:r>
      <w:r w:rsidRPr="008B3CB8">
        <w:t xml:space="preserve"> YIPF5 mutations cause neonatal diabetes and microcephaly through endoplasmic reticulum stress. </w:t>
      </w:r>
      <w:r w:rsidRPr="008B3CB8">
        <w:rPr>
          <w:i/>
        </w:rPr>
        <w:t>J Clin Invest</w:t>
      </w:r>
      <w:r w:rsidRPr="008B3CB8">
        <w:t xml:space="preserve"> </w:t>
      </w:r>
      <w:r w:rsidRPr="008B3CB8">
        <w:rPr>
          <w:b/>
        </w:rPr>
        <w:t>130</w:t>
      </w:r>
      <w:r w:rsidRPr="008B3CB8">
        <w:t xml:space="preserve">, 6338-6353 (2020). </w:t>
      </w:r>
      <w:hyperlink r:id="rId105" w:history="1">
        <w:r w:rsidRPr="008B3CB8">
          <w:rPr>
            <w:rStyle w:val="Hyperlink"/>
          </w:rPr>
          <w:t>https://doi.org/10.1172/JCI141455</w:t>
        </w:r>
      </w:hyperlink>
    </w:p>
    <w:p w14:paraId="7739E2D3" w14:textId="1B379E55" w:rsidR="008B3CB8" w:rsidRPr="008B3CB8" w:rsidRDefault="008B3CB8" w:rsidP="008B3CB8">
      <w:pPr>
        <w:pStyle w:val="EndNoteBibliography"/>
        <w:spacing w:after="0"/>
        <w:ind w:left="720" w:hanging="720"/>
      </w:pPr>
      <w:r w:rsidRPr="008B3CB8">
        <w:t>96</w:t>
      </w:r>
      <w:r w:rsidRPr="008B3CB8">
        <w:tab/>
        <w:t>Trokovic, R.</w:t>
      </w:r>
      <w:r w:rsidRPr="008B3CB8">
        <w:rPr>
          <w:i/>
        </w:rPr>
        <w:t xml:space="preserve"> et al.</w:t>
      </w:r>
      <w:r w:rsidRPr="008B3CB8">
        <w:t xml:space="preserve"> Advanced feeder-free generation of induced pluripotent stem cells directly from blood cells. </w:t>
      </w:r>
      <w:r w:rsidRPr="008B3CB8">
        <w:rPr>
          <w:i/>
        </w:rPr>
        <w:t>Stem Cells Transl Med</w:t>
      </w:r>
      <w:r w:rsidRPr="008B3CB8">
        <w:t xml:space="preserve"> </w:t>
      </w:r>
      <w:r w:rsidRPr="008B3CB8">
        <w:rPr>
          <w:b/>
        </w:rPr>
        <w:t>3</w:t>
      </w:r>
      <w:r w:rsidRPr="008B3CB8">
        <w:t xml:space="preserve">, 1402-1409 (2014). </w:t>
      </w:r>
      <w:hyperlink r:id="rId106" w:history="1">
        <w:r w:rsidRPr="008B3CB8">
          <w:rPr>
            <w:rStyle w:val="Hyperlink"/>
          </w:rPr>
          <w:t>https://doi.org/10.5966/sctm.2014-0113</w:t>
        </w:r>
      </w:hyperlink>
    </w:p>
    <w:p w14:paraId="57F3DEAE" w14:textId="5DAA41D8" w:rsidR="008B3CB8" w:rsidRPr="008B3CB8" w:rsidRDefault="008B3CB8" w:rsidP="008B3CB8">
      <w:pPr>
        <w:pStyle w:val="EndNoteBibliography"/>
        <w:spacing w:after="0"/>
        <w:ind w:left="720" w:hanging="720"/>
      </w:pPr>
      <w:r w:rsidRPr="008B3CB8">
        <w:t>97</w:t>
      </w:r>
      <w:r w:rsidRPr="008B3CB8">
        <w:tab/>
        <w:t xml:space="preserve">Webb-Robertson, B. J., Matzke, M. M., Jacobs, J. M., Pounds, J. G. &amp; Waters, K. M. A statistical selection strategy for normalization procedures in LC-MS proteomics experiments through dataset-dependent ranking of normalization scaling factors. </w:t>
      </w:r>
      <w:r w:rsidRPr="008B3CB8">
        <w:rPr>
          <w:i/>
        </w:rPr>
        <w:t>Proteomics</w:t>
      </w:r>
      <w:r w:rsidRPr="008B3CB8">
        <w:t xml:space="preserve"> </w:t>
      </w:r>
      <w:r w:rsidRPr="008B3CB8">
        <w:rPr>
          <w:b/>
        </w:rPr>
        <w:t>11</w:t>
      </w:r>
      <w:r w:rsidRPr="008B3CB8">
        <w:t xml:space="preserve">, 4736-4741 (2011). </w:t>
      </w:r>
      <w:hyperlink r:id="rId107" w:history="1">
        <w:r w:rsidRPr="008B3CB8">
          <w:rPr>
            <w:rStyle w:val="Hyperlink"/>
          </w:rPr>
          <w:t>https://doi.org/10.1002/pmic.201100078</w:t>
        </w:r>
      </w:hyperlink>
    </w:p>
    <w:p w14:paraId="4A8ABCC3" w14:textId="46730734" w:rsidR="008B3CB8" w:rsidRPr="008B3CB8" w:rsidRDefault="008B3CB8" w:rsidP="008B3CB8">
      <w:pPr>
        <w:pStyle w:val="EndNoteBibliography"/>
        <w:spacing w:after="0"/>
        <w:ind w:left="720" w:hanging="720"/>
      </w:pPr>
      <w:r w:rsidRPr="008B3CB8">
        <w:t>98</w:t>
      </w:r>
      <w:r w:rsidRPr="008B3CB8">
        <w:tab/>
        <w:t>Matzke, M. M.</w:t>
      </w:r>
      <w:r w:rsidRPr="008B3CB8">
        <w:rPr>
          <w:i/>
        </w:rPr>
        <w:t xml:space="preserve"> et al.</w:t>
      </w:r>
      <w:r w:rsidRPr="008B3CB8">
        <w:t xml:space="preserve"> Improved quality control processing of peptide-centric LC-MS proteomics data. </w:t>
      </w:r>
      <w:r w:rsidRPr="008B3CB8">
        <w:rPr>
          <w:i/>
        </w:rPr>
        <w:t>Bioinformatics</w:t>
      </w:r>
      <w:r w:rsidRPr="008B3CB8">
        <w:t xml:space="preserve"> </w:t>
      </w:r>
      <w:r w:rsidRPr="008B3CB8">
        <w:rPr>
          <w:b/>
        </w:rPr>
        <w:t>27</w:t>
      </w:r>
      <w:r w:rsidRPr="008B3CB8">
        <w:t xml:space="preserve">, 2866-2872 (2011). </w:t>
      </w:r>
      <w:hyperlink r:id="rId108" w:history="1">
        <w:r w:rsidRPr="008B3CB8">
          <w:rPr>
            <w:rStyle w:val="Hyperlink"/>
          </w:rPr>
          <w:t>https://doi.org/10.1093/bioinformatics/btr479</w:t>
        </w:r>
      </w:hyperlink>
    </w:p>
    <w:p w14:paraId="52F754CF" w14:textId="5C812EFE" w:rsidR="008B3CB8" w:rsidRPr="008B3CB8" w:rsidRDefault="008B3CB8" w:rsidP="008B3CB8">
      <w:pPr>
        <w:pStyle w:val="EndNoteBibliography"/>
        <w:spacing w:after="0"/>
        <w:ind w:left="720" w:hanging="720"/>
      </w:pPr>
      <w:r w:rsidRPr="008B3CB8">
        <w:t>99</w:t>
      </w:r>
      <w:r w:rsidRPr="008B3CB8">
        <w:tab/>
        <w:t xml:space="preserve">Kaestner, K. H., Powers, A. C., Naji, A., Consortium, H. &amp; Atkinson, M. A. NIH Initiative to Improve Understanding of the Pancreas, Islet, and Autoimmunity in Type 1 Diabetes: The Human Pancreas Analysis Program (HPAP). </w:t>
      </w:r>
      <w:r w:rsidRPr="008B3CB8">
        <w:rPr>
          <w:i/>
        </w:rPr>
        <w:t>Diabetes</w:t>
      </w:r>
      <w:r w:rsidRPr="008B3CB8">
        <w:t xml:space="preserve"> </w:t>
      </w:r>
      <w:r w:rsidRPr="008B3CB8">
        <w:rPr>
          <w:b/>
        </w:rPr>
        <w:t>68</w:t>
      </w:r>
      <w:r w:rsidRPr="008B3CB8">
        <w:t xml:space="preserve">, 1394-1402 (2019). </w:t>
      </w:r>
      <w:hyperlink r:id="rId109" w:history="1">
        <w:r w:rsidRPr="008B3CB8">
          <w:rPr>
            <w:rStyle w:val="Hyperlink"/>
          </w:rPr>
          <w:t>https://doi.org/10.2337/db19-0058</w:t>
        </w:r>
      </w:hyperlink>
    </w:p>
    <w:p w14:paraId="32341F21" w14:textId="0D81CF42" w:rsidR="008B3CB8" w:rsidRPr="008B3CB8" w:rsidRDefault="008B3CB8" w:rsidP="008B3CB8">
      <w:pPr>
        <w:pStyle w:val="EndNoteBibliography"/>
        <w:ind w:left="720" w:hanging="720"/>
      </w:pPr>
      <w:r w:rsidRPr="008B3CB8">
        <w:t>100</w:t>
      </w:r>
      <w:r w:rsidRPr="008B3CB8">
        <w:tab/>
        <w:t>Sarkar, S.</w:t>
      </w:r>
      <w:r w:rsidRPr="008B3CB8">
        <w:rPr>
          <w:i/>
        </w:rPr>
        <w:t xml:space="preserve"> et al.</w:t>
      </w:r>
      <w:r w:rsidRPr="008B3CB8">
        <w:t xml:space="preserve"> Protection of beta cells against pro-inflammatory cytokine stress by the GDF15-ERBB2 signaling. </w:t>
      </w:r>
      <w:r w:rsidRPr="008B3CB8">
        <w:rPr>
          <w:i/>
        </w:rPr>
        <w:t>medRxiv</w:t>
      </w:r>
      <w:r w:rsidRPr="008B3CB8">
        <w:t xml:space="preserve"> (2023). </w:t>
      </w:r>
      <w:hyperlink r:id="rId110" w:history="1">
        <w:r w:rsidRPr="008B3CB8">
          <w:rPr>
            <w:rStyle w:val="Hyperlink"/>
          </w:rPr>
          <w:t>https://doi.org/10.1101/2023.11.27.23298904</w:t>
        </w:r>
      </w:hyperlink>
    </w:p>
    <w:p w14:paraId="300C223A" w14:textId="6556136D" w:rsidR="00C67C34" w:rsidRDefault="005F700D" w:rsidP="00CE5867">
      <w:pPr>
        <w:jc w:val="both"/>
        <w:rPr>
          <w:rFonts w:ascii="Arial" w:hAnsi="Arial" w:cs="Arial"/>
          <w:sz w:val="22"/>
          <w:szCs w:val="22"/>
        </w:rPr>
      </w:pPr>
      <w:r>
        <w:rPr>
          <w:rFonts w:ascii="Arial" w:hAnsi="Arial" w:cs="Arial"/>
          <w:sz w:val="22"/>
          <w:szCs w:val="22"/>
        </w:rPr>
        <w:fldChar w:fldCharType="end"/>
      </w:r>
    </w:p>
    <w:p w14:paraId="1BAD0498" w14:textId="77777777" w:rsidR="000E605F" w:rsidRDefault="000E605F" w:rsidP="00CE5867">
      <w:pPr>
        <w:jc w:val="both"/>
        <w:rPr>
          <w:rFonts w:ascii="Arial" w:hAnsi="Arial" w:cs="Arial"/>
          <w:b/>
          <w:bCs/>
          <w:sz w:val="22"/>
          <w:szCs w:val="22"/>
        </w:rPr>
      </w:pPr>
    </w:p>
    <w:p w14:paraId="2E1572C9" w14:textId="77777777" w:rsidR="000E605F" w:rsidRDefault="000E605F" w:rsidP="00CE5867">
      <w:pPr>
        <w:jc w:val="both"/>
        <w:rPr>
          <w:rFonts w:ascii="Arial" w:hAnsi="Arial" w:cs="Arial"/>
          <w:b/>
          <w:bCs/>
          <w:sz w:val="22"/>
          <w:szCs w:val="22"/>
        </w:rPr>
      </w:pPr>
    </w:p>
    <w:p w14:paraId="4B217353" w14:textId="77777777" w:rsidR="00205B34" w:rsidRDefault="00205B34" w:rsidP="00CE5867">
      <w:pPr>
        <w:jc w:val="both"/>
        <w:rPr>
          <w:rFonts w:ascii="Arial" w:hAnsi="Arial" w:cs="Arial"/>
          <w:b/>
          <w:bCs/>
          <w:sz w:val="22"/>
          <w:szCs w:val="22"/>
        </w:rPr>
      </w:pPr>
    </w:p>
    <w:p w14:paraId="7F0C977B" w14:textId="77777777" w:rsidR="007D0ECF" w:rsidRDefault="007D0ECF">
      <w:pPr>
        <w:rPr>
          <w:rFonts w:ascii="Arial" w:hAnsi="Arial" w:cs="Arial"/>
          <w:b/>
          <w:bCs/>
          <w:sz w:val="22"/>
          <w:szCs w:val="22"/>
        </w:rPr>
      </w:pPr>
      <w:r>
        <w:rPr>
          <w:rFonts w:ascii="Arial" w:hAnsi="Arial" w:cs="Arial"/>
          <w:b/>
          <w:bCs/>
          <w:sz w:val="22"/>
          <w:szCs w:val="22"/>
        </w:rPr>
        <w:br w:type="page"/>
      </w:r>
    </w:p>
    <w:p w14:paraId="5C381401" w14:textId="583C1F6A" w:rsidR="00967B75" w:rsidRDefault="00AD7E80" w:rsidP="00CE5867">
      <w:pPr>
        <w:jc w:val="both"/>
        <w:rPr>
          <w:rFonts w:ascii="Arial" w:hAnsi="Arial" w:cs="Arial"/>
          <w:b/>
          <w:bCs/>
          <w:sz w:val="22"/>
          <w:szCs w:val="22"/>
        </w:rPr>
      </w:pPr>
      <w:r>
        <w:rPr>
          <w:rFonts w:ascii="Arial" w:hAnsi="Arial" w:cs="Arial"/>
          <w:b/>
          <w:bCs/>
          <w:sz w:val="22"/>
          <w:szCs w:val="22"/>
        </w:rPr>
        <w:lastRenderedPageBreak/>
        <w:t xml:space="preserve">Table 1: </w:t>
      </w:r>
      <w:r w:rsidR="001C254E" w:rsidRPr="001C254E">
        <w:rPr>
          <w:rFonts w:ascii="Arial" w:hAnsi="Arial" w:cs="Arial"/>
          <w:b/>
          <w:bCs/>
          <w:sz w:val="22"/>
          <w:szCs w:val="22"/>
        </w:rPr>
        <w:t>Summary of the studies and data availability.</w:t>
      </w:r>
    </w:p>
    <w:tbl>
      <w:tblPr>
        <w:tblStyle w:val="TableGrid"/>
        <w:tblW w:w="0" w:type="auto"/>
        <w:tblLook w:val="04A0" w:firstRow="1" w:lastRow="0" w:firstColumn="1" w:lastColumn="0" w:noHBand="0" w:noVBand="1"/>
        <w:tblPrChange w:id="254" w:author="Sarkar, Soumyadeep" w:date="2026-05-08T23:53:00Z" w16du:dateUtc="2026-05-09T06:53:00Z">
          <w:tblPr>
            <w:tblStyle w:val="TableGrid"/>
            <w:tblW w:w="0" w:type="auto"/>
            <w:tblLook w:val="04A0" w:firstRow="1" w:lastRow="0" w:firstColumn="1" w:lastColumn="0" w:noHBand="0" w:noVBand="1"/>
          </w:tblPr>
        </w:tblPrChange>
      </w:tblPr>
      <w:tblGrid>
        <w:gridCol w:w="727"/>
        <w:gridCol w:w="890"/>
        <w:gridCol w:w="1111"/>
        <w:gridCol w:w="567"/>
        <w:gridCol w:w="1317"/>
        <w:gridCol w:w="790"/>
        <w:gridCol w:w="1715"/>
        <w:gridCol w:w="2223"/>
        <w:tblGridChange w:id="255">
          <w:tblGrid>
            <w:gridCol w:w="727"/>
            <w:gridCol w:w="9"/>
            <w:gridCol w:w="1"/>
            <w:gridCol w:w="169"/>
            <w:gridCol w:w="711"/>
            <w:gridCol w:w="15"/>
            <w:gridCol w:w="2"/>
            <w:gridCol w:w="276"/>
            <w:gridCol w:w="818"/>
            <w:gridCol w:w="16"/>
            <w:gridCol w:w="2"/>
            <w:gridCol w:w="299"/>
            <w:gridCol w:w="250"/>
            <w:gridCol w:w="28"/>
            <w:gridCol w:w="4"/>
            <w:gridCol w:w="532"/>
            <w:gridCol w:w="753"/>
            <w:gridCol w:w="28"/>
            <w:gridCol w:w="4"/>
            <w:gridCol w:w="501"/>
            <w:gridCol w:w="257"/>
            <w:gridCol w:w="36"/>
            <w:gridCol w:w="5"/>
            <w:gridCol w:w="647"/>
            <w:gridCol w:w="1027"/>
            <w:gridCol w:w="33"/>
            <w:gridCol w:w="3"/>
            <w:gridCol w:w="644"/>
            <w:gridCol w:w="1543"/>
          </w:tblGrid>
        </w:tblGridChange>
      </w:tblGrid>
      <w:tr w:rsidR="0004718E" w:rsidRPr="00530C5E" w14:paraId="2C0925B5" w14:textId="77777777" w:rsidTr="0055612D">
        <w:tc>
          <w:tcPr>
            <w:tcW w:w="727" w:type="dxa"/>
            <w:tcBorders>
              <w:top w:val="single" w:sz="8" w:space="0" w:color="auto"/>
              <w:left w:val="single" w:sz="8" w:space="0" w:color="auto"/>
              <w:bottom w:val="single" w:sz="12" w:space="0" w:color="auto"/>
            </w:tcBorders>
            <w:vAlign w:val="center"/>
            <w:tcPrChange w:id="256" w:author="Sarkar, Soumyadeep" w:date="2026-05-08T23:53:00Z" w16du:dateUtc="2026-05-09T06:53:00Z">
              <w:tcPr>
                <w:tcW w:w="1027" w:type="dxa"/>
                <w:gridSpan w:val="4"/>
                <w:tcBorders>
                  <w:top w:val="single" w:sz="8" w:space="0" w:color="auto"/>
                  <w:left w:val="single" w:sz="8" w:space="0" w:color="auto"/>
                  <w:bottom w:val="single" w:sz="8" w:space="0" w:color="auto"/>
                </w:tcBorders>
                <w:vAlign w:val="center"/>
              </w:tcPr>
            </w:tcPrChange>
          </w:tcPr>
          <w:p w14:paraId="5DCAAE2A" w14:textId="5EF6AE91" w:rsidR="0004718E" w:rsidRPr="004F3EC4" w:rsidRDefault="0004718E" w:rsidP="0004718E">
            <w:pPr>
              <w:rPr>
                <w:rFonts w:ascii="Arial" w:hAnsi="Arial" w:cs="Arial"/>
                <w:b/>
                <w:sz w:val="11"/>
                <w:szCs w:val="11"/>
              </w:rPr>
            </w:pPr>
            <w:r w:rsidRPr="004F3EC4">
              <w:rPr>
                <w:rFonts w:ascii="Arial" w:hAnsi="Arial" w:cs="Arial"/>
                <w:b/>
                <w:color w:val="000000"/>
                <w:sz w:val="11"/>
                <w:szCs w:val="11"/>
              </w:rPr>
              <w:t>Data package</w:t>
            </w:r>
          </w:p>
        </w:tc>
        <w:tc>
          <w:tcPr>
            <w:tcW w:w="890" w:type="dxa"/>
            <w:tcBorders>
              <w:top w:val="single" w:sz="8" w:space="0" w:color="auto"/>
              <w:bottom w:val="single" w:sz="12" w:space="0" w:color="auto"/>
            </w:tcBorders>
            <w:vAlign w:val="center"/>
            <w:tcPrChange w:id="257" w:author="Sarkar, Soumyadeep" w:date="2026-05-08T23:53:00Z" w16du:dateUtc="2026-05-09T06:53:00Z">
              <w:tcPr>
                <w:tcW w:w="1080" w:type="dxa"/>
                <w:gridSpan w:val="4"/>
                <w:tcBorders>
                  <w:top w:val="single" w:sz="8" w:space="0" w:color="auto"/>
                  <w:bottom w:val="single" w:sz="8" w:space="0" w:color="auto"/>
                </w:tcBorders>
                <w:vAlign w:val="center"/>
              </w:tcPr>
            </w:tcPrChange>
          </w:tcPr>
          <w:p w14:paraId="43885D6C" w14:textId="0C55CF85" w:rsidR="0004718E" w:rsidRPr="004F3EC4" w:rsidRDefault="0004718E" w:rsidP="0004718E">
            <w:pPr>
              <w:rPr>
                <w:rFonts w:ascii="Arial" w:hAnsi="Arial" w:cs="Arial"/>
                <w:b/>
                <w:sz w:val="11"/>
                <w:szCs w:val="11"/>
              </w:rPr>
            </w:pPr>
            <w:r w:rsidRPr="004F3EC4">
              <w:rPr>
                <w:rFonts w:ascii="Arial" w:hAnsi="Arial" w:cs="Arial"/>
                <w:b/>
                <w:color w:val="000000"/>
                <w:sz w:val="11"/>
                <w:szCs w:val="11"/>
              </w:rPr>
              <w:t>Model</w:t>
            </w:r>
          </w:p>
        </w:tc>
        <w:tc>
          <w:tcPr>
            <w:tcW w:w="1111" w:type="dxa"/>
            <w:tcBorders>
              <w:top w:val="single" w:sz="8" w:space="0" w:color="auto"/>
              <w:bottom w:val="single" w:sz="12" w:space="0" w:color="auto"/>
            </w:tcBorders>
            <w:vAlign w:val="center"/>
            <w:tcPrChange w:id="258" w:author="Sarkar, Soumyadeep" w:date="2026-05-08T23:53:00Z" w16du:dateUtc="2026-05-09T06:53:00Z">
              <w:tcPr>
                <w:tcW w:w="1151" w:type="dxa"/>
                <w:gridSpan w:val="4"/>
                <w:tcBorders>
                  <w:top w:val="single" w:sz="8" w:space="0" w:color="auto"/>
                  <w:bottom w:val="single" w:sz="8" w:space="0" w:color="auto"/>
                </w:tcBorders>
                <w:vAlign w:val="center"/>
              </w:tcPr>
            </w:tcPrChange>
          </w:tcPr>
          <w:p w14:paraId="6174C735" w14:textId="1CBB0E5D" w:rsidR="0004718E" w:rsidRPr="004F3EC4" w:rsidRDefault="0004718E" w:rsidP="0004718E">
            <w:pPr>
              <w:rPr>
                <w:rFonts w:ascii="Arial" w:hAnsi="Arial" w:cs="Arial"/>
                <w:b/>
                <w:sz w:val="11"/>
                <w:szCs w:val="11"/>
              </w:rPr>
            </w:pPr>
            <w:r w:rsidRPr="004F3EC4">
              <w:rPr>
                <w:rFonts w:ascii="Arial" w:hAnsi="Arial" w:cs="Arial"/>
                <w:b/>
                <w:color w:val="000000"/>
                <w:sz w:val="11"/>
                <w:szCs w:val="11"/>
              </w:rPr>
              <w:t>Treatment</w:t>
            </w:r>
          </w:p>
        </w:tc>
        <w:tc>
          <w:tcPr>
            <w:tcW w:w="567" w:type="dxa"/>
            <w:tcBorders>
              <w:top w:val="single" w:sz="8" w:space="0" w:color="auto"/>
              <w:bottom w:val="single" w:sz="12" w:space="0" w:color="auto"/>
            </w:tcBorders>
            <w:vAlign w:val="center"/>
            <w:tcPrChange w:id="259" w:author="Sarkar, Soumyadeep" w:date="2026-05-08T23:53:00Z" w16du:dateUtc="2026-05-09T06:53:00Z">
              <w:tcPr>
                <w:tcW w:w="979" w:type="dxa"/>
                <w:gridSpan w:val="4"/>
                <w:tcBorders>
                  <w:top w:val="single" w:sz="8" w:space="0" w:color="auto"/>
                  <w:bottom w:val="single" w:sz="8" w:space="0" w:color="auto"/>
                </w:tcBorders>
                <w:vAlign w:val="center"/>
              </w:tcPr>
            </w:tcPrChange>
          </w:tcPr>
          <w:p w14:paraId="580B2753" w14:textId="4F22C83F" w:rsidR="0004718E" w:rsidRPr="004F3EC4" w:rsidRDefault="0004718E" w:rsidP="0004718E">
            <w:pPr>
              <w:rPr>
                <w:rFonts w:ascii="Arial" w:hAnsi="Arial" w:cs="Arial"/>
                <w:b/>
                <w:sz w:val="11"/>
                <w:szCs w:val="11"/>
              </w:rPr>
            </w:pPr>
            <w:r w:rsidRPr="004F3EC4">
              <w:rPr>
                <w:rFonts w:ascii="Arial" w:hAnsi="Arial" w:cs="Arial"/>
                <w:b/>
                <w:color w:val="000000"/>
                <w:sz w:val="11"/>
                <w:szCs w:val="11"/>
              </w:rPr>
              <w:t>Time (h)</w:t>
            </w:r>
          </w:p>
        </w:tc>
        <w:tc>
          <w:tcPr>
            <w:tcW w:w="1317" w:type="dxa"/>
            <w:tcBorders>
              <w:top w:val="single" w:sz="8" w:space="0" w:color="auto"/>
              <w:bottom w:val="single" w:sz="12" w:space="0" w:color="auto"/>
            </w:tcBorders>
            <w:vAlign w:val="center"/>
            <w:tcPrChange w:id="260" w:author="Sarkar, Soumyadeep" w:date="2026-05-08T23:53:00Z" w16du:dateUtc="2026-05-09T06:53:00Z">
              <w:tcPr>
                <w:tcW w:w="1189" w:type="dxa"/>
                <w:gridSpan w:val="4"/>
                <w:tcBorders>
                  <w:top w:val="single" w:sz="8" w:space="0" w:color="auto"/>
                  <w:bottom w:val="single" w:sz="8" w:space="0" w:color="auto"/>
                </w:tcBorders>
                <w:vAlign w:val="center"/>
              </w:tcPr>
            </w:tcPrChange>
          </w:tcPr>
          <w:p w14:paraId="3EF08AA5" w14:textId="0468F727" w:rsidR="0004718E" w:rsidRPr="004F3EC4" w:rsidRDefault="0004718E" w:rsidP="0004718E">
            <w:pPr>
              <w:rPr>
                <w:rFonts w:ascii="Arial" w:hAnsi="Arial" w:cs="Arial"/>
                <w:b/>
                <w:sz w:val="11"/>
                <w:szCs w:val="11"/>
              </w:rPr>
            </w:pPr>
            <w:r w:rsidRPr="004F3EC4">
              <w:rPr>
                <w:rFonts w:ascii="Arial" w:hAnsi="Arial" w:cs="Arial"/>
                <w:b/>
                <w:color w:val="000000"/>
                <w:sz w:val="11"/>
                <w:szCs w:val="11"/>
              </w:rPr>
              <w:t>Omics Data Type</w:t>
            </w:r>
          </w:p>
        </w:tc>
        <w:tc>
          <w:tcPr>
            <w:tcW w:w="790" w:type="dxa"/>
            <w:tcBorders>
              <w:top w:val="single" w:sz="8" w:space="0" w:color="auto"/>
              <w:bottom w:val="single" w:sz="12" w:space="0" w:color="auto"/>
            </w:tcBorders>
            <w:vAlign w:val="center"/>
            <w:tcPrChange w:id="261" w:author="Sarkar, Soumyadeep" w:date="2026-05-08T23:53:00Z" w16du:dateUtc="2026-05-09T06:53:00Z">
              <w:tcPr>
                <w:tcW w:w="1049" w:type="dxa"/>
                <w:gridSpan w:val="4"/>
                <w:tcBorders>
                  <w:top w:val="single" w:sz="8" w:space="0" w:color="auto"/>
                  <w:bottom w:val="single" w:sz="8" w:space="0" w:color="auto"/>
                </w:tcBorders>
                <w:vAlign w:val="center"/>
              </w:tcPr>
            </w:tcPrChange>
          </w:tcPr>
          <w:p w14:paraId="2D03C092" w14:textId="49DE339D" w:rsidR="0004718E" w:rsidRPr="004F3EC4" w:rsidRDefault="0004718E" w:rsidP="0004718E">
            <w:pPr>
              <w:rPr>
                <w:rFonts w:ascii="Arial" w:hAnsi="Arial" w:cs="Arial"/>
                <w:b/>
                <w:sz w:val="11"/>
                <w:szCs w:val="11"/>
              </w:rPr>
            </w:pPr>
            <w:r w:rsidRPr="004F3EC4">
              <w:rPr>
                <w:rFonts w:ascii="Arial" w:hAnsi="Arial" w:cs="Arial"/>
                <w:b/>
                <w:color w:val="000000"/>
                <w:sz w:val="11"/>
                <w:szCs w:val="11"/>
              </w:rPr>
              <w:t># of replicates</w:t>
            </w:r>
          </w:p>
        </w:tc>
        <w:tc>
          <w:tcPr>
            <w:tcW w:w="1715" w:type="dxa"/>
            <w:tcBorders>
              <w:top w:val="single" w:sz="8" w:space="0" w:color="auto"/>
              <w:bottom w:val="single" w:sz="12" w:space="0" w:color="auto"/>
            </w:tcBorders>
            <w:vAlign w:val="center"/>
            <w:tcPrChange w:id="262" w:author="Sarkar, Soumyadeep" w:date="2026-05-08T23:53:00Z" w16du:dateUtc="2026-05-09T06:53:00Z">
              <w:tcPr>
                <w:tcW w:w="1707" w:type="dxa"/>
                <w:gridSpan w:val="4"/>
                <w:tcBorders>
                  <w:top w:val="single" w:sz="8" w:space="0" w:color="auto"/>
                  <w:bottom w:val="single" w:sz="8" w:space="0" w:color="auto"/>
                </w:tcBorders>
                <w:vAlign w:val="center"/>
              </w:tcPr>
            </w:tcPrChange>
          </w:tcPr>
          <w:p w14:paraId="03FF78B6" w14:textId="6C6EDA76" w:rsidR="0004718E" w:rsidRPr="004F3EC4" w:rsidRDefault="0004718E" w:rsidP="0004718E">
            <w:pPr>
              <w:rPr>
                <w:rFonts w:ascii="Arial" w:hAnsi="Arial" w:cs="Arial"/>
                <w:b/>
                <w:sz w:val="11"/>
                <w:szCs w:val="11"/>
              </w:rPr>
            </w:pPr>
            <w:r w:rsidRPr="004F3EC4">
              <w:rPr>
                <w:rFonts w:ascii="Arial" w:hAnsi="Arial" w:cs="Arial"/>
                <w:b/>
                <w:color w:val="000000"/>
                <w:sz w:val="11"/>
                <w:szCs w:val="11"/>
              </w:rPr>
              <w:t>PMID/DOI</w:t>
            </w:r>
          </w:p>
        </w:tc>
        <w:tc>
          <w:tcPr>
            <w:tcW w:w="2223" w:type="dxa"/>
            <w:tcBorders>
              <w:top w:val="single" w:sz="8" w:space="0" w:color="auto"/>
              <w:bottom w:val="single" w:sz="12" w:space="0" w:color="auto"/>
              <w:right w:val="single" w:sz="8" w:space="0" w:color="auto"/>
            </w:tcBorders>
            <w:vAlign w:val="center"/>
            <w:tcPrChange w:id="263" w:author="Sarkar, Soumyadeep" w:date="2026-05-08T23:53:00Z" w16du:dateUtc="2026-05-09T06:53:00Z">
              <w:tcPr>
                <w:tcW w:w="1158" w:type="dxa"/>
                <w:tcBorders>
                  <w:top w:val="single" w:sz="8" w:space="0" w:color="auto"/>
                  <w:bottom w:val="single" w:sz="8" w:space="0" w:color="auto"/>
                  <w:right w:val="single" w:sz="8" w:space="0" w:color="auto"/>
                </w:tcBorders>
                <w:vAlign w:val="center"/>
              </w:tcPr>
            </w:tcPrChange>
          </w:tcPr>
          <w:p w14:paraId="7AC67F28" w14:textId="73BFC531" w:rsidR="0004718E" w:rsidRPr="004F3EC4" w:rsidRDefault="0004718E" w:rsidP="0004718E">
            <w:pPr>
              <w:rPr>
                <w:rFonts w:ascii="Arial" w:hAnsi="Arial" w:cs="Arial"/>
                <w:b/>
                <w:sz w:val="11"/>
                <w:szCs w:val="11"/>
              </w:rPr>
            </w:pPr>
            <w:r w:rsidRPr="004F3EC4">
              <w:rPr>
                <w:rFonts w:ascii="Arial" w:hAnsi="Arial" w:cs="Arial"/>
                <w:b/>
                <w:color w:val="000000"/>
                <w:sz w:val="11"/>
                <w:szCs w:val="11"/>
              </w:rPr>
              <w:t>Repository</w:t>
            </w:r>
          </w:p>
        </w:tc>
      </w:tr>
      <w:tr w:rsidR="00D4454A" w:rsidRPr="0004718E" w14:paraId="2330C2AC" w14:textId="77777777" w:rsidTr="004F5BE1">
        <w:tc>
          <w:tcPr>
            <w:tcW w:w="727" w:type="dxa"/>
            <w:vMerge w:val="restart"/>
            <w:tcBorders>
              <w:top w:val="single" w:sz="12" w:space="0" w:color="auto"/>
              <w:left w:val="single" w:sz="8" w:space="0" w:color="auto"/>
            </w:tcBorders>
            <w:vAlign w:val="center"/>
            <w:tcPrChange w:id="264" w:author="Sarkar, Soumyadeep" w:date="2026-05-20T10:17:00Z" w16du:dateUtc="2026-05-20T17:17:00Z">
              <w:tcPr>
                <w:tcW w:w="736" w:type="dxa"/>
                <w:gridSpan w:val="2"/>
                <w:vMerge w:val="restart"/>
                <w:tcBorders>
                  <w:top w:val="single" w:sz="12" w:space="0" w:color="auto"/>
                  <w:left w:val="single" w:sz="8" w:space="0" w:color="auto"/>
                </w:tcBorders>
                <w:vAlign w:val="center"/>
              </w:tcPr>
            </w:tcPrChange>
          </w:tcPr>
          <w:p w14:paraId="75F8541D" w14:textId="1EFCF166" w:rsidR="00D4454A" w:rsidRPr="004F3EC4" w:rsidRDefault="00D4454A" w:rsidP="0004718E">
            <w:pPr>
              <w:rPr>
                <w:rFonts w:ascii="Arial" w:hAnsi="Arial" w:cs="Arial"/>
                <w:b/>
                <w:sz w:val="11"/>
                <w:szCs w:val="11"/>
              </w:rPr>
            </w:pPr>
            <w:r w:rsidRPr="004F3EC4">
              <w:rPr>
                <w:rFonts w:ascii="Arial" w:hAnsi="Arial" w:cs="Arial"/>
                <w:color w:val="000000"/>
                <w:sz w:val="11"/>
                <w:szCs w:val="11"/>
              </w:rPr>
              <w:t>Pck001</w:t>
            </w:r>
          </w:p>
        </w:tc>
        <w:tc>
          <w:tcPr>
            <w:tcW w:w="890" w:type="dxa"/>
            <w:vMerge w:val="restart"/>
            <w:tcBorders>
              <w:top w:val="single" w:sz="12" w:space="0" w:color="auto"/>
            </w:tcBorders>
            <w:vAlign w:val="center"/>
            <w:tcPrChange w:id="265" w:author="Sarkar, Soumyadeep" w:date="2026-05-20T10:17:00Z" w16du:dateUtc="2026-05-20T17:17:00Z">
              <w:tcPr>
                <w:tcW w:w="896" w:type="dxa"/>
                <w:gridSpan w:val="4"/>
                <w:vMerge w:val="restart"/>
                <w:tcBorders>
                  <w:top w:val="single" w:sz="12" w:space="0" w:color="auto"/>
                </w:tcBorders>
                <w:vAlign w:val="center"/>
              </w:tcPr>
            </w:tcPrChange>
          </w:tcPr>
          <w:p w14:paraId="52BFC1B0" w14:textId="68C58EA0" w:rsidR="00D4454A" w:rsidRPr="004F3EC4" w:rsidRDefault="00D4454A" w:rsidP="0004718E">
            <w:pPr>
              <w:rPr>
                <w:rFonts w:ascii="Arial" w:hAnsi="Arial" w:cs="Arial"/>
                <w:b/>
                <w:sz w:val="11"/>
                <w:szCs w:val="11"/>
              </w:rPr>
            </w:pPr>
            <w:r w:rsidRPr="004F3EC4">
              <w:rPr>
                <w:rFonts w:ascii="Arial" w:hAnsi="Arial" w:cs="Arial"/>
                <w:color w:val="000000"/>
                <w:sz w:val="11"/>
                <w:szCs w:val="11"/>
              </w:rPr>
              <w:t>Human pancreatic islets</w:t>
            </w:r>
          </w:p>
        </w:tc>
        <w:tc>
          <w:tcPr>
            <w:tcW w:w="1111" w:type="dxa"/>
            <w:vMerge w:val="restart"/>
            <w:tcBorders>
              <w:top w:val="single" w:sz="12" w:space="0" w:color="auto"/>
            </w:tcBorders>
            <w:vAlign w:val="center"/>
            <w:tcPrChange w:id="266" w:author="Sarkar, Soumyadeep" w:date="2026-05-20T10:17:00Z" w16du:dateUtc="2026-05-20T17:17:00Z">
              <w:tcPr>
                <w:tcW w:w="1112" w:type="dxa"/>
                <w:gridSpan w:val="4"/>
                <w:vMerge w:val="restart"/>
                <w:tcBorders>
                  <w:top w:val="single" w:sz="12" w:space="0" w:color="auto"/>
                </w:tcBorders>
                <w:vAlign w:val="center"/>
              </w:tcPr>
            </w:tcPrChange>
          </w:tcPr>
          <w:p w14:paraId="21765F05" w14:textId="7DFD6F48" w:rsidR="00D4454A" w:rsidRPr="004F3EC4" w:rsidRDefault="00D4454A" w:rsidP="0004718E">
            <w:pPr>
              <w:rPr>
                <w:rFonts w:ascii="Arial" w:hAnsi="Arial" w:cs="Arial"/>
                <w:b/>
                <w:sz w:val="11"/>
                <w:szCs w:val="11"/>
              </w:rPr>
            </w:pPr>
            <w:r w:rsidRPr="004F3EC4">
              <w:rPr>
                <w:rFonts w:ascii="Arial" w:hAnsi="Arial" w:cs="Arial"/>
                <w:color w:val="000000"/>
                <w:sz w:val="11"/>
                <w:szCs w:val="11"/>
              </w:rPr>
              <w:t>IFNγ + IL-1β</w:t>
            </w:r>
          </w:p>
        </w:tc>
        <w:tc>
          <w:tcPr>
            <w:tcW w:w="567" w:type="dxa"/>
            <w:vMerge w:val="restart"/>
            <w:tcBorders>
              <w:top w:val="single" w:sz="12" w:space="0" w:color="auto"/>
            </w:tcBorders>
            <w:vAlign w:val="center"/>
            <w:tcPrChange w:id="267" w:author="Sarkar, Soumyadeep" w:date="2026-05-20T10:17:00Z" w16du:dateUtc="2026-05-20T17:17:00Z">
              <w:tcPr>
                <w:tcW w:w="579" w:type="dxa"/>
                <w:gridSpan w:val="4"/>
                <w:vMerge w:val="restart"/>
                <w:tcBorders>
                  <w:top w:val="single" w:sz="12" w:space="0" w:color="auto"/>
                </w:tcBorders>
                <w:vAlign w:val="center"/>
              </w:tcPr>
            </w:tcPrChange>
          </w:tcPr>
          <w:p w14:paraId="552813BD" w14:textId="7EA31137" w:rsidR="00D4454A" w:rsidRPr="004F3EC4" w:rsidRDefault="00D4454A" w:rsidP="0004718E">
            <w:pPr>
              <w:rPr>
                <w:rFonts w:ascii="Arial" w:hAnsi="Arial" w:cs="Arial"/>
                <w:b/>
                <w:sz w:val="11"/>
                <w:szCs w:val="11"/>
              </w:rPr>
            </w:pPr>
            <w:r w:rsidRPr="004F3EC4">
              <w:rPr>
                <w:rFonts w:ascii="Arial" w:hAnsi="Arial" w:cs="Arial"/>
                <w:color w:val="000000"/>
                <w:sz w:val="11"/>
                <w:szCs w:val="11"/>
              </w:rPr>
              <w:t>48</w:t>
            </w:r>
          </w:p>
        </w:tc>
        <w:tc>
          <w:tcPr>
            <w:tcW w:w="1317" w:type="dxa"/>
            <w:tcBorders>
              <w:top w:val="single" w:sz="12" w:space="0" w:color="auto"/>
            </w:tcBorders>
            <w:vAlign w:val="center"/>
            <w:tcPrChange w:id="268" w:author="Sarkar, Soumyadeep" w:date="2026-05-20T10:17:00Z" w16du:dateUtc="2026-05-20T17:17:00Z">
              <w:tcPr>
                <w:tcW w:w="1317" w:type="dxa"/>
                <w:gridSpan w:val="4"/>
                <w:tcBorders>
                  <w:top w:val="single" w:sz="12" w:space="0" w:color="auto"/>
                </w:tcBorders>
                <w:vAlign w:val="center"/>
              </w:tcPr>
            </w:tcPrChange>
          </w:tcPr>
          <w:p w14:paraId="7D8A1A17" w14:textId="50D8791E" w:rsidR="00D4454A" w:rsidRPr="004F3EC4" w:rsidRDefault="00D4454A" w:rsidP="0004718E">
            <w:pPr>
              <w:rPr>
                <w:rFonts w:ascii="Arial" w:hAnsi="Arial" w:cs="Arial"/>
                <w:b/>
                <w:sz w:val="11"/>
                <w:szCs w:val="11"/>
              </w:rPr>
            </w:pPr>
            <w:r w:rsidRPr="004F3EC4">
              <w:rPr>
                <w:rFonts w:ascii="Arial" w:hAnsi="Arial" w:cs="Arial"/>
                <w:color w:val="000000"/>
                <w:sz w:val="11"/>
                <w:szCs w:val="11"/>
              </w:rPr>
              <w:t>RNA-seq</w:t>
            </w:r>
          </w:p>
        </w:tc>
        <w:tc>
          <w:tcPr>
            <w:tcW w:w="790" w:type="dxa"/>
            <w:tcBorders>
              <w:top w:val="single" w:sz="12" w:space="0" w:color="auto"/>
            </w:tcBorders>
            <w:vAlign w:val="center"/>
            <w:tcPrChange w:id="269" w:author="Sarkar, Soumyadeep" w:date="2026-05-20T10:17:00Z" w16du:dateUtc="2026-05-20T17:17:00Z">
              <w:tcPr>
                <w:tcW w:w="798" w:type="dxa"/>
                <w:gridSpan w:val="4"/>
                <w:tcBorders>
                  <w:top w:val="single" w:sz="12" w:space="0" w:color="auto"/>
                </w:tcBorders>
                <w:vAlign w:val="center"/>
              </w:tcPr>
            </w:tcPrChange>
          </w:tcPr>
          <w:p w14:paraId="3617DBCB" w14:textId="1BAB63C5" w:rsidR="00D4454A" w:rsidRPr="004F3EC4" w:rsidRDefault="00D4454A" w:rsidP="0004718E">
            <w:pPr>
              <w:rPr>
                <w:rFonts w:ascii="Arial" w:hAnsi="Arial" w:cs="Arial"/>
                <w:b/>
                <w:sz w:val="11"/>
                <w:szCs w:val="11"/>
              </w:rPr>
            </w:pPr>
            <w:r w:rsidRPr="004F3EC4">
              <w:rPr>
                <w:rFonts w:ascii="Arial" w:hAnsi="Arial" w:cs="Arial"/>
                <w:color w:val="000000"/>
                <w:sz w:val="11"/>
                <w:szCs w:val="11"/>
              </w:rPr>
              <w:t>5</w:t>
            </w:r>
          </w:p>
        </w:tc>
        <w:tc>
          <w:tcPr>
            <w:tcW w:w="1715" w:type="dxa"/>
            <w:vMerge w:val="restart"/>
            <w:tcBorders>
              <w:top w:val="single" w:sz="12" w:space="0" w:color="auto"/>
            </w:tcBorders>
            <w:vAlign w:val="center"/>
            <w:tcPrChange w:id="270" w:author="Sarkar, Soumyadeep" w:date="2026-05-20T10:17:00Z" w16du:dateUtc="2026-05-20T17:17:00Z">
              <w:tcPr>
                <w:tcW w:w="1715" w:type="dxa"/>
                <w:gridSpan w:val="5"/>
                <w:vMerge w:val="restart"/>
                <w:tcBorders>
                  <w:top w:val="single" w:sz="12" w:space="0" w:color="auto"/>
                </w:tcBorders>
                <w:vAlign w:val="center"/>
              </w:tcPr>
            </w:tcPrChange>
          </w:tcPr>
          <w:p w14:paraId="4B85F048" w14:textId="7929980E" w:rsidR="00D4454A" w:rsidRPr="004F3EC4" w:rsidDel="00D4454A" w:rsidRDefault="00D4454A" w:rsidP="00D4454A">
            <w:pPr>
              <w:rPr>
                <w:del w:id="271" w:author="Sarkar, Soumyadeep" w:date="2026-05-18T14:06:00Z" w16du:dateUtc="2026-05-18T21:06:00Z"/>
                <w:rFonts w:ascii="Arial" w:hAnsi="Arial" w:cs="Arial"/>
                <w:b/>
                <w:sz w:val="11"/>
                <w:szCs w:val="11"/>
              </w:rPr>
            </w:pPr>
            <w:r w:rsidRPr="004F3EC4">
              <w:rPr>
                <w:rFonts w:ascii="Arial" w:hAnsi="Arial" w:cs="Arial"/>
                <w:color w:val="000000"/>
                <w:sz w:val="11"/>
                <w:szCs w:val="11"/>
              </w:rPr>
              <w:t>3167686</w:t>
            </w:r>
            <w:ins w:id="272" w:author="Sarkar, Soumyadeep" w:date="2026-05-18T14:06:00Z" w16du:dateUtc="2026-05-18T21:06:00Z">
              <w:r w:rsidR="008E31CB">
                <w:rPr>
                  <w:rFonts w:ascii="Arial" w:hAnsi="Arial" w:cs="Arial"/>
                  <w:color w:val="000000"/>
                  <w:sz w:val="11"/>
                  <w:szCs w:val="11"/>
                </w:rPr>
                <w:t>8</w:t>
              </w:r>
            </w:ins>
            <w:del w:id="273" w:author="Sarkar, Soumyadeep" w:date="2026-05-18T14:06:00Z" w16du:dateUtc="2026-05-18T21:06:00Z">
              <w:r w:rsidRPr="004F3EC4" w:rsidDel="00D4454A">
                <w:rPr>
                  <w:rFonts w:ascii="Arial" w:hAnsi="Arial" w:cs="Arial"/>
                  <w:color w:val="000000"/>
                  <w:sz w:val="11"/>
                  <w:szCs w:val="11"/>
                </w:rPr>
                <w:delText>8</w:delText>
              </w:r>
            </w:del>
          </w:p>
          <w:p w14:paraId="6C5FDCAF" w14:textId="77777777" w:rsidR="00D4454A" w:rsidRPr="00DD6795" w:rsidDel="00D4454A" w:rsidRDefault="00D4454A" w:rsidP="00D4454A">
            <w:pPr>
              <w:rPr>
                <w:del w:id="274" w:author="Sarkar, Soumyadeep" w:date="2026-05-18T14:06:00Z" w16du:dateUtc="2026-05-18T21:06:00Z"/>
                <w:rFonts w:ascii="Arial" w:hAnsi="Arial" w:cs="Arial"/>
                <w:b/>
                <w:sz w:val="11"/>
                <w:szCs w:val="11"/>
              </w:rPr>
            </w:pPr>
            <w:del w:id="275" w:author="Sarkar, Soumyadeep" w:date="2026-05-18T14:05:00Z" w16du:dateUtc="2026-05-18T21:05:00Z">
              <w:r w:rsidRPr="00DD6795" w:rsidDel="00D4454A">
                <w:rPr>
                  <w:rFonts w:ascii="Arial" w:hAnsi="Arial" w:cs="Arial"/>
                  <w:color w:val="000000"/>
                  <w:sz w:val="11"/>
                  <w:szCs w:val="11"/>
                </w:rPr>
                <w:delText>31676868</w:delText>
              </w:r>
            </w:del>
          </w:p>
          <w:p w14:paraId="34A2204F" w14:textId="77777777" w:rsidR="00D4454A" w:rsidRPr="00DD6795" w:rsidDel="00D4454A" w:rsidRDefault="00D4454A" w:rsidP="00D4454A">
            <w:pPr>
              <w:rPr>
                <w:del w:id="276" w:author="Sarkar, Soumyadeep" w:date="2026-05-18T14:06:00Z" w16du:dateUtc="2026-05-18T21:06:00Z"/>
                <w:rFonts w:ascii="Arial" w:hAnsi="Arial" w:cs="Arial"/>
                <w:b/>
                <w:sz w:val="11"/>
                <w:szCs w:val="11"/>
              </w:rPr>
            </w:pPr>
            <w:del w:id="277" w:author="Sarkar, Soumyadeep" w:date="2026-05-18T14:05:00Z" w16du:dateUtc="2026-05-18T21:05:00Z">
              <w:r w:rsidRPr="00DD6795" w:rsidDel="00D4454A">
                <w:rPr>
                  <w:rFonts w:ascii="Arial" w:hAnsi="Arial" w:cs="Arial"/>
                  <w:color w:val="000000"/>
                  <w:sz w:val="11"/>
                  <w:szCs w:val="11"/>
                </w:rPr>
                <w:delText>31676868</w:delText>
              </w:r>
            </w:del>
          </w:p>
          <w:p w14:paraId="4C57C2C0" w14:textId="4ABE3E68" w:rsidR="00D4454A" w:rsidRPr="004F3EC4" w:rsidRDefault="00D4454A" w:rsidP="00D4454A">
            <w:pPr>
              <w:rPr>
                <w:rFonts w:ascii="Arial" w:hAnsi="Arial" w:cs="Arial"/>
                <w:b/>
                <w:sz w:val="11"/>
                <w:szCs w:val="11"/>
              </w:rPr>
            </w:pPr>
            <w:del w:id="278" w:author="Sarkar, Soumyadeep" w:date="2026-05-18T14:05:00Z" w16du:dateUtc="2026-05-18T21:05:00Z">
              <w:r w:rsidRPr="00DD6795" w:rsidDel="00D4454A">
                <w:rPr>
                  <w:rFonts w:ascii="Arial" w:hAnsi="Arial" w:cs="Arial"/>
                  <w:color w:val="000000"/>
                  <w:sz w:val="11"/>
                  <w:szCs w:val="11"/>
                </w:rPr>
                <w:delText>31676868</w:delText>
              </w:r>
            </w:del>
          </w:p>
        </w:tc>
        <w:tc>
          <w:tcPr>
            <w:tcW w:w="2223" w:type="dxa"/>
            <w:tcBorders>
              <w:top w:val="single" w:sz="12" w:space="0" w:color="auto"/>
              <w:right w:val="single" w:sz="8" w:space="0" w:color="auto"/>
            </w:tcBorders>
            <w:vAlign w:val="center"/>
            <w:tcPrChange w:id="279" w:author="Sarkar, Soumyadeep" w:date="2026-05-20T10:17:00Z" w16du:dateUtc="2026-05-20T17:17:00Z">
              <w:tcPr>
                <w:tcW w:w="2187" w:type="dxa"/>
                <w:gridSpan w:val="2"/>
                <w:tcBorders>
                  <w:top w:val="single" w:sz="12" w:space="0" w:color="auto"/>
                  <w:right w:val="single" w:sz="8" w:space="0" w:color="auto"/>
                </w:tcBorders>
                <w:vAlign w:val="bottom"/>
              </w:tcPr>
            </w:tcPrChange>
          </w:tcPr>
          <w:p w14:paraId="5DD72EF1" w14:textId="5D99BB1F" w:rsidR="00D4454A" w:rsidRPr="004F3EC4" w:rsidRDefault="00D4454A" w:rsidP="004F5BE1">
            <w:pPr>
              <w:rPr>
                <w:rFonts w:ascii="Arial" w:hAnsi="Arial" w:cs="Arial"/>
                <w:b/>
                <w:sz w:val="11"/>
                <w:szCs w:val="11"/>
              </w:rPr>
            </w:pPr>
            <w:r w:rsidRPr="004F3EC4">
              <w:rPr>
                <w:rFonts w:ascii="Arial" w:hAnsi="Arial" w:cs="Arial"/>
                <w:color w:val="000000"/>
                <w:sz w:val="11"/>
                <w:szCs w:val="11"/>
              </w:rPr>
              <w:t>GSE108413</w:t>
            </w:r>
          </w:p>
        </w:tc>
      </w:tr>
      <w:tr w:rsidR="00D4454A" w:rsidRPr="0004718E" w14:paraId="4DF93585" w14:textId="77777777" w:rsidTr="004F5BE1">
        <w:tc>
          <w:tcPr>
            <w:tcW w:w="727" w:type="dxa"/>
            <w:vMerge/>
            <w:tcBorders>
              <w:left w:val="single" w:sz="8" w:space="0" w:color="auto"/>
            </w:tcBorders>
            <w:vAlign w:val="center"/>
            <w:tcPrChange w:id="280" w:author="Sarkar, Soumyadeep" w:date="2026-05-20T10:17:00Z" w16du:dateUtc="2026-05-20T17:17:00Z">
              <w:tcPr>
                <w:tcW w:w="727" w:type="dxa"/>
                <w:vMerge/>
                <w:tcBorders>
                  <w:left w:val="single" w:sz="8" w:space="0" w:color="auto"/>
                </w:tcBorders>
                <w:vAlign w:val="center"/>
              </w:tcPr>
            </w:tcPrChange>
          </w:tcPr>
          <w:p w14:paraId="20A90246" w14:textId="77777777" w:rsidR="00D4454A" w:rsidRPr="00DD6795" w:rsidRDefault="00D4454A" w:rsidP="0004718E">
            <w:pPr>
              <w:rPr>
                <w:rFonts w:ascii="Arial" w:hAnsi="Arial" w:cs="Arial"/>
                <w:b/>
                <w:sz w:val="11"/>
                <w:szCs w:val="11"/>
              </w:rPr>
            </w:pPr>
          </w:p>
        </w:tc>
        <w:tc>
          <w:tcPr>
            <w:tcW w:w="890" w:type="dxa"/>
            <w:vMerge/>
            <w:vAlign w:val="center"/>
            <w:tcPrChange w:id="281" w:author="Sarkar, Soumyadeep" w:date="2026-05-20T10:17:00Z" w16du:dateUtc="2026-05-20T17:17:00Z">
              <w:tcPr>
                <w:tcW w:w="890" w:type="dxa"/>
                <w:gridSpan w:val="4"/>
                <w:vMerge/>
                <w:vAlign w:val="center"/>
              </w:tcPr>
            </w:tcPrChange>
          </w:tcPr>
          <w:p w14:paraId="0EC8FD57" w14:textId="77777777" w:rsidR="00D4454A" w:rsidRPr="00DD6795" w:rsidRDefault="00D4454A" w:rsidP="0004718E">
            <w:pPr>
              <w:rPr>
                <w:rFonts w:ascii="Arial" w:hAnsi="Arial" w:cs="Arial"/>
                <w:b/>
                <w:sz w:val="11"/>
                <w:szCs w:val="11"/>
              </w:rPr>
            </w:pPr>
          </w:p>
        </w:tc>
        <w:tc>
          <w:tcPr>
            <w:tcW w:w="1111" w:type="dxa"/>
            <w:vMerge/>
            <w:vAlign w:val="center"/>
            <w:tcPrChange w:id="282" w:author="Sarkar, Soumyadeep" w:date="2026-05-20T10:17:00Z" w16du:dateUtc="2026-05-20T17:17:00Z">
              <w:tcPr>
                <w:tcW w:w="1111" w:type="dxa"/>
                <w:gridSpan w:val="4"/>
                <w:vMerge/>
                <w:vAlign w:val="center"/>
              </w:tcPr>
            </w:tcPrChange>
          </w:tcPr>
          <w:p w14:paraId="4FABB823" w14:textId="77777777" w:rsidR="00D4454A" w:rsidRPr="00DD6795" w:rsidRDefault="00D4454A" w:rsidP="0004718E">
            <w:pPr>
              <w:rPr>
                <w:rFonts w:ascii="Arial" w:hAnsi="Arial" w:cs="Arial"/>
                <w:b/>
                <w:sz w:val="11"/>
                <w:szCs w:val="11"/>
              </w:rPr>
            </w:pPr>
          </w:p>
        </w:tc>
        <w:tc>
          <w:tcPr>
            <w:tcW w:w="567" w:type="dxa"/>
            <w:vMerge/>
            <w:vAlign w:val="center"/>
            <w:tcPrChange w:id="283" w:author="Sarkar, Soumyadeep" w:date="2026-05-20T10:17:00Z" w16du:dateUtc="2026-05-20T17:17:00Z">
              <w:tcPr>
                <w:tcW w:w="567" w:type="dxa"/>
                <w:gridSpan w:val="4"/>
                <w:vMerge/>
                <w:vAlign w:val="center"/>
              </w:tcPr>
            </w:tcPrChange>
          </w:tcPr>
          <w:p w14:paraId="09C40623" w14:textId="77777777" w:rsidR="00D4454A" w:rsidRPr="00DD6795" w:rsidRDefault="00D4454A" w:rsidP="0004718E">
            <w:pPr>
              <w:rPr>
                <w:rFonts w:ascii="Arial" w:hAnsi="Arial" w:cs="Arial"/>
                <w:b/>
                <w:sz w:val="11"/>
                <w:szCs w:val="11"/>
              </w:rPr>
            </w:pPr>
          </w:p>
        </w:tc>
        <w:tc>
          <w:tcPr>
            <w:tcW w:w="1317" w:type="dxa"/>
            <w:vAlign w:val="center"/>
            <w:tcPrChange w:id="284" w:author="Sarkar, Soumyadeep" w:date="2026-05-20T10:17:00Z" w16du:dateUtc="2026-05-20T17:17:00Z">
              <w:tcPr>
                <w:tcW w:w="1317" w:type="dxa"/>
                <w:gridSpan w:val="4"/>
                <w:vAlign w:val="center"/>
              </w:tcPr>
            </w:tcPrChange>
          </w:tcPr>
          <w:p w14:paraId="402C2403" w14:textId="6DAC83E7" w:rsidR="00D4454A" w:rsidRPr="00DD6795" w:rsidRDefault="00D4454A" w:rsidP="0004718E">
            <w:pPr>
              <w:rPr>
                <w:rFonts w:ascii="Arial" w:hAnsi="Arial" w:cs="Arial"/>
                <w:b/>
                <w:sz w:val="11"/>
                <w:szCs w:val="11"/>
              </w:rPr>
            </w:pPr>
            <w:r w:rsidRPr="00DD6795">
              <w:rPr>
                <w:rFonts w:ascii="Arial" w:hAnsi="Arial" w:cs="Arial"/>
                <w:color w:val="000000"/>
                <w:sz w:val="11"/>
                <w:szCs w:val="11"/>
              </w:rPr>
              <w:t>ATAC-seq</w:t>
            </w:r>
          </w:p>
        </w:tc>
        <w:tc>
          <w:tcPr>
            <w:tcW w:w="790" w:type="dxa"/>
            <w:vAlign w:val="center"/>
            <w:tcPrChange w:id="285" w:author="Sarkar, Soumyadeep" w:date="2026-05-20T10:17:00Z" w16du:dateUtc="2026-05-20T17:17:00Z">
              <w:tcPr>
                <w:tcW w:w="790" w:type="dxa"/>
                <w:gridSpan w:val="4"/>
                <w:vAlign w:val="center"/>
              </w:tcPr>
            </w:tcPrChange>
          </w:tcPr>
          <w:p w14:paraId="786E62E0" w14:textId="0E4D277D" w:rsidR="00D4454A" w:rsidRPr="00DD6795" w:rsidRDefault="00D4454A" w:rsidP="0004718E">
            <w:pPr>
              <w:rPr>
                <w:rFonts w:ascii="Arial" w:hAnsi="Arial" w:cs="Arial"/>
                <w:b/>
                <w:sz w:val="11"/>
                <w:szCs w:val="11"/>
              </w:rPr>
            </w:pPr>
            <w:r w:rsidRPr="00DD6795">
              <w:rPr>
                <w:rFonts w:ascii="Arial" w:hAnsi="Arial" w:cs="Arial"/>
                <w:color w:val="000000"/>
                <w:sz w:val="11"/>
                <w:szCs w:val="11"/>
              </w:rPr>
              <w:t>5</w:t>
            </w:r>
          </w:p>
        </w:tc>
        <w:tc>
          <w:tcPr>
            <w:tcW w:w="1715" w:type="dxa"/>
            <w:vMerge/>
            <w:vAlign w:val="center"/>
            <w:tcPrChange w:id="286" w:author="Sarkar, Soumyadeep" w:date="2026-05-20T10:17:00Z" w16du:dateUtc="2026-05-20T17:17:00Z">
              <w:tcPr>
                <w:tcW w:w="1715" w:type="dxa"/>
                <w:gridSpan w:val="4"/>
                <w:vMerge/>
                <w:vAlign w:val="center"/>
              </w:tcPr>
            </w:tcPrChange>
          </w:tcPr>
          <w:p w14:paraId="3DD418C5" w14:textId="5552F42F" w:rsidR="00D4454A" w:rsidRPr="00DD6795" w:rsidRDefault="00D4454A" w:rsidP="0004718E">
            <w:pPr>
              <w:rPr>
                <w:rFonts w:ascii="Arial" w:hAnsi="Arial" w:cs="Arial"/>
                <w:b/>
                <w:sz w:val="11"/>
                <w:szCs w:val="11"/>
              </w:rPr>
            </w:pPr>
          </w:p>
        </w:tc>
        <w:tc>
          <w:tcPr>
            <w:tcW w:w="2223" w:type="dxa"/>
            <w:tcBorders>
              <w:right w:val="single" w:sz="8" w:space="0" w:color="auto"/>
            </w:tcBorders>
            <w:vAlign w:val="center"/>
            <w:tcPrChange w:id="287" w:author="Sarkar, Soumyadeep" w:date="2026-05-20T10:17:00Z" w16du:dateUtc="2026-05-20T17:17:00Z">
              <w:tcPr>
                <w:tcW w:w="2223" w:type="dxa"/>
                <w:gridSpan w:val="4"/>
                <w:tcBorders>
                  <w:right w:val="single" w:sz="8" w:space="0" w:color="auto"/>
                </w:tcBorders>
                <w:vAlign w:val="bottom"/>
              </w:tcPr>
            </w:tcPrChange>
          </w:tcPr>
          <w:p w14:paraId="0CC71EE7" w14:textId="67BFBCFB" w:rsidR="00D4454A" w:rsidRPr="00DD6795" w:rsidRDefault="00D4454A" w:rsidP="004F5BE1">
            <w:pPr>
              <w:rPr>
                <w:rFonts w:ascii="Arial" w:hAnsi="Arial" w:cs="Arial"/>
                <w:b/>
                <w:sz w:val="11"/>
                <w:szCs w:val="11"/>
              </w:rPr>
            </w:pPr>
            <w:r w:rsidRPr="00DD6795">
              <w:rPr>
                <w:rFonts w:ascii="Arial" w:hAnsi="Arial" w:cs="Arial"/>
                <w:color w:val="000000"/>
                <w:sz w:val="11"/>
                <w:szCs w:val="11"/>
              </w:rPr>
              <w:t>GSE123404</w:t>
            </w:r>
          </w:p>
        </w:tc>
      </w:tr>
      <w:tr w:rsidR="00D4454A" w:rsidRPr="0004718E" w14:paraId="269EB150" w14:textId="77777777" w:rsidTr="004F5BE1">
        <w:tc>
          <w:tcPr>
            <w:tcW w:w="727" w:type="dxa"/>
            <w:vMerge/>
            <w:tcBorders>
              <w:left w:val="single" w:sz="8" w:space="0" w:color="auto"/>
            </w:tcBorders>
            <w:vAlign w:val="center"/>
            <w:tcPrChange w:id="288" w:author="Sarkar, Soumyadeep" w:date="2026-05-20T10:17:00Z" w16du:dateUtc="2026-05-20T17:17:00Z">
              <w:tcPr>
                <w:tcW w:w="727" w:type="dxa"/>
                <w:vMerge/>
                <w:tcBorders>
                  <w:left w:val="single" w:sz="8" w:space="0" w:color="auto"/>
                </w:tcBorders>
                <w:vAlign w:val="center"/>
              </w:tcPr>
            </w:tcPrChange>
          </w:tcPr>
          <w:p w14:paraId="6C871298" w14:textId="77777777" w:rsidR="00D4454A" w:rsidRPr="00DD6795" w:rsidRDefault="00D4454A" w:rsidP="0004718E">
            <w:pPr>
              <w:rPr>
                <w:rFonts w:ascii="Arial" w:hAnsi="Arial" w:cs="Arial"/>
                <w:b/>
                <w:sz w:val="11"/>
                <w:szCs w:val="11"/>
              </w:rPr>
            </w:pPr>
          </w:p>
        </w:tc>
        <w:tc>
          <w:tcPr>
            <w:tcW w:w="890" w:type="dxa"/>
            <w:vMerge/>
            <w:vAlign w:val="center"/>
            <w:tcPrChange w:id="289" w:author="Sarkar, Soumyadeep" w:date="2026-05-20T10:17:00Z" w16du:dateUtc="2026-05-20T17:17:00Z">
              <w:tcPr>
                <w:tcW w:w="890" w:type="dxa"/>
                <w:gridSpan w:val="4"/>
                <w:vMerge/>
                <w:vAlign w:val="center"/>
              </w:tcPr>
            </w:tcPrChange>
          </w:tcPr>
          <w:p w14:paraId="14E144E9" w14:textId="77777777" w:rsidR="00D4454A" w:rsidRPr="00DD6795" w:rsidRDefault="00D4454A" w:rsidP="0004718E">
            <w:pPr>
              <w:rPr>
                <w:rFonts w:ascii="Arial" w:hAnsi="Arial" w:cs="Arial"/>
                <w:b/>
                <w:sz w:val="11"/>
                <w:szCs w:val="11"/>
              </w:rPr>
            </w:pPr>
          </w:p>
        </w:tc>
        <w:tc>
          <w:tcPr>
            <w:tcW w:w="1111" w:type="dxa"/>
            <w:vMerge/>
            <w:vAlign w:val="center"/>
            <w:tcPrChange w:id="290" w:author="Sarkar, Soumyadeep" w:date="2026-05-20T10:17:00Z" w16du:dateUtc="2026-05-20T17:17:00Z">
              <w:tcPr>
                <w:tcW w:w="1111" w:type="dxa"/>
                <w:gridSpan w:val="4"/>
                <w:vMerge/>
                <w:vAlign w:val="center"/>
              </w:tcPr>
            </w:tcPrChange>
          </w:tcPr>
          <w:p w14:paraId="211D6381" w14:textId="77777777" w:rsidR="00D4454A" w:rsidRPr="00DD6795" w:rsidRDefault="00D4454A" w:rsidP="0004718E">
            <w:pPr>
              <w:rPr>
                <w:rFonts w:ascii="Arial" w:hAnsi="Arial" w:cs="Arial"/>
                <w:b/>
                <w:sz w:val="11"/>
                <w:szCs w:val="11"/>
              </w:rPr>
            </w:pPr>
          </w:p>
        </w:tc>
        <w:tc>
          <w:tcPr>
            <w:tcW w:w="567" w:type="dxa"/>
            <w:vMerge/>
            <w:vAlign w:val="center"/>
            <w:tcPrChange w:id="291" w:author="Sarkar, Soumyadeep" w:date="2026-05-20T10:17:00Z" w16du:dateUtc="2026-05-20T17:17:00Z">
              <w:tcPr>
                <w:tcW w:w="567" w:type="dxa"/>
                <w:gridSpan w:val="4"/>
                <w:vMerge/>
                <w:vAlign w:val="center"/>
              </w:tcPr>
            </w:tcPrChange>
          </w:tcPr>
          <w:p w14:paraId="7F7F22ED" w14:textId="77777777" w:rsidR="00D4454A" w:rsidRPr="00DD6795" w:rsidRDefault="00D4454A" w:rsidP="0004718E">
            <w:pPr>
              <w:rPr>
                <w:rFonts w:ascii="Arial" w:hAnsi="Arial" w:cs="Arial"/>
                <w:b/>
                <w:sz w:val="11"/>
                <w:szCs w:val="11"/>
              </w:rPr>
            </w:pPr>
          </w:p>
        </w:tc>
        <w:tc>
          <w:tcPr>
            <w:tcW w:w="1317" w:type="dxa"/>
            <w:vAlign w:val="center"/>
            <w:tcPrChange w:id="292" w:author="Sarkar, Soumyadeep" w:date="2026-05-20T10:17:00Z" w16du:dateUtc="2026-05-20T17:17:00Z">
              <w:tcPr>
                <w:tcW w:w="1317" w:type="dxa"/>
                <w:gridSpan w:val="4"/>
                <w:vAlign w:val="center"/>
              </w:tcPr>
            </w:tcPrChange>
          </w:tcPr>
          <w:p w14:paraId="4B6BE0D9" w14:textId="41C1E231" w:rsidR="00D4454A" w:rsidRPr="00DD6795" w:rsidRDefault="00D4454A" w:rsidP="0004718E">
            <w:pPr>
              <w:rPr>
                <w:rFonts w:ascii="Arial" w:hAnsi="Arial" w:cs="Arial"/>
                <w:b/>
                <w:sz w:val="11"/>
                <w:szCs w:val="11"/>
              </w:rPr>
            </w:pPr>
            <w:r w:rsidRPr="00DD6795">
              <w:rPr>
                <w:rFonts w:ascii="Arial" w:hAnsi="Arial" w:cs="Arial"/>
                <w:color w:val="000000"/>
                <w:sz w:val="11"/>
                <w:szCs w:val="11"/>
              </w:rPr>
              <w:t>UMI-4C</w:t>
            </w:r>
          </w:p>
        </w:tc>
        <w:tc>
          <w:tcPr>
            <w:tcW w:w="790" w:type="dxa"/>
            <w:vAlign w:val="center"/>
            <w:tcPrChange w:id="293" w:author="Sarkar, Soumyadeep" w:date="2026-05-20T10:17:00Z" w16du:dateUtc="2026-05-20T17:17:00Z">
              <w:tcPr>
                <w:tcW w:w="790" w:type="dxa"/>
                <w:gridSpan w:val="4"/>
                <w:vAlign w:val="center"/>
              </w:tcPr>
            </w:tcPrChange>
          </w:tcPr>
          <w:p w14:paraId="049DBD54" w14:textId="32542A1A" w:rsidR="00D4454A" w:rsidRPr="00DD6795" w:rsidRDefault="001E4A2F" w:rsidP="0004718E">
            <w:pPr>
              <w:rPr>
                <w:rFonts w:ascii="Arial" w:hAnsi="Arial" w:cs="Arial"/>
                <w:b/>
                <w:sz w:val="11"/>
                <w:szCs w:val="11"/>
              </w:rPr>
            </w:pPr>
            <w:ins w:id="294" w:author="Sarkar, Soumyadeep" w:date="2026-05-20T10:16:00Z" w16du:dateUtc="2026-05-20T17:16:00Z">
              <w:r>
                <w:rPr>
                  <w:rFonts w:ascii="Arial" w:hAnsi="Arial" w:cs="Arial"/>
                  <w:color w:val="000000"/>
                  <w:sz w:val="11"/>
                  <w:szCs w:val="11"/>
                </w:rPr>
                <w:t>5 (n=</w:t>
              </w:r>
            </w:ins>
            <w:ins w:id="295" w:author="Sarkar, Soumyadeep" w:date="2026-05-09T00:32:00Z" w16du:dateUtc="2026-05-09T07:32:00Z">
              <w:r w:rsidR="00D4454A">
                <w:rPr>
                  <w:rFonts w:ascii="Arial" w:hAnsi="Arial" w:cs="Arial"/>
                  <w:color w:val="000000"/>
                  <w:sz w:val="11"/>
                  <w:szCs w:val="11"/>
                </w:rPr>
                <w:t>2 or 3</w:t>
              </w:r>
            </w:ins>
            <w:ins w:id="296" w:author="Sarkar, Soumyadeep" w:date="2026-05-20T10:16:00Z" w16du:dateUtc="2026-05-20T17:16:00Z">
              <w:r w:rsidR="00E9110F">
                <w:rPr>
                  <w:rFonts w:ascii="Arial" w:hAnsi="Arial" w:cs="Arial"/>
                  <w:color w:val="000000"/>
                  <w:sz w:val="11"/>
                  <w:szCs w:val="11"/>
                </w:rPr>
                <w:t xml:space="preserve"> depending on targeted genome region)</w:t>
              </w:r>
            </w:ins>
            <w:del w:id="297" w:author="Sarkar, Soumyadeep" w:date="2026-05-09T00:32:00Z" w16du:dateUtc="2026-05-09T07:32:00Z">
              <w:r w:rsidR="00D4454A" w:rsidRPr="00DD6795" w:rsidDel="00207F3D">
                <w:rPr>
                  <w:rFonts w:ascii="Arial" w:hAnsi="Arial" w:cs="Arial"/>
                  <w:color w:val="000000"/>
                  <w:sz w:val="11"/>
                  <w:szCs w:val="11"/>
                </w:rPr>
                <w:delText>5</w:delText>
              </w:r>
            </w:del>
          </w:p>
        </w:tc>
        <w:tc>
          <w:tcPr>
            <w:tcW w:w="1715" w:type="dxa"/>
            <w:vMerge/>
            <w:vAlign w:val="center"/>
            <w:tcPrChange w:id="298" w:author="Sarkar, Soumyadeep" w:date="2026-05-20T10:17:00Z" w16du:dateUtc="2026-05-20T17:17:00Z">
              <w:tcPr>
                <w:tcW w:w="1715" w:type="dxa"/>
                <w:gridSpan w:val="4"/>
                <w:vMerge/>
                <w:vAlign w:val="center"/>
              </w:tcPr>
            </w:tcPrChange>
          </w:tcPr>
          <w:p w14:paraId="3274E07C" w14:textId="37C20B9C" w:rsidR="00D4454A" w:rsidRPr="00DD6795" w:rsidRDefault="00D4454A" w:rsidP="0004718E">
            <w:pPr>
              <w:rPr>
                <w:rFonts w:ascii="Arial" w:hAnsi="Arial" w:cs="Arial"/>
                <w:b/>
                <w:sz w:val="11"/>
                <w:szCs w:val="11"/>
              </w:rPr>
            </w:pPr>
          </w:p>
        </w:tc>
        <w:tc>
          <w:tcPr>
            <w:tcW w:w="2223" w:type="dxa"/>
            <w:tcBorders>
              <w:right w:val="single" w:sz="8" w:space="0" w:color="auto"/>
            </w:tcBorders>
            <w:vAlign w:val="center"/>
            <w:tcPrChange w:id="299" w:author="Sarkar, Soumyadeep" w:date="2026-05-20T10:17:00Z" w16du:dateUtc="2026-05-20T17:17:00Z">
              <w:tcPr>
                <w:tcW w:w="2223" w:type="dxa"/>
                <w:gridSpan w:val="4"/>
                <w:tcBorders>
                  <w:right w:val="single" w:sz="8" w:space="0" w:color="auto"/>
                </w:tcBorders>
                <w:vAlign w:val="bottom"/>
              </w:tcPr>
            </w:tcPrChange>
          </w:tcPr>
          <w:p w14:paraId="48D4CBE3" w14:textId="61470F11" w:rsidR="00D4454A" w:rsidRPr="00DD6795" w:rsidRDefault="00D4454A" w:rsidP="004F5BE1">
            <w:pPr>
              <w:rPr>
                <w:rFonts w:ascii="Arial" w:hAnsi="Arial" w:cs="Arial"/>
                <w:b/>
                <w:sz w:val="11"/>
                <w:szCs w:val="11"/>
              </w:rPr>
            </w:pPr>
            <w:r w:rsidRPr="00DD6795">
              <w:rPr>
                <w:rFonts w:ascii="Arial" w:hAnsi="Arial" w:cs="Arial"/>
                <w:color w:val="000000"/>
                <w:sz w:val="11"/>
                <w:szCs w:val="11"/>
              </w:rPr>
              <w:t>GSE136865</w:t>
            </w:r>
          </w:p>
        </w:tc>
      </w:tr>
      <w:tr w:rsidR="00D4454A" w:rsidRPr="0004718E" w14:paraId="380FB6B2" w14:textId="77777777" w:rsidTr="004F5BE1">
        <w:tc>
          <w:tcPr>
            <w:tcW w:w="727" w:type="dxa"/>
            <w:vMerge/>
            <w:tcBorders>
              <w:left w:val="single" w:sz="8" w:space="0" w:color="auto"/>
              <w:bottom w:val="single" w:sz="12" w:space="0" w:color="auto"/>
            </w:tcBorders>
            <w:vAlign w:val="center"/>
            <w:tcPrChange w:id="300" w:author="Sarkar, Soumyadeep" w:date="2026-05-20T10:17:00Z" w16du:dateUtc="2026-05-20T17:17:00Z">
              <w:tcPr>
                <w:tcW w:w="727" w:type="dxa"/>
                <w:vMerge/>
                <w:tcBorders>
                  <w:left w:val="single" w:sz="8" w:space="0" w:color="auto"/>
                  <w:bottom w:val="single" w:sz="12" w:space="0" w:color="auto"/>
                </w:tcBorders>
                <w:vAlign w:val="center"/>
              </w:tcPr>
            </w:tcPrChange>
          </w:tcPr>
          <w:p w14:paraId="3105087B" w14:textId="77777777" w:rsidR="00D4454A" w:rsidRPr="00DD6795" w:rsidRDefault="00D4454A" w:rsidP="0004718E">
            <w:pPr>
              <w:rPr>
                <w:rFonts w:ascii="Arial" w:hAnsi="Arial" w:cs="Arial"/>
                <w:b/>
                <w:sz w:val="11"/>
                <w:szCs w:val="11"/>
              </w:rPr>
            </w:pPr>
          </w:p>
        </w:tc>
        <w:tc>
          <w:tcPr>
            <w:tcW w:w="890" w:type="dxa"/>
            <w:vMerge/>
            <w:tcBorders>
              <w:bottom w:val="single" w:sz="12" w:space="0" w:color="auto"/>
            </w:tcBorders>
            <w:vAlign w:val="center"/>
            <w:tcPrChange w:id="301" w:author="Sarkar, Soumyadeep" w:date="2026-05-20T10:17:00Z" w16du:dateUtc="2026-05-20T17:17:00Z">
              <w:tcPr>
                <w:tcW w:w="890" w:type="dxa"/>
                <w:gridSpan w:val="4"/>
                <w:vMerge/>
                <w:tcBorders>
                  <w:bottom w:val="single" w:sz="12" w:space="0" w:color="auto"/>
                </w:tcBorders>
                <w:vAlign w:val="center"/>
              </w:tcPr>
            </w:tcPrChange>
          </w:tcPr>
          <w:p w14:paraId="292315ED" w14:textId="77777777" w:rsidR="00D4454A" w:rsidRPr="00DD6795" w:rsidRDefault="00D4454A" w:rsidP="0004718E">
            <w:pPr>
              <w:rPr>
                <w:rFonts w:ascii="Arial" w:hAnsi="Arial" w:cs="Arial"/>
                <w:b/>
                <w:sz w:val="11"/>
                <w:szCs w:val="11"/>
              </w:rPr>
            </w:pPr>
          </w:p>
        </w:tc>
        <w:tc>
          <w:tcPr>
            <w:tcW w:w="1111" w:type="dxa"/>
            <w:vMerge/>
            <w:tcBorders>
              <w:bottom w:val="single" w:sz="12" w:space="0" w:color="auto"/>
            </w:tcBorders>
            <w:vAlign w:val="center"/>
            <w:tcPrChange w:id="302" w:author="Sarkar, Soumyadeep" w:date="2026-05-20T10:17:00Z" w16du:dateUtc="2026-05-20T17:17:00Z">
              <w:tcPr>
                <w:tcW w:w="1111" w:type="dxa"/>
                <w:gridSpan w:val="4"/>
                <w:vMerge/>
                <w:tcBorders>
                  <w:bottom w:val="single" w:sz="12" w:space="0" w:color="auto"/>
                </w:tcBorders>
                <w:vAlign w:val="center"/>
              </w:tcPr>
            </w:tcPrChange>
          </w:tcPr>
          <w:p w14:paraId="420CE443" w14:textId="77777777" w:rsidR="00D4454A" w:rsidRPr="00DD6795" w:rsidRDefault="00D4454A" w:rsidP="0004718E">
            <w:pPr>
              <w:rPr>
                <w:rFonts w:ascii="Arial" w:hAnsi="Arial" w:cs="Arial"/>
                <w:b/>
                <w:sz w:val="11"/>
                <w:szCs w:val="11"/>
              </w:rPr>
            </w:pPr>
          </w:p>
        </w:tc>
        <w:tc>
          <w:tcPr>
            <w:tcW w:w="567" w:type="dxa"/>
            <w:vMerge/>
            <w:tcBorders>
              <w:bottom w:val="single" w:sz="12" w:space="0" w:color="auto"/>
            </w:tcBorders>
            <w:vAlign w:val="center"/>
            <w:tcPrChange w:id="303" w:author="Sarkar, Soumyadeep" w:date="2026-05-20T10:17:00Z" w16du:dateUtc="2026-05-20T17:17:00Z">
              <w:tcPr>
                <w:tcW w:w="567" w:type="dxa"/>
                <w:gridSpan w:val="4"/>
                <w:vMerge/>
                <w:tcBorders>
                  <w:bottom w:val="single" w:sz="12" w:space="0" w:color="auto"/>
                </w:tcBorders>
                <w:vAlign w:val="center"/>
              </w:tcPr>
            </w:tcPrChange>
          </w:tcPr>
          <w:p w14:paraId="039DBCE7" w14:textId="77777777" w:rsidR="00D4454A" w:rsidRPr="00DD6795" w:rsidRDefault="00D4454A" w:rsidP="0004718E">
            <w:pPr>
              <w:rPr>
                <w:rFonts w:ascii="Arial" w:hAnsi="Arial" w:cs="Arial"/>
                <w:b/>
                <w:sz w:val="11"/>
                <w:szCs w:val="11"/>
              </w:rPr>
            </w:pPr>
          </w:p>
        </w:tc>
        <w:tc>
          <w:tcPr>
            <w:tcW w:w="1317" w:type="dxa"/>
            <w:tcBorders>
              <w:bottom w:val="single" w:sz="12" w:space="0" w:color="auto"/>
            </w:tcBorders>
            <w:vAlign w:val="center"/>
            <w:tcPrChange w:id="304" w:author="Sarkar, Soumyadeep" w:date="2026-05-20T10:17:00Z" w16du:dateUtc="2026-05-20T17:17:00Z">
              <w:tcPr>
                <w:tcW w:w="1317" w:type="dxa"/>
                <w:gridSpan w:val="4"/>
                <w:tcBorders>
                  <w:bottom w:val="single" w:sz="12" w:space="0" w:color="auto"/>
                </w:tcBorders>
                <w:vAlign w:val="center"/>
              </w:tcPr>
            </w:tcPrChange>
          </w:tcPr>
          <w:p w14:paraId="5564A63C" w14:textId="7E19EA18" w:rsidR="00D4454A" w:rsidRPr="00DD6795" w:rsidRDefault="00D4454A" w:rsidP="0004718E">
            <w:pPr>
              <w:rPr>
                <w:rFonts w:ascii="Arial" w:hAnsi="Arial" w:cs="Arial"/>
                <w:b/>
                <w:sz w:val="11"/>
                <w:szCs w:val="11"/>
              </w:rPr>
            </w:pPr>
            <w:r w:rsidRPr="00DD6795">
              <w:rPr>
                <w:rFonts w:ascii="Arial" w:hAnsi="Arial" w:cs="Arial"/>
                <w:color w:val="000000"/>
                <w:sz w:val="11"/>
                <w:szCs w:val="11"/>
              </w:rPr>
              <w:t>H3K27Ac ChIP-seq</w:t>
            </w:r>
          </w:p>
        </w:tc>
        <w:tc>
          <w:tcPr>
            <w:tcW w:w="790" w:type="dxa"/>
            <w:tcBorders>
              <w:bottom w:val="single" w:sz="12" w:space="0" w:color="auto"/>
            </w:tcBorders>
            <w:vAlign w:val="center"/>
            <w:tcPrChange w:id="305" w:author="Sarkar, Soumyadeep" w:date="2026-05-20T10:17:00Z" w16du:dateUtc="2026-05-20T17:17:00Z">
              <w:tcPr>
                <w:tcW w:w="790" w:type="dxa"/>
                <w:gridSpan w:val="4"/>
                <w:tcBorders>
                  <w:bottom w:val="single" w:sz="12" w:space="0" w:color="auto"/>
                </w:tcBorders>
                <w:vAlign w:val="center"/>
              </w:tcPr>
            </w:tcPrChange>
          </w:tcPr>
          <w:p w14:paraId="114A2E1B" w14:textId="4336A2A4" w:rsidR="00D4454A" w:rsidRPr="00DD6795" w:rsidRDefault="00D4454A" w:rsidP="0004718E">
            <w:pPr>
              <w:rPr>
                <w:rFonts w:ascii="Arial" w:hAnsi="Arial" w:cs="Arial"/>
                <w:b/>
                <w:sz w:val="11"/>
                <w:szCs w:val="11"/>
              </w:rPr>
            </w:pPr>
            <w:r w:rsidRPr="00DD6795">
              <w:rPr>
                <w:rFonts w:ascii="Arial" w:hAnsi="Arial" w:cs="Arial"/>
                <w:color w:val="000000"/>
                <w:sz w:val="11"/>
                <w:szCs w:val="11"/>
              </w:rPr>
              <w:t>4</w:t>
            </w:r>
          </w:p>
        </w:tc>
        <w:tc>
          <w:tcPr>
            <w:tcW w:w="1715" w:type="dxa"/>
            <w:vMerge/>
            <w:tcBorders>
              <w:bottom w:val="single" w:sz="12" w:space="0" w:color="auto"/>
            </w:tcBorders>
            <w:vAlign w:val="center"/>
            <w:tcPrChange w:id="306" w:author="Sarkar, Soumyadeep" w:date="2026-05-20T10:17:00Z" w16du:dateUtc="2026-05-20T17:17:00Z">
              <w:tcPr>
                <w:tcW w:w="1715" w:type="dxa"/>
                <w:gridSpan w:val="4"/>
                <w:vMerge/>
                <w:tcBorders>
                  <w:bottom w:val="single" w:sz="12" w:space="0" w:color="auto"/>
                </w:tcBorders>
                <w:vAlign w:val="center"/>
              </w:tcPr>
            </w:tcPrChange>
          </w:tcPr>
          <w:p w14:paraId="65D78145" w14:textId="3623F405" w:rsidR="00D4454A" w:rsidRPr="00DD6795" w:rsidRDefault="00D4454A" w:rsidP="0004718E">
            <w:pPr>
              <w:rPr>
                <w:rFonts w:ascii="Arial" w:hAnsi="Arial" w:cs="Arial"/>
                <w:b/>
                <w:sz w:val="11"/>
                <w:szCs w:val="11"/>
              </w:rPr>
            </w:pPr>
          </w:p>
        </w:tc>
        <w:tc>
          <w:tcPr>
            <w:tcW w:w="2223" w:type="dxa"/>
            <w:tcBorders>
              <w:bottom w:val="single" w:sz="12" w:space="0" w:color="auto"/>
              <w:right w:val="single" w:sz="8" w:space="0" w:color="auto"/>
            </w:tcBorders>
            <w:vAlign w:val="center"/>
            <w:tcPrChange w:id="307" w:author="Sarkar, Soumyadeep" w:date="2026-05-20T10:17:00Z" w16du:dateUtc="2026-05-20T17:17:00Z">
              <w:tcPr>
                <w:tcW w:w="2223" w:type="dxa"/>
                <w:gridSpan w:val="4"/>
                <w:tcBorders>
                  <w:bottom w:val="single" w:sz="12" w:space="0" w:color="auto"/>
                  <w:right w:val="single" w:sz="8" w:space="0" w:color="auto"/>
                </w:tcBorders>
                <w:vAlign w:val="bottom"/>
              </w:tcPr>
            </w:tcPrChange>
          </w:tcPr>
          <w:p w14:paraId="17872E81" w14:textId="7C7D06E8" w:rsidR="00D4454A" w:rsidRPr="00DD6795" w:rsidRDefault="00D4454A" w:rsidP="004F5BE1">
            <w:pPr>
              <w:rPr>
                <w:rFonts w:ascii="Arial" w:hAnsi="Arial" w:cs="Arial"/>
                <w:b/>
                <w:sz w:val="11"/>
                <w:szCs w:val="11"/>
              </w:rPr>
            </w:pPr>
            <w:r w:rsidRPr="00DD6795">
              <w:rPr>
                <w:rFonts w:ascii="Arial" w:hAnsi="Arial" w:cs="Arial"/>
                <w:color w:val="000000"/>
                <w:sz w:val="11"/>
                <w:szCs w:val="11"/>
              </w:rPr>
              <w:t>GSE133135</w:t>
            </w:r>
          </w:p>
        </w:tc>
      </w:tr>
      <w:tr w:rsidR="008E31CB" w:rsidRPr="00442AE3" w14:paraId="5981DE8E" w14:textId="77777777" w:rsidTr="004F5BE1">
        <w:tc>
          <w:tcPr>
            <w:tcW w:w="727" w:type="dxa"/>
            <w:vMerge w:val="restart"/>
            <w:tcBorders>
              <w:top w:val="single" w:sz="12" w:space="0" w:color="auto"/>
              <w:left w:val="single" w:sz="8" w:space="0" w:color="auto"/>
            </w:tcBorders>
            <w:vAlign w:val="center"/>
            <w:tcPrChange w:id="308"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4DE0AE78" w14:textId="637EE718" w:rsidR="008E31CB" w:rsidRPr="004F3EC4" w:rsidRDefault="008E31CB" w:rsidP="0004718E">
            <w:pPr>
              <w:rPr>
                <w:rFonts w:ascii="Arial" w:hAnsi="Arial" w:cs="Arial"/>
                <w:b/>
                <w:sz w:val="11"/>
                <w:szCs w:val="11"/>
              </w:rPr>
            </w:pPr>
            <w:r w:rsidRPr="004F3EC4">
              <w:rPr>
                <w:rFonts w:ascii="Arial" w:hAnsi="Arial" w:cs="Arial"/>
                <w:color w:val="000000"/>
                <w:sz w:val="11"/>
                <w:szCs w:val="11"/>
              </w:rPr>
              <w:t>Pck002</w:t>
            </w:r>
          </w:p>
        </w:tc>
        <w:tc>
          <w:tcPr>
            <w:tcW w:w="890" w:type="dxa"/>
            <w:vMerge w:val="restart"/>
            <w:tcBorders>
              <w:top w:val="single" w:sz="12" w:space="0" w:color="auto"/>
            </w:tcBorders>
            <w:vAlign w:val="center"/>
            <w:tcPrChange w:id="309" w:author="Sarkar, Soumyadeep" w:date="2026-05-20T10:17:00Z" w16du:dateUtc="2026-05-20T17:17:00Z">
              <w:tcPr>
                <w:tcW w:w="890" w:type="dxa"/>
                <w:gridSpan w:val="4"/>
                <w:vMerge w:val="restart"/>
                <w:tcBorders>
                  <w:top w:val="single" w:sz="12" w:space="0" w:color="auto"/>
                </w:tcBorders>
                <w:vAlign w:val="center"/>
              </w:tcPr>
            </w:tcPrChange>
          </w:tcPr>
          <w:p w14:paraId="3F920956" w14:textId="16746474" w:rsidR="008E31CB" w:rsidRPr="004F3EC4" w:rsidRDefault="008E31CB" w:rsidP="0004718E">
            <w:pPr>
              <w:rPr>
                <w:rFonts w:ascii="Arial" w:hAnsi="Arial" w:cs="Arial"/>
                <w:b/>
                <w:sz w:val="11"/>
                <w:szCs w:val="11"/>
              </w:rPr>
            </w:pPr>
            <w:r w:rsidRPr="004F3EC4">
              <w:rPr>
                <w:rFonts w:ascii="Arial" w:hAnsi="Arial" w:cs="Arial"/>
                <w:color w:val="000000"/>
                <w:sz w:val="11"/>
                <w:szCs w:val="11"/>
              </w:rPr>
              <w:t>EndoC-βH1</w:t>
            </w:r>
          </w:p>
        </w:tc>
        <w:tc>
          <w:tcPr>
            <w:tcW w:w="1111" w:type="dxa"/>
            <w:vMerge w:val="restart"/>
            <w:tcBorders>
              <w:top w:val="single" w:sz="12" w:space="0" w:color="auto"/>
            </w:tcBorders>
            <w:vAlign w:val="center"/>
            <w:tcPrChange w:id="310" w:author="Sarkar, Soumyadeep" w:date="2026-05-20T10:17:00Z" w16du:dateUtc="2026-05-20T17:17:00Z">
              <w:tcPr>
                <w:tcW w:w="1111" w:type="dxa"/>
                <w:gridSpan w:val="4"/>
                <w:vMerge w:val="restart"/>
                <w:tcBorders>
                  <w:top w:val="single" w:sz="12" w:space="0" w:color="auto"/>
                </w:tcBorders>
                <w:vAlign w:val="center"/>
              </w:tcPr>
            </w:tcPrChange>
          </w:tcPr>
          <w:p w14:paraId="607CF69E" w14:textId="0A3E7CBA" w:rsidR="008E31CB" w:rsidRPr="004F3EC4" w:rsidRDefault="008E31CB" w:rsidP="0004718E">
            <w:pPr>
              <w:rPr>
                <w:rFonts w:ascii="Arial" w:hAnsi="Arial" w:cs="Arial"/>
                <w:b/>
                <w:sz w:val="11"/>
                <w:szCs w:val="11"/>
              </w:rPr>
            </w:pPr>
            <w:r w:rsidRPr="004F3EC4">
              <w:rPr>
                <w:rFonts w:ascii="Arial" w:hAnsi="Arial" w:cs="Arial"/>
                <w:color w:val="000000"/>
                <w:sz w:val="11"/>
                <w:szCs w:val="11"/>
              </w:rPr>
              <w:t>IFNγ + IL-1β</w:t>
            </w:r>
          </w:p>
        </w:tc>
        <w:tc>
          <w:tcPr>
            <w:tcW w:w="567" w:type="dxa"/>
            <w:vMerge w:val="restart"/>
            <w:tcBorders>
              <w:top w:val="single" w:sz="12" w:space="0" w:color="auto"/>
            </w:tcBorders>
            <w:vAlign w:val="center"/>
            <w:tcPrChange w:id="311" w:author="Sarkar, Soumyadeep" w:date="2026-05-20T10:17:00Z" w16du:dateUtc="2026-05-20T17:17:00Z">
              <w:tcPr>
                <w:tcW w:w="567" w:type="dxa"/>
                <w:gridSpan w:val="4"/>
                <w:vMerge w:val="restart"/>
                <w:tcBorders>
                  <w:top w:val="single" w:sz="12" w:space="0" w:color="auto"/>
                </w:tcBorders>
                <w:vAlign w:val="center"/>
              </w:tcPr>
            </w:tcPrChange>
          </w:tcPr>
          <w:p w14:paraId="350DE517" w14:textId="1A43A318" w:rsidR="008E31CB" w:rsidRPr="004F3EC4" w:rsidRDefault="008E31CB" w:rsidP="0004718E">
            <w:pPr>
              <w:rPr>
                <w:rFonts w:ascii="Arial" w:hAnsi="Arial" w:cs="Arial"/>
                <w:b/>
                <w:sz w:val="11"/>
                <w:szCs w:val="11"/>
              </w:rPr>
            </w:pPr>
            <w:r w:rsidRPr="004F3EC4">
              <w:rPr>
                <w:rFonts w:ascii="Arial" w:hAnsi="Arial" w:cs="Arial"/>
                <w:color w:val="000000"/>
                <w:sz w:val="11"/>
                <w:szCs w:val="11"/>
              </w:rPr>
              <w:t>48</w:t>
            </w:r>
          </w:p>
        </w:tc>
        <w:tc>
          <w:tcPr>
            <w:tcW w:w="1317" w:type="dxa"/>
            <w:tcBorders>
              <w:top w:val="single" w:sz="12" w:space="0" w:color="auto"/>
            </w:tcBorders>
            <w:vAlign w:val="center"/>
            <w:tcPrChange w:id="312" w:author="Sarkar, Soumyadeep" w:date="2026-05-20T10:17:00Z" w16du:dateUtc="2026-05-20T17:17:00Z">
              <w:tcPr>
                <w:tcW w:w="1317" w:type="dxa"/>
                <w:gridSpan w:val="4"/>
                <w:tcBorders>
                  <w:top w:val="single" w:sz="12" w:space="0" w:color="auto"/>
                </w:tcBorders>
                <w:vAlign w:val="center"/>
              </w:tcPr>
            </w:tcPrChange>
          </w:tcPr>
          <w:p w14:paraId="711A6717" w14:textId="2FD49A0D" w:rsidR="008E31CB" w:rsidRPr="004F3EC4" w:rsidRDefault="008E31CB" w:rsidP="0004718E">
            <w:pPr>
              <w:rPr>
                <w:rFonts w:ascii="Arial" w:hAnsi="Arial" w:cs="Arial"/>
                <w:b/>
                <w:sz w:val="11"/>
                <w:szCs w:val="11"/>
              </w:rPr>
            </w:pPr>
            <w:r w:rsidRPr="004F3EC4">
              <w:rPr>
                <w:rFonts w:ascii="Arial" w:hAnsi="Arial" w:cs="Arial"/>
                <w:color w:val="000000"/>
                <w:sz w:val="11"/>
                <w:szCs w:val="11"/>
              </w:rPr>
              <w:t>RNA-seq</w:t>
            </w:r>
          </w:p>
        </w:tc>
        <w:tc>
          <w:tcPr>
            <w:tcW w:w="790" w:type="dxa"/>
            <w:tcBorders>
              <w:top w:val="single" w:sz="12" w:space="0" w:color="auto"/>
            </w:tcBorders>
            <w:vAlign w:val="center"/>
            <w:tcPrChange w:id="313" w:author="Sarkar, Soumyadeep" w:date="2026-05-20T10:17:00Z" w16du:dateUtc="2026-05-20T17:17:00Z">
              <w:tcPr>
                <w:tcW w:w="790" w:type="dxa"/>
                <w:gridSpan w:val="4"/>
                <w:tcBorders>
                  <w:top w:val="single" w:sz="12" w:space="0" w:color="auto"/>
                </w:tcBorders>
                <w:vAlign w:val="center"/>
              </w:tcPr>
            </w:tcPrChange>
          </w:tcPr>
          <w:p w14:paraId="1CF1BEFD" w14:textId="0A269F65" w:rsidR="008E31CB" w:rsidRPr="004F3EC4" w:rsidRDefault="008E31CB" w:rsidP="0004718E">
            <w:pPr>
              <w:rPr>
                <w:rFonts w:ascii="Arial" w:hAnsi="Arial" w:cs="Arial"/>
                <w:b/>
                <w:sz w:val="11"/>
                <w:szCs w:val="11"/>
              </w:rPr>
            </w:pPr>
            <w:r w:rsidRPr="004F3EC4">
              <w:rPr>
                <w:rFonts w:ascii="Arial" w:hAnsi="Arial" w:cs="Arial"/>
                <w:color w:val="000000"/>
                <w:sz w:val="11"/>
                <w:szCs w:val="11"/>
              </w:rPr>
              <w:t>5</w:t>
            </w:r>
          </w:p>
        </w:tc>
        <w:tc>
          <w:tcPr>
            <w:tcW w:w="1715" w:type="dxa"/>
            <w:vMerge w:val="restart"/>
            <w:tcBorders>
              <w:top w:val="single" w:sz="12" w:space="0" w:color="auto"/>
            </w:tcBorders>
            <w:vAlign w:val="center"/>
            <w:tcPrChange w:id="314" w:author="Sarkar, Soumyadeep" w:date="2026-05-20T10:17:00Z" w16du:dateUtc="2026-05-20T17:17:00Z">
              <w:tcPr>
                <w:tcW w:w="1715" w:type="dxa"/>
                <w:gridSpan w:val="4"/>
                <w:vMerge w:val="restart"/>
                <w:tcBorders>
                  <w:top w:val="single" w:sz="12" w:space="0" w:color="auto"/>
                </w:tcBorders>
                <w:vAlign w:val="center"/>
              </w:tcPr>
            </w:tcPrChange>
          </w:tcPr>
          <w:p w14:paraId="6089E475" w14:textId="77777777" w:rsidR="008E31CB" w:rsidRPr="004F3EC4" w:rsidDel="008E31CB" w:rsidRDefault="008E31CB" w:rsidP="0004718E">
            <w:pPr>
              <w:rPr>
                <w:del w:id="315" w:author="Sarkar, Soumyadeep" w:date="2026-05-18T14:07:00Z" w16du:dateUtc="2026-05-18T21:07:00Z"/>
                <w:rFonts w:ascii="Arial" w:hAnsi="Arial" w:cs="Arial"/>
                <w:b/>
                <w:sz w:val="11"/>
                <w:szCs w:val="11"/>
              </w:rPr>
            </w:pPr>
            <w:r w:rsidRPr="004F3EC4">
              <w:rPr>
                <w:rFonts w:ascii="Arial" w:hAnsi="Arial" w:cs="Arial"/>
                <w:color w:val="000000"/>
                <w:sz w:val="11"/>
                <w:szCs w:val="11"/>
              </w:rPr>
              <w:t>31676868</w:t>
            </w:r>
          </w:p>
          <w:p w14:paraId="250E3A3E" w14:textId="4801BB32" w:rsidR="008E31CB" w:rsidRPr="00DD6795" w:rsidDel="008E31CB" w:rsidRDefault="008E31CB" w:rsidP="0004718E">
            <w:pPr>
              <w:rPr>
                <w:del w:id="316" w:author="Sarkar, Soumyadeep" w:date="2026-05-18T14:07:00Z" w16du:dateUtc="2026-05-18T21:07:00Z"/>
                <w:rFonts w:ascii="Arial" w:hAnsi="Arial" w:cs="Arial"/>
                <w:b/>
                <w:sz w:val="11"/>
                <w:szCs w:val="11"/>
              </w:rPr>
            </w:pPr>
            <w:del w:id="317" w:author="Sarkar, Soumyadeep" w:date="2026-05-18T14:07:00Z" w16du:dateUtc="2026-05-18T21:07:00Z">
              <w:r w:rsidRPr="00DD6795" w:rsidDel="008E31CB">
                <w:rPr>
                  <w:rFonts w:ascii="Arial" w:hAnsi="Arial" w:cs="Arial"/>
                  <w:color w:val="000000"/>
                  <w:sz w:val="11"/>
                  <w:szCs w:val="11"/>
                </w:rPr>
                <w:delText>31676868</w:delText>
              </w:r>
            </w:del>
          </w:p>
          <w:p w14:paraId="0138BD77" w14:textId="05775B9D" w:rsidR="008E31CB" w:rsidRPr="004F3EC4" w:rsidRDefault="008E31CB" w:rsidP="006D46EC">
            <w:pPr>
              <w:rPr>
                <w:rFonts w:ascii="Arial" w:hAnsi="Arial" w:cs="Arial"/>
                <w:b/>
                <w:sz w:val="11"/>
                <w:szCs w:val="11"/>
              </w:rPr>
            </w:pPr>
            <w:del w:id="318" w:author="Sarkar, Soumyadeep" w:date="2026-05-08T23:45:00Z" w16du:dateUtc="2026-05-09T06:45:00Z">
              <w:r w:rsidRPr="00DD6795" w:rsidDel="009F54A2">
                <w:rPr>
                  <w:rFonts w:ascii="Arial" w:hAnsi="Arial" w:cs="Arial"/>
                  <w:color w:val="000000"/>
                  <w:sz w:val="11"/>
                  <w:szCs w:val="11"/>
                </w:rPr>
                <w:delText>31676868</w:delText>
              </w:r>
            </w:del>
          </w:p>
        </w:tc>
        <w:tc>
          <w:tcPr>
            <w:tcW w:w="2223" w:type="dxa"/>
            <w:tcBorders>
              <w:top w:val="single" w:sz="12" w:space="0" w:color="auto"/>
              <w:right w:val="single" w:sz="8" w:space="0" w:color="auto"/>
            </w:tcBorders>
            <w:vAlign w:val="center"/>
            <w:tcPrChange w:id="319" w:author="Sarkar, Soumyadeep" w:date="2026-05-20T10:17:00Z" w16du:dateUtc="2026-05-20T17:17:00Z">
              <w:tcPr>
                <w:tcW w:w="2223" w:type="dxa"/>
                <w:gridSpan w:val="4"/>
                <w:tcBorders>
                  <w:top w:val="single" w:sz="12" w:space="0" w:color="auto"/>
                  <w:right w:val="single" w:sz="8" w:space="0" w:color="auto"/>
                </w:tcBorders>
                <w:vAlign w:val="bottom"/>
              </w:tcPr>
            </w:tcPrChange>
          </w:tcPr>
          <w:p w14:paraId="78C931A1" w14:textId="33F4696C" w:rsidR="008E31CB" w:rsidRPr="00981B2B" w:rsidRDefault="008E31CB" w:rsidP="004F5BE1">
            <w:pPr>
              <w:rPr>
                <w:rFonts w:ascii="Arial" w:hAnsi="Arial" w:cs="Arial"/>
                <w:b/>
                <w:sz w:val="11"/>
                <w:szCs w:val="11"/>
              </w:rPr>
            </w:pPr>
            <w:r w:rsidRPr="00981B2B">
              <w:rPr>
                <w:rFonts w:ascii="Arial" w:hAnsi="Arial" w:cs="Arial"/>
                <w:color w:val="000000"/>
                <w:sz w:val="11"/>
                <w:szCs w:val="11"/>
              </w:rPr>
              <w:t>GSE137136</w:t>
            </w:r>
          </w:p>
        </w:tc>
      </w:tr>
      <w:tr w:rsidR="008E31CB" w:rsidRPr="00442AE3" w14:paraId="30217B23" w14:textId="77777777" w:rsidTr="004F5BE1">
        <w:tc>
          <w:tcPr>
            <w:tcW w:w="727" w:type="dxa"/>
            <w:vMerge/>
            <w:tcBorders>
              <w:left w:val="single" w:sz="8" w:space="0" w:color="auto"/>
            </w:tcBorders>
            <w:vAlign w:val="center"/>
            <w:tcPrChange w:id="320" w:author="Sarkar, Soumyadeep" w:date="2026-05-20T10:17:00Z" w16du:dateUtc="2026-05-20T17:17:00Z">
              <w:tcPr>
                <w:tcW w:w="727" w:type="dxa"/>
                <w:vMerge/>
                <w:tcBorders>
                  <w:left w:val="single" w:sz="8" w:space="0" w:color="auto"/>
                </w:tcBorders>
                <w:vAlign w:val="center"/>
              </w:tcPr>
            </w:tcPrChange>
          </w:tcPr>
          <w:p w14:paraId="6643D68F" w14:textId="77777777" w:rsidR="008E31CB" w:rsidRPr="00DD6795" w:rsidRDefault="008E31CB" w:rsidP="0004718E">
            <w:pPr>
              <w:rPr>
                <w:rFonts w:ascii="Arial" w:hAnsi="Arial" w:cs="Arial"/>
                <w:b/>
                <w:sz w:val="11"/>
                <w:szCs w:val="11"/>
              </w:rPr>
            </w:pPr>
          </w:p>
        </w:tc>
        <w:tc>
          <w:tcPr>
            <w:tcW w:w="890" w:type="dxa"/>
            <w:vMerge/>
            <w:vAlign w:val="center"/>
            <w:tcPrChange w:id="321" w:author="Sarkar, Soumyadeep" w:date="2026-05-20T10:17:00Z" w16du:dateUtc="2026-05-20T17:17:00Z">
              <w:tcPr>
                <w:tcW w:w="890" w:type="dxa"/>
                <w:gridSpan w:val="4"/>
                <w:vMerge/>
                <w:vAlign w:val="center"/>
              </w:tcPr>
            </w:tcPrChange>
          </w:tcPr>
          <w:p w14:paraId="538B1825" w14:textId="77777777" w:rsidR="008E31CB" w:rsidRPr="00DD6795" w:rsidRDefault="008E31CB" w:rsidP="0004718E">
            <w:pPr>
              <w:rPr>
                <w:rFonts w:ascii="Arial" w:hAnsi="Arial" w:cs="Arial"/>
                <w:b/>
                <w:sz w:val="11"/>
                <w:szCs w:val="11"/>
              </w:rPr>
            </w:pPr>
          </w:p>
        </w:tc>
        <w:tc>
          <w:tcPr>
            <w:tcW w:w="1111" w:type="dxa"/>
            <w:vMerge/>
            <w:vAlign w:val="center"/>
            <w:tcPrChange w:id="322" w:author="Sarkar, Soumyadeep" w:date="2026-05-20T10:17:00Z" w16du:dateUtc="2026-05-20T17:17:00Z">
              <w:tcPr>
                <w:tcW w:w="1111" w:type="dxa"/>
                <w:gridSpan w:val="4"/>
                <w:vMerge/>
                <w:vAlign w:val="center"/>
              </w:tcPr>
            </w:tcPrChange>
          </w:tcPr>
          <w:p w14:paraId="1A2A285F" w14:textId="77777777" w:rsidR="008E31CB" w:rsidRPr="00DD6795" w:rsidRDefault="008E31CB" w:rsidP="0004718E">
            <w:pPr>
              <w:rPr>
                <w:rFonts w:ascii="Arial" w:hAnsi="Arial" w:cs="Arial"/>
                <w:b/>
                <w:sz w:val="11"/>
                <w:szCs w:val="11"/>
              </w:rPr>
            </w:pPr>
          </w:p>
        </w:tc>
        <w:tc>
          <w:tcPr>
            <w:tcW w:w="567" w:type="dxa"/>
            <w:vMerge/>
            <w:vAlign w:val="center"/>
            <w:tcPrChange w:id="323" w:author="Sarkar, Soumyadeep" w:date="2026-05-20T10:17:00Z" w16du:dateUtc="2026-05-20T17:17:00Z">
              <w:tcPr>
                <w:tcW w:w="567" w:type="dxa"/>
                <w:gridSpan w:val="4"/>
                <w:vMerge/>
                <w:vAlign w:val="center"/>
              </w:tcPr>
            </w:tcPrChange>
          </w:tcPr>
          <w:p w14:paraId="5E5B91B0" w14:textId="77777777" w:rsidR="008E31CB" w:rsidRPr="00DD6795" w:rsidRDefault="008E31CB" w:rsidP="0004718E">
            <w:pPr>
              <w:rPr>
                <w:rFonts w:ascii="Arial" w:hAnsi="Arial" w:cs="Arial"/>
                <w:b/>
                <w:sz w:val="11"/>
                <w:szCs w:val="11"/>
              </w:rPr>
            </w:pPr>
          </w:p>
        </w:tc>
        <w:tc>
          <w:tcPr>
            <w:tcW w:w="1317" w:type="dxa"/>
            <w:vAlign w:val="center"/>
            <w:tcPrChange w:id="324" w:author="Sarkar, Soumyadeep" w:date="2026-05-20T10:17:00Z" w16du:dateUtc="2026-05-20T17:17:00Z">
              <w:tcPr>
                <w:tcW w:w="1317" w:type="dxa"/>
                <w:gridSpan w:val="4"/>
                <w:vAlign w:val="center"/>
              </w:tcPr>
            </w:tcPrChange>
          </w:tcPr>
          <w:p w14:paraId="79F0EA38" w14:textId="427D2010" w:rsidR="008E31CB" w:rsidRPr="00DD6795" w:rsidRDefault="008E31CB" w:rsidP="0004718E">
            <w:pPr>
              <w:rPr>
                <w:rFonts w:ascii="Arial" w:hAnsi="Arial" w:cs="Arial"/>
                <w:b/>
                <w:sz w:val="11"/>
                <w:szCs w:val="11"/>
              </w:rPr>
            </w:pPr>
            <w:r w:rsidRPr="00DD6795">
              <w:rPr>
                <w:rFonts w:ascii="Arial" w:hAnsi="Arial" w:cs="Arial"/>
                <w:color w:val="000000"/>
                <w:sz w:val="11"/>
                <w:szCs w:val="11"/>
              </w:rPr>
              <w:t>ATAC-seq</w:t>
            </w:r>
          </w:p>
        </w:tc>
        <w:tc>
          <w:tcPr>
            <w:tcW w:w="790" w:type="dxa"/>
            <w:vAlign w:val="center"/>
            <w:tcPrChange w:id="325" w:author="Sarkar, Soumyadeep" w:date="2026-05-20T10:17:00Z" w16du:dateUtc="2026-05-20T17:17:00Z">
              <w:tcPr>
                <w:tcW w:w="790" w:type="dxa"/>
                <w:gridSpan w:val="4"/>
                <w:vAlign w:val="center"/>
              </w:tcPr>
            </w:tcPrChange>
          </w:tcPr>
          <w:p w14:paraId="2A566C04" w14:textId="5543D8C2" w:rsidR="008E31CB" w:rsidRPr="00DD6795" w:rsidRDefault="008E31CB" w:rsidP="0004718E">
            <w:pPr>
              <w:rPr>
                <w:rFonts w:ascii="Arial" w:hAnsi="Arial" w:cs="Arial"/>
                <w:b/>
                <w:sz w:val="11"/>
                <w:szCs w:val="11"/>
              </w:rPr>
            </w:pPr>
            <w:r w:rsidRPr="00DD6795">
              <w:rPr>
                <w:rFonts w:ascii="Arial" w:hAnsi="Arial" w:cs="Arial"/>
                <w:color w:val="000000"/>
                <w:sz w:val="11"/>
                <w:szCs w:val="11"/>
              </w:rPr>
              <w:t>5</w:t>
            </w:r>
          </w:p>
        </w:tc>
        <w:tc>
          <w:tcPr>
            <w:tcW w:w="1715" w:type="dxa"/>
            <w:vMerge/>
            <w:vAlign w:val="center"/>
            <w:tcPrChange w:id="326" w:author="Sarkar, Soumyadeep" w:date="2026-05-20T10:17:00Z" w16du:dateUtc="2026-05-20T17:17:00Z">
              <w:tcPr>
                <w:tcW w:w="1715" w:type="dxa"/>
                <w:gridSpan w:val="4"/>
                <w:vMerge/>
                <w:vAlign w:val="center"/>
              </w:tcPr>
            </w:tcPrChange>
          </w:tcPr>
          <w:p w14:paraId="507AB117" w14:textId="6054B79E" w:rsidR="008E31CB" w:rsidRPr="00DD6795" w:rsidRDefault="008E31CB" w:rsidP="006D46EC">
            <w:pPr>
              <w:rPr>
                <w:rFonts w:ascii="Arial" w:hAnsi="Arial" w:cs="Arial"/>
                <w:b/>
                <w:sz w:val="11"/>
                <w:szCs w:val="11"/>
              </w:rPr>
            </w:pPr>
          </w:p>
        </w:tc>
        <w:tc>
          <w:tcPr>
            <w:tcW w:w="2223" w:type="dxa"/>
            <w:tcBorders>
              <w:right w:val="single" w:sz="8" w:space="0" w:color="auto"/>
            </w:tcBorders>
            <w:vAlign w:val="center"/>
            <w:tcPrChange w:id="327" w:author="Sarkar, Soumyadeep" w:date="2026-05-20T10:17:00Z" w16du:dateUtc="2026-05-20T17:17:00Z">
              <w:tcPr>
                <w:tcW w:w="2223" w:type="dxa"/>
                <w:gridSpan w:val="4"/>
                <w:tcBorders>
                  <w:right w:val="single" w:sz="8" w:space="0" w:color="auto"/>
                </w:tcBorders>
                <w:vAlign w:val="bottom"/>
              </w:tcPr>
            </w:tcPrChange>
          </w:tcPr>
          <w:p w14:paraId="0DE89ED1" w14:textId="6388640D" w:rsidR="008E31CB" w:rsidRPr="00981B2B" w:rsidRDefault="008E31CB" w:rsidP="004F5BE1">
            <w:pPr>
              <w:rPr>
                <w:rFonts w:ascii="Arial" w:hAnsi="Arial" w:cs="Arial"/>
                <w:b/>
                <w:sz w:val="11"/>
                <w:szCs w:val="11"/>
              </w:rPr>
            </w:pPr>
            <w:r w:rsidRPr="00981B2B">
              <w:rPr>
                <w:rFonts w:ascii="Arial" w:hAnsi="Arial" w:cs="Arial"/>
                <w:color w:val="000000"/>
                <w:sz w:val="11"/>
                <w:szCs w:val="11"/>
              </w:rPr>
              <w:t>GSE123404</w:t>
            </w:r>
          </w:p>
        </w:tc>
      </w:tr>
      <w:tr w:rsidR="008E31CB" w:rsidRPr="00442AE3" w14:paraId="1442F979" w14:textId="77777777" w:rsidTr="004F5BE1">
        <w:tc>
          <w:tcPr>
            <w:tcW w:w="727" w:type="dxa"/>
            <w:vMerge/>
            <w:tcBorders>
              <w:left w:val="single" w:sz="8" w:space="0" w:color="auto"/>
            </w:tcBorders>
            <w:vAlign w:val="center"/>
            <w:tcPrChange w:id="328" w:author="Sarkar, Soumyadeep" w:date="2026-05-20T10:17:00Z" w16du:dateUtc="2026-05-20T17:17:00Z">
              <w:tcPr>
                <w:tcW w:w="727" w:type="dxa"/>
                <w:vMerge/>
                <w:tcBorders>
                  <w:left w:val="single" w:sz="8" w:space="0" w:color="auto"/>
                </w:tcBorders>
                <w:vAlign w:val="center"/>
              </w:tcPr>
            </w:tcPrChange>
          </w:tcPr>
          <w:p w14:paraId="0F7DC4EF" w14:textId="77777777" w:rsidR="008E31CB" w:rsidRPr="00DD6795" w:rsidRDefault="008E31CB" w:rsidP="006D46EC">
            <w:pPr>
              <w:rPr>
                <w:rFonts w:ascii="Arial" w:hAnsi="Arial" w:cs="Arial"/>
                <w:b/>
                <w:sz w:val="11"/>
                <w:szCs w:val="11"/>
              </w:rPr>
            </w:pPr>
          </w:p>
        </w:tc>
        <w:tc>
          <w:tcPr>
            <w:tcW w:w="890" w:type="dxa"/>
            <w:vMerge/>
            <w:vAlign w:val="center"/>
            <w:tcPrChange w:id="329" w:author="Sarkar, Soumyadeep" w:date="2026-05-20T10:17:00Z" w16du:dateUtc="2026-05-20T17:17:00Z">
              <w:tcPr>
                <w:tcW w:w="890" w:type="dxa"/>
                <w:gridSpan w:val="4"/>
                <w:vMerge/>
                <w:vAlign w:val="center"/>
              </w:tcPr>
            </w:tcPrChange>
          </w:tcPr>
          <w:p w14:paraId="66F8C8C8" w14:textId="77777777" w:rsidR="008E31CB" w:rsidRPr="00DD6795" w:rsidRDefault="008E31CB" w:rsidP="006D46EC">
            <w:pPr>
              <w:rPr>
                <w:rFonts w:ascii="Arial" w:hAnsi="Arial" w:cs="Arial"/>
                <w:b/>
                <w:sz w:val="11"/>
                <w:szCs w:val="11"/>
              </w:rPr>
            </w:pPr>
          </w:p>
        </w:tc>
        <w:tc>
          <w:tcPr>
            <w:tcW w:w="1111" w:type="dxa"/>
            <w:vMerge/>
            <w:vAlign w:val="center"/>
            <w:tcPrChange w:id="330" w:author="Sarkar, Soumyadeep" w:date="2026-05-20T10:17:00Z" w16du:dateUtc="2026-05-20T17:17:00Z">
              <w:tcPr>
                <w:tcW w:w="1111" w:type="dxa"/>
                <w:gridSpan w:val="4"/>
                <w:vMerge/>
                <w:vAlign w:val="center"/>
              </w:tcPr>
            </w:tcPrChange>
          </w:tcPr>
          <w:p w14:paraId="713B9731" w14:textId="77777777" w:rsidR="008E31CB" w:rsidRPr="00DD6795" w:rsidRDefault="008E31CB" w:rsidP="006D46EC">
            <w:pPr>
              <w:rPr>
                <w:rFonts w:ascii="Arial" w:hAnsi="Arial" w:cs="Arial"/>
                <w:b/>
                <w:sz w:val="11"/>
                <w:szCs w:val="11"/>
              </w:rPr>
            </w:pPr>
          </w:p>
        </w:tc>
        <w:tc>
          <w:tcPr>
            <w:tcW w:w="567" w:type="dxa"/>
            <w:vMerge/>
            <w:vAlign w:val="center"/>
            <w:tcPrChange w:id="331" w:author="Sarkar, Soumyadeep" w:date="2026-05-20T10:17:00Z" w16du:dateUtc="2026-05-20T17:17:00Z">
              <w:tcPr>
                <w:tcW w:w="567" w:type="dxa"/>
                <w:gridSpan w:val="4"/>
                <w:vMerge/>
                <w:vAlign w:val="center"/>
              </w:tcPr>
            </w:tcPrChange>
          </w:tcPr>
          <w:p w14:paraId="16241A48" w14:textId="77777777" w:rsidR="008E31CB" w:rsidRPr="00DD6795" w:rsidRDefault="008E31CB" w:rsidP="006D46EC">
            <w:pPr>
              <w:rPr>
                <w:rFonts w:ascii="Arial" w:hAnsi="Arial" w:cs="Arial"/>
                <w:b/>
                <w:sz w:val="11"/>
                <w:szCs w:val="11"/>
              </w:rPr>
            </w:pPr>
          </w:p>
        </w:tc>
        <w:tc>
          <w:tcPr>
            <w:tcW w:w="1317" w:type="dxa"/>
            <w:tcBorders>
              <w:bottom w:val="single" w:sz="4" w:space="0" w:color="auto"/>
            </w:tcBorders>
            <w:vAlign w:val="center"/>
            <w:tcPrChange w:id="332" w:author="Sarkar, Soumyadeep" w:date="2026-05-20T10:17:00Z" w16du:dateUtc="2026-05-20T17:17:00Z">
              <w:tcPr>
                <w:tcW w:w="1317" w:type="dxa"/>
                <w:gridSpan w:val="4"/>
                <w:tcBorders>
                  <w:bottom w:val="single" w:sz="4" w:space="0" w:color="auto"/>
                </w:tcBorders>
                <w:vAlign w:val="center"/>
              </w:tcPr>
            </w:tcPrChange>
          </w:tcPr>
          <w:p w14:paraId="0210E9CB" w14:textId="0ED008AF" w:rsidR="008E31CB" w:rsidRPr="00DD6795" w:rsidRDefault="008E31CB" w:rsidP="006D46EC">
            <w:pPr>
              <w:rPr>
                <w:rFonts w:ascii="Arial" w:hAnsi="Arial" w:cs="Arial"/>
                <w:b/>
                <w:sz w:val="11"/>
                <w:szCs w:val="11"/>
              </w:rPr>
            </w:pPr>
            <w:ins w:id="333" w:author="Sarkar, Soumyadeep" w:date="2026-05-08T23:49:00Z" w16du:dateUtc="2026-05-09T06:49:00Z">
              <w:r w:rsidRPr="00DD6795">
                <w:rPr>
                  <w:rFonts w:ascii="Arial" w:hAnsi="Arial" w:cs="Arial"/>
                  <w:color w:val="000000"/>
                  <w:sz w:val="11"/>
                  <w:szCs w:val="11"/>
                </w:rPr>
                <w:t>Proteomics</w:t>
              </w:r>
            </w:ins>
            <w:del w:id="334" w:author="Sarkar, Soumyadeep" w:date="2026-05-08T23:45:00Z" w16du:dateUtc="2026-05-09T06:45:00Z">
              <w:r w:rsidRPr="00DD6795" w:rsidDel="009F54A2">
                <w:rPr>
                  <w:rFonts w:ascii="Arial" w:hAnsi="Arial" w:cs="Arial"/>
                  <w:color w:val="000000"/>
                  <w:sz w:val="11"/>
                  <w:szCs w:val="11"/>
                </w:rPr>
                <w:delText>Proteomics</w:delText>
              </w:r>
            </w:del>
          </w:p>
        </w:tc>
        <w:tc>
          <w:tcPr>
            <w:tcW w:w="790" w:type="dxa"/>
            <w:tcBorders>
              <w:bottom w:val="single" w:sz="4" w:space="0" w:color="auto"/>
            </w:tcBorders>
            <w:vAlign w:val="center"/>
            <w:tcPrChange w:id="335" w:author="Sarkar, Soumyadeep" w:date="2026-05-20T10:17:00Z" w16du:dateUtc="2026-05-20T17:17:00Z">
              <w:tcPr>
                <w:tcW w:w="790" w:type="dxa"/>
                <w:gridSpan w:val="4"/>
                <w:tcBorders>
                  <w:bottom w:val="single" w:sz="4" w:space="0" w:color="auto"/>
                </w:tcBorders>
                <w:vAlign w:val="center"/>
              </w:tcPr>
            </w:tcPrChange>
          </w:tcPr>
          <w:p w14:paraId="5DE5B59C" w14:textId="251BE776" w:rsidR="008E31CB" w:rsidRPr="00DD6795" w:rsidRDefault="008E31CB" w:rsidP="006D46EC">
            <w:pPr>
              <w:rPr>
                <w:rFonts w:ascii="Arial" w:hAnsi="Arial" w:cs="Arial"/>
                <w:b/>
                <w:sz w:val="11"/>
                <w:szCs w:val="11"/>
              </w:rPr>
            </w:pPr>
            <w:ins w:id="336" w:author="Sarkar, Soumyadeep" w:date="2026-05-08T23:45:00Z" w16du:dateUtc="2026-05-09T06:45:00Z">
              <w:r w:rsidRPr="00DD6795">
                <w:rPr>
                  <w:rFonts w:ascii="Arial" w:hAnsi="Arial" w:cs="Arial"/>
                  <w:color w:val="000000"/>
                  <w:sz w:val="11"/>
                  <w:szCs w:val="11"/>
                </w:rPr>
                <w:t>3</w:t>
              </w:r>
            </w:ins>
            <w:del w:id="337" w:author="Sarkar, Soumyadeep" w:date="2026-05-08T23:45:00Z" w16du:dateUtc="2026-05-09T06:45:00Z">
              <w:r w:rsidRPr="00DD6795" w:rsidDel="009F54A2">
                <w:rPr>
                  <w:rFonts w:ascii="Arial" w:hAnsi="Arial" w:cs="Arial"/>
                  <w:color w:val="000000"/>
                  <w:sz w:val="11"/>
                  <w:szCs w:val="11"/>
                </w:rPr>
                <w:delText>3</w:delText>
              </w:r>
            </w:del>
          </w:p>
        </w:tc>
        <w:tc>
          <w:tcPr>
            <w:tcW w:w="1715" w:type="dxa"/>
            <w:vMerge/>
            <w:tcBorders>
              <w:bottom w:val="single" w:sz="4" w:space="0" w:color="auto"/>
            </w:tcBorders>
            <w:vAlign w:val="center"/>
            <w:tcPrChange w:id="338" w:author="Sarkar, Soumyadeep" w:date="2026-05-20T10:17:00Z" w16du:dateUtc="2026-05-20T17:17:00Z">
              <w:tcPr>
                <w:tcW w:w="1715" w:type="dxa"/>
                <w:gridSpan w:val="4"/>
                <w:vMerge/>
                <w:tcBorders>
                  <w:bottom w:val="single" w:sz="4" w:space="0" w:color="auto"/>
                </w:tcBorders>
                <w:vAlign w:val="center"/>
              </w:tcPr>
            </w:tcPrChange>
          </w:tcPr>
          <w:p w14:paraId="50750999" w14:textId="0D52512B" w:rsidR="008E31CB" w:rsidRPr="00DD6795" w:rsidRDefault="008E31CB" w:rsidP="006D46EC">
            <w:pPr>
              <w:rPr>
                <w:rFonts w:ascii="Arial" w:hAnsi="Arial" w:cs="Arial"/>
                <w:b/>
                <w:sz w:val="11"/>
                <w:szCs w:val="11"/>
              </w:rPr>
            </w:pPr>
          </w:p>
        </w:tc>
        <w:tc>
          <w:tcPr>
            <w:tcW w:w="2223" w:type="dxa"/>
            <w:tcBorders>
              <w:bottom w:val="single" w:sz="4" w:space="0" w:color="auto"/>
              <w:right w:val="single" w:sz="8" w:space="0" w:color="auto"/>
            </w:tcBorders>
            <w:vAlign w:val="center"/>
            <w:tcPrChange w:id="339" w:author="Sarkar, Soumyadeep" w:date="2026-05-20T10:17:00Z" w16du:dateUtc="2026-05-20T17:17:00Z">
              <w:tcPr>
                <w:tcW w:w="2223" w:type="dxa"/>
                <w:gridSpan w:val="4"/>
                <w:tcBorders>
                  <w:bottom w:val="single" w:sz="4" w:space="0" w:color="auto"/>
                  <w:right w:val="single" w:sz="8" w:space="0" w:color="auto"/>
                </w:tcBorders>
                <w:vAlign w:val="bottom"/>
              </w:tcPr>
            </w:tcPrChange>
          </w:tcPr>
          <w:p w14:paraId="34FE20F4" w14:textId="79F48110" w:rsidR="008E31CB" w:rsidRPr="00981B2B" w:rsidRDefault="008E31CB" w:rsidP="004F5BE1">
            <w:pPr>
              <w:rPr>
                <w:rFonts w:ascii="Arial" w:hAnsi="Arial" w:cs="Arial"/>
                <w:b/>
                <w:sz w:val="11"/>
                <w:szCs w:val="11"/>
              </w:rPr>
            </w:pPr>
            <w:ins w:id="340" w:author="Sarkar, Soumyadeep" w:date="2026-05-08T23:49:00Z" w16du:dateUtc="2026-05-09T06:49:00Z">
              <w:r w:rsidRPr="00981B2B">
                <w:rPr>
                  <w:rFonts w:ascii="Arial" w:hAnsi="Arial" w:cs="Arial"/>
                  <w:color w:val="000000"/>
                  <w:sz w:val="11"/>
                  <w:szCs w:val="11"/>
                </w:rPr>
                <w:t>PXD011902</w:t>
              </w:r>
            </w:ins>
            <w:del w:id="341" w:author="Sarkar, Soumyadeep" w:date="2026-05-08T23:45:00Z" w16du:dateUtc="2026-05-09T06:45:00Z">
              <w:r w:rsidRPr="00981B2B" w:rsidDel="009F54A2">
                <w:rPr>
                  <w:rFonts w:ascii="Arial" w:hAnsi="Arial" w:cs="Arial"/>
                  <w:color w:val="000000"/>
                  <w:sz w:val="11"/>
                  <w:szCs w:val="11"/>
                </w:rPr>
                <w:delText>PXD011902</w:delText>
              </w:r>
            </w:del>
          </w:p>
        </w:tc>
      </w:tr>
      <w:tr w:rsidR="006D46EC" w:rsidRPr="00442AE3" w14:paraId="7E0794F9" w14:textId="77777777" w:rsidTr="004F5BE1">
        <w:trPr>
          <w:ins w:id="342" w:author="Sarkar, Soumyadeep" w:date="2026-05-08T23:47:00Z"/>
        </w:trPr>
        <w:tc>
          <w:tcPr>
            <w:tcW w:w="727" w:type="dxa"/>
            <w:vMerge/>
            <w:tcBorders>
              <w:left w:val="single" w:sz="8" w:space="0" w:color="auto"/>
            </w:tcBorders>
            <w:vAlign w:val="center"/>
            <w:tcPrChange w:id="343" w:author="Sarkar, Soumyadeep" w:date="2026-05-20T10:17:00Z" w16du:dateUtc="2026-05-20T17:17:00Z">
              <w:tcPr>
                <w:tcW w:w="727" w:type="dxa"/>
                <w:vMerge/>
                <w:tcBorders>
                  <w:left w:val="single" w:sz="8" w:space="0" w:color="auto"/>
                </w:tcBorders>
                <w:vAlign w:val="center"/>
              </w:tcPr>
            </w:tcPrChange>
          </w:tcPr>
          <w:p w14:paraId="21A35F5D" w14:textId="77777777" w:rsidR="006D46EC" w:rsidRPr="00DD6795" w:rsidRDefault="006D46EC" w:rsidP="006D46EC">
            <w:pPr>
              <w:rPr>
                <w:ins w:id="344" w:author="Sarkar, Soumyadeep" w:date="2026-05-08T23:47:00Z" w16du:dateUtc="2026-05-09T06:47:00Z"/>
                <w:rFonts w:ascii="Arial" w:hAnsi="Arial" w:cs="Arial"/>
                <w:b/>
                <w:sz w:val="11"/>
                <w:szCs w:val="11"/>
              </w:rPr>
            </w:pPr>
          </w:p>
        </w:tc>
        <w:tc>
          <w:tcPr>
            <w:tcW w:w="890" w:type="dxa"/>
            <w:vMerge/>
            <w:vAlign w:val="center"/>
            <w:tcPrChange w:id="345" w:author="Sarkar, Soumyadeep" w:date="2026-05-20T10:17:00Z" w16du:dateUtc="2026-05-20T17:17:00Z">
              <w:tcPr>
                <w:tcW w:w="890" w:type="dxa"/>
                <w:gridSpan w:val="4"/>
                <w:vMerge/>
                <w:vAlign w:val="center"/>
              </w:tcPr>
            </w:tcPrChange>
          </w:tcPr>
          <w:p w14:paraId="138E40CA" w14:textId="77777777" w:rsidR="006D46EC" w:rsidRPr="00DD6795" w:rsidRDefault="006D46EC" w:rsidP="006D46EC">
            <w:pPr>
              <w:rPr>
                <w:ins w:id="346" w:author="Sarkar, Soumyadeep" w:date="2026-05-08T23:47:00Z" w16du:dateUtc="2026-05-09T06:47:00Z"/>
                <w:rFonts w:ascii="Arial" w:hAnsi="Arial" w:cs="Arial"/>
                <w:b/>
                <w:sz w:val="11"/>
                <w:szCs w:val="11"/>
              </w:rPr>
            </w:pPr>
          </w:p>
        </w:tc>
        <w:tc>
          <w:tcPr>
            <w:tcW w:w="1111" w:type="dxa"/>
            <w:vMerge/>
            <w:vAlign w:val="center"/>
            <w:tcPrChange w:id="347" w:author="Sarkar, Soumyadeep" w:date="2026-05-20T10:17:00Z" w16du:dateUtc="2026-05-20T17:17:00Z">
              <w:tcPr>
                <w:tcW w:w="1111" w:type="dxa"/>
                <w:gridSpan w:val="4"/>
                <w:vMerge/>
                <w:vAlign w:val="center"/>
              </w:tcPr>
            </w:tcPrChange>
          </w:tcPr>
          <w:p w14:paraId="53583C3B" w14:textId="77777777" w:rsidR="006D46EC" w:rsidRPr="00DD6795" w:rsidRDefault="006D46EC" w:rsidP="006D46EC">
            <w:pPr>
              <w:rPr>
                <w:ins w:id="348" w:author="Sarkar, Soumyadeep" w:date="2026-05-08T23:47:00Z" w16du:dateUtc="2026-05-09T06:47:00Z"/>
                <w:rFonts w:ascii="Arial" w:hAnsi="Arial" w:cs="Arial"/>
                <w:b/>
                <w:sz w:val="11"/>
                <w:szCs w:val="11"/>
              </w:rPr>
            </w:pPr>
          </w:p>
        </w:tc>
        <w:tc>
          <w:tcPr>
            <w:tcW w:w="567" w:type="dxa"/>
            <w:vMerge/>
            <w:vAlign w:val="center"/>
            <w:tcPrChange w:id="349" w:author="Sarkar, Soumyadeep" w:date="2026-05-20T10:17:00Z" w16du:dateUtc="2026-05-20T17:17:00Z">
              <w:tcPr>
                <w:tcW w:w="567" w:type="dxa"/>
                <w:gridSpan w:val="4"/>
                <w:vMerge/>
                <w:vAlign w:val="center"/>
              </w:tcPr>
            </w:tcPrChange>
          </w:tcPr>
          <w:p w14:paraId="7B0B7BC5" w14:textId="77777777" w:rsidR="006D46EC" w:rsidRPr="00DD6795" w:rsidRDefault="006D46EC" w:rsidP="006D46EC">
            <w:pPr>
              <w:rPr>
                <w:ins w:id="350" w:author="Sarkar, Soumyadeep" w:date="2026-05-08T23:47:00Z" w16du:dateUtc="2026-05-09T06:47:00Z"/>
                <w:rFonts w:ascii="Arial" w:hAnsi="Arial" w:cs="Arial"/>
                <w:b/>
                <w:sz w:val="11"/>
                <w:szCs w:val="11"/>
              </w:rPr>
            </w:pPr>
          </w:p>
        </w:tc>
        <w:tc>
          <w:tcPr>
            <w:tcW w:w="1317" w:type="dxa"/>
            <w:tcBorders>
              <w:bottom w:val="single" w:sz="4" w:space="0" w:color="auto"/>
            </w:tcBorders>
            <w:vAlign w:val="center"/>
            <w:tcPrChange w:id="351" w:author="Sarkar, Soumyadeep" w:date="2026-05-20T10:17:00Z" w16du:dateUtc="2026-05-20T17:17:00Z">
              <w:tcPr>
                <w:tcW w:w="1317" w:type="dxa"/>
                <w:gridSpan w:val="4"/>
                <w:tcBorders>
                  <w:bottom w:val="single" w:sz="4" w:space="0" w:color="auto"/>
                </w:tcBorders>
                <w:vAlign w:val="center"/>
              </w:tcPr>
            </w:tcPrChange>
          </w:tcPr>
          <w:p w14:paraId="02983AB1" w14:textId="340836E1" w:rsidR="006D46EC" w:rsidRPr="00630543" w:rsidRDefault="006D46EC" w:rsidP="006D46EC">
            <w:pPr>
              <w:rPr>
                <w:ins w:id="352" w:author="Sarkar, Soumyadeep" w:date="2026-05-08T23:47:00Z" w16du:dateUtc="2026-05-09T06:47:00Z"/>
                <w:rFonts w:ascii="Arial" w:hAnsi="Arial" w:cs="Arial"/>
                <w:color w:val="000000"/>
                <w:sz w:val="11"/>
                <w:szCs w:val="11"/>
              </w:rPr>
            </w:pPr>
            <w:ins w:id="353" w:author="Sarkar, Soumyadeep" w:date="2026-05-08T23:49:00Z" w16du:dateUtc="2026-05-09T06:49:00Z">
              <w:r w:rsidRPr="00630543">
                <w:rPr>
                  <w:rFonts w:ascii="Arial" w:hAnsi="Arial" w:cs="Arial"/>
                  <w:color w:val="000000"/>
                  <w:sz w:val="11"/>
                  <w:szCs w:val="11"/>
                </w:rPr>
                <w:t>Lipidomics</w:t>
              </w:r>
            </w:ins>
          </w:p>
        </w:tc>
        <w:tc>
          <w:tcPr>
            <w:tcW w:w="790" w:type="dxa"/>
            <w:tcBorders>
              <w:bottom w:val="single" w:sz="4" w:space="0" w:color="auto"/>
            </w:tcBorders>
            <w:vAlign w:val="center"/>
            <w:tcPrChange w:id="354" w:author="Sarkar, Soumyadeep" w:date="2026-05-20T10:17:00Z" w16du:dateUtc="2026-05-20T17:17:00Z">
              <w:tcPr>
                <w:tcW w:w="790" w:type="dxa"/>
                <w:gridSpan w:val="4"/>
                <w:tcBorders>
                  <w:bottom w:val="single" w:sz="4" w:space="0" w:color="auto"/>
                </w:tcBorders>
                <w:vAlign w:val="center"/>
              </w:tcPr>
            </w:tcPrChange>
          </w:tcPr>
          <w:p w14:paraId="25105106" w14:textId="3A2E1727" w:rsidR="006D46EC" w:rsidRPr="00820616" w:rsidRDefault="006D46EC" w:rsidP="006D46EC">
            <w:pPr>
              <w:rPr>
                <w:ins w:id="355" w:author="Sarkar, Soumyadeep" w:date="2026-05-08T23:47:00Z" w16du:dateUtc="2026-05-09T06:47:00Z"/>
                <w:rFonts w:ascii="Arial" w:hAnsi="Arial" w:cs="Arial"/>
                <w:color w:val="000000"/>
                <w:sz w:val="11"/>
                <w:szCs w:val="11"/>
              </w:rPr>
            </w:pPr>
            <w:ins w:id="356" w:author="Sarkar, Soumyadeep" w:date="2026-05-08T23:49:00Z" w16du:dateUtc="2026-05-09T06:49:00Z">
              <w:r w:rsidRPr="00820616">
                <w:rPr>
                  <w:rFonts w:ascii="Arial" w:hAnsi="Arial" w:cs="Arial"/>
                  <w:color w:val="000000"/>
                  <w:sz w:val="11"/>
                  <w:szCs w:val="11"/>
                </w:rPr>
                <w:t>3</w:t>
              </w:r>
            </w:ins>
          </w:p>
        </w:tc>
        <w:tc>
          <w:tcPr>
            <w:tcW w:w="1715" w:type="dxa"/>
            <w:tcBorders>
              <w:bottom w:val="single" w:sz="4" w:space="0" w:color="auto"/>
            </w:tcBorders>
            <w:tcPrChange w:id="357" w:author="Sarkar, Soumyadeep" w:date="2026-05-20T10:17:00Z" w16du:dateUtc="2026-05-20T17:17:00Z">
              <w:tcPr>
                <w:tcW w:w="1715" w:type="dxa"/>
                <w:gridSpan w:val="4"/>
                <w:tcBorders>
                  <w:bottom w:val="single" w:sz="4" w:space="0" w:color="auto"/>
                </w:tcBorders>
              </w:tcPr>
            </w:tcPrChange>
          </w:tcPr>
          <w:p w14:paraId="7E0119E9" w14:textId="153AFC9A" w:rsidR="006D46EC" w:rsidRPr="008E31CB" w:rsidRDefault="006D46EC" w:rsidP="006D46EC">
            <w:pPr>
              <w:rPr>
                <w:ins w:id="358" w:author="Sarkar, Soumyadeep" w:date="2026-05-08T23:47:00Z" w16du:dateUtc="2026-05-09T06:47:00Z"/>
                <w:rFonts w:ascii="Arial" w:hAnsi="Arial" w:cs="Arial"/>
                <w:sz w:val="11"/>
                <w:szCs w:val="11"/>
                <w:rPrChange w:id="359" w:author="Sarkar, Soumyadeep" w:date="2026-05-18T14:06:00Z" w16du:dateUtc="2026-05-18T21:06:00Z">
                  <w:rPr>
                    <w:ins w:id="360" w:author="Sarkar, Soumyadeep" w:date="2026-05-08T23:47:00Z" w16du:dateUtc="2026-05-09T06:47:00Z"/>
                    <w:sz w:val="11"/>
                    <w:szCs w:val="11"/>
                  </w:rPr>
                </w:rPrChange>
              </w:rPr>
            </w:pPr>
            <w:ins w:id="361" w:author="Sarkar, Soumyadeep" w:date="2026-05-08T23:49:00Z" w16du:dateUtc="2026-05-09T06:49:00Z">
              <w:r w:rsidRPr="008E31CB">
                <w:rPr>
                  <w:rFonts w:ascii="Arial" w:hAnsi="Arial" w:cs="Arial"/>
                  <w:sz w:val="11"/>
                  <w:szCs w:val="11"/>
                  <w:rPrChange w:id="362" w:author="Sarkar, Soumyadeep" w:date="2026-05-18T14:06:00Z" w16du:dateUtc="2026-05-18T21:06:00Z">
                    <w:rPr>
                      <w:sz w:val="11"/>
                      <w:szCs w:val="11"/>
                    </w:rPr>
                  </w:rPrChange>
                </w:rPr>
                <w:t>38383396</w:t>
              </w:r>
            </w:ins>
          </w:p>
        </w:tc>
        <w:tc>
          <w:tcPr>
            <w:tcW w:w="2223" w:type="dxa"/>
            <w:tcBorders>
              <w:bottom w:val="single" w:sz="4" w:space="0" w:color="auto"/>
              <w:right w:val="single" w:sz="4" w:space="0" w:color="auto"/>
            </w:tcBorders>
            <w:vAlign w:val="center"/>
            <w:tcPrChange w:id="363" w:author="Sarkar, Soumyadeep" w:date="2026-05-20T10:17:00Z" w16du:dateUtc="2026-05-20T17:17:00Z">
              <w:tcPr>
                <w:tcW w:w="2223" w:type="dxa"/>
                <w:gridSpan w:val="4"/>
                <w:tcBorders>
                  <w:bottom w:val="single" w:sz="4" w:space="0" w:color="auto"/>
                  <w:right w:val="single" w:sz="4" w:space="0" w:color="auto"/>
                </w:tcBorders>
              </w:tcPr>
            </w:tcPrChange>
          </w:tcPr>
          <w:p w14:paraId="0B4C0279" w14:textId="12F953B9" w:rsidR="006D46EC" w:rsidRPr="00981B2B" w:rsidRDefault="006D46EC" w:rsidP="004F5BE1">
            <w:pPr>
              <w:rPr>
                <w:ins w:id="364" w:author="Sarkar, Soumyadeep" w:date="2026-05-08T23:47:00Z" w16du:dateUtc="2026-05-09T06:47:00Z"/>
                <w:rFonts w:ascii="Arial" w:hAnsi="Arial" w:cs="Arial"/>
                <w:sz w:val="11"/>
                <w:szCs w:val="11"/>
                <w:rPrChange w:id="365" w:author="Sarkar, Soumyadeep" w:date="2026-05-18T14:08:00Z" w16du:dateUtc="2026-05-18T21:08:00Z">
                  <w:rPr>
                    <w:ins w:id="366" w:author="Sarkar, Soumyadeep" w:date="2026-05-08T23:47:00Z" w16du:dateUtc="2026-05-09T06:47:00Z"/>
                    <w:sz w:val="11"/>
                    <w:szCs w:val="11"/>
                  </w:rPr>
                </w:rPrChange>
              </w:rPr>
            </w:pPr>
            <w:ins w:id="367" w:author="Sarkar, Soumyadeep" w:date="2026-05-08T23:49:00Z" w16du:dateUtc="2026-05-09T06:49:00Z">
              <w:r w:rsidRPr="00981B2B">
                <w:rPr>
                  <w:rFonts w:ascii="Arial" w:hAnsi="Arial" w:cs="Arial"/>
                  <w:sz w:val="11"/>
                  <w:szCs w:val="11"/>
                  <w:rPrChange w:id="368" w:author="Sarkar, Soumyadeep" w:date="2026-05-18T14:08:00Z" w16du:dateUtc="2026-05-18T21:08:00Z">
                    <w:rPr>
                      <w:sz w:val="11"/>
                      <w:szCs w:val="11"/>
                    </w:rPr>
                  </w:rPrChange>
                </w:rPr>
                <w:t>MSV000086174</w:t>
              </w:r>
            </w:ins>
          </w:p>
        </w:tc>
      </w:tr>
      <w:tr w:rsidR="006D46EC" w:rsidRPr="00442AE3" w14:paraId="5CA28441" w14:textId="77777777" w:rsidTr="004F5BE1">
        <w:trPr>
          <w:ins w:id="369" w:author="Sarkar, Soumyadeep" w:date="2026-05-08T23:47:00Z"/>
        </w:trPr>
        <w:tc>
          <w:tcPr>
            <w:tcW w:w="727" w:type="dxa"/>
            <w:vMerge/>
            <w:tcBorders>
              <w:left w:val="single" w:sz="8" w:space="0" w:color="auto"/>
            </w:tcBorders>
            <w:vAlign w:val="center"/>
            <w:tcPrChange w:id="370" w:author="Sarkar, Soumyadeep" w:date="2026-05-20T10:17:00Z" w16du:dateUtc="2026-05-20T17:17:00Z">
              <w:tcPr>
                <w:tcW w:w="727" w:type="dxa"/>
                <w:vMerge/>
                <w:tcBorders>
                  <w:left w:val="single" w:sz="8" w:space="0" w:color="auto"/>
                </w:tcBorders>
                <w:vAlign w:val="center"/>
              </w:tcPr>
            </w:tcPrChange>
          </w:tcPr>
          <w:p w14:paraId="4887A541" w14:textId="77777777" w:rsidR="006D46EC" w:rsidRPr="00DD6795" w:rsidRDefault="006D46EC" w:rsidP="006D46EC">
            <w:pPr>
              <w:rPr>
                <w:ins w:id="371" w:author="Sarkar, Soumyadeep" w:date="2026-05-08T23:47:00Z" w16du:dateUtc="2026-05-09T06:47:00Z"/>
                <w:rFonts w:ascii="Arial" w:hAnsi="Arial" w:cs="Arial"/>
                <w:b/>
                <w:sz w:val="11"/>
                <w:szCs w:val="11"/>
              </w:rPr>
            </w:pPr>
          </w:p>
        </w:tc>
        <w:tc>
          <w:tcPr>
            <w:tcW w:w="890" w:type="dxa"/>
            <w:vMerge/>
            <w:vAlign w:val="center"/>
            <w:tcPrChange w:id="372" w:author="Sarkar, Soumyadeep" w:date="2026-05-20T10:17:00Z" w16du:dateUtc="2026-05-20T17:17:00Z">
              <w:tcPr>
                <w:tcW w:w="890" w:type="dxa"/>
                <w:gridSpan w:val="4"/>
                <w:vMerge/>
                <w:vAlign w:val="center"/>
              </w:tcPr>
            </w:tcPrChange>
          </w:tcPr>
          <w:p w14:paraId="16DB9AE3" w14:textId="77777777" w:rsidR="006D46EC" w:rsidRPr="00DD6795" w:rsidRDefault="006D46EC" w:rsidP="006D46EC">
            <w:pPr>
              <w:rPr>
                <w:ins w:id="373" w:author="Sarkar, Soumyadeep" w:date="2026-05-08T23:47:00Z" w16du:dateUtc="2026-05-09T06:47:00Z"/>
                <w:rFonts w:ascii="Arial" w:hAnsi="Arial" w:cs="Arial"/>
                <w:b/>
                <w:sz w:val="11"/>
                <w:szCs w:val="11"/>
              </w:rPr>
            </w:pPr>
          </w:p>
        </w:tc>
        <w:tc>
          <w:tcPr>
            <w:tcW w:w="1111" w:type="dxa"/>
            <w:vMerge/>
            <w:vAlign w:val="center"/>
            <w:tcPrChange w:id="374" w:author="Sarkar, Soumyadeep" w:date="2026-05-20T10:17:00Z" w16du:dateUtc="2026-05-20T17:17:00Z">
              <w:tcPr>
                <w:tcW w:w="1111" w:type="dxa"/>
                <w:gridSpan w:val="4"/>
                <w:vMerge/>
                <w:vAlign w:val="center"/>
              </w:tcPr>
            </w:tcPrChange>
          </w:tcPr>
          <w:p w14:paraId="01D1BC01" w14:textId="77777777" w:rsidR="006D46EC" w:rsidRPr="00DD6795" w:rsidRDefault="006D46EC" w:rsidP="006D46EC">
            <w:pPr>
              <w:rPr>
                <w:ins w:id="375" w:author="Sarkar, Soumyadeep" w:date="2026-05-08T23:47:00Z" w16du:dateUtc="2026-05-09T06:47:00Z"/>
                <w:rFonts w:ascii="Arial" w:hAnsi="Arial" w:cs="Arial"/>
                <w:b/>
                <w:sz w:val="11"/>
                <w:szCs w:val="11"/>
              </w:rPr>
            </w:pPr>
          </w:p>
        </w:tc>
        <w:tc>
          <w:tcPr>
            <w:tcW w:w="567" w:type="dxa"/>
            <w:vMerge/>
            <w:vAlign w:val="center"/>
            <w:tcPrChange w:id="376" w:author="Sarkar, Soumyadeep" w:date="2026-05-20T10:17:00Z" w16du:dateUtc="2026-05-20T17:17:00Z">
              <w:tcPr>
                <w:tcW w:w="567" w:type="dxa"/>
                <w:gridSpan w:val="4"/>
                <w:vMerge/>
                <w:vAlign w:val="center"/>
              </w:tcPr>
            </w:tcPrChange>
          </w:tcPr>
          <w:p w14:paraId="6626150E" w14:textId="77777777" w:rsidR="006D46EC" w:rsidRPr="00DD6795" w:rsidRDefault="006D46EC" w:rsidP="006D46EC">
            <w:pPr>
              <w:rPr>
                <w:ins w:id="377" w:author="Sarkar, Soumyadeep" w:date="2026-05-08T23:47:00Z" w16du:dateUtc="2026-05-09T06:47:00Z"/>
                <w:rFonts w:ascii="Arial" w:hAnsi="Arial" w:cs="Arial"/>
                <w:b/>
                <w:sz w:val="11"/>
                <w:szCs w:val="11"/>
              </w:rPr>
            </w:pPr>
          </w:p>
        </w:tc>
        <w:tc>
          <w:tcPr>
            <w:tcW w:w="1317" w:type="dxa"/>
            <w:tcBorders>
              <w:bottom w:val="single" w:sz="4" w:space="0" w:color="auto"/>
            </w:tcBorders>
            <w:vAlign w:val="center"/>
            <w:tcPrChange w:id="378" w:author="Sarkar, Soumyadeep" w:date="2026-05-20T10:17:00Z" w16du:dateUtc="2026-05-20T17:17:00Z">
              <w:tcPr>
                <w:tcW w:w="1317" w:type="dxa"/>
                <w:gridSpan w:val="4"/>
                <w:tcBorders>
                  <w:bottom w:val="single" w:sz="4" w:space="0" w:color="auto"/>
                </w:tcBorders>
                <w:vAlign w:val="center"/>
              </w:tcPr>
            </w:tcPrChange>
          </w:tcPr>
          <w:p w14:paraId="5E0297BF" w14:textId="020DA765" w:rsidR="006D46EC" w:rsidRPr="00630543" w:rsidRDefault="006D46EC" w:rsidP="006D46EC">
            <w:pPr>
              <w:rPr>
                <w:ins w:id="379" w:author="Sarkar, Soumyadeep" w:date="2026-05-08T23:47:00Z" w16du:dateUtc="2026-05-09T06:47:00Z"/>
                <w:rFonts w:ascii="Arial" w:hAnsi="Arial" w:cs="Arial"/>
                <w:color w:val="000000"/>
                <w:sz w:val="11"/>
                <w:szCs w:val="11"/>
              </w:rPr>
            </w:pPr>
            <w:ins w:id="380" w:author="Sarkar, Soumyadeep" w:date="2026-05-08T23:49:00Z" w16du:dateUtc="2026-05-09T06:49:00Z">
              <w:r w:rsidRPr="00630543">
                <w:rPr>
                  <w:rFonts w:ascii="Arial" w:hAnsi="Arial" w:cs="Arial"/>
                  <w:color w:val="000000"/>
                  <w:sz w:val="11"/>
                  <w:szCs w:val="11"/>
                </w:rPr>
                <w:t>Metabolomics</w:t>
              </w:r>
            </w:ins>
          </w:p>
        </w:tc>
        <w:tc>
          <w:tcPr>
            <w:tcW w:w="790" w:type="dxa"/>
            <w:tcBorders>
              <w:bottom w:val="single" w:sz="4" w:space="0" w:color="auto"/>
            </w:tcBorders>
            <w:vAlign w:val="center"/>
            <w:tcPrChange w:id="381" w:author="Sarkar, Soumyadeep" w:date="2026-05-20T10:17:00Z" w16du:dateUtc="2026-05-20T17:17:00Z">
              <w:tcPr>
                <w:tcW w:w="790" w:type="dxa"/>
                <w:gridSpan w:val="4"/>
                <w:tcBorders>
                  <w:bottom w:val="single" w:sz="4" w:space="0" w:color="auto"/>
                </w:tcBorders>
                <w:vAlign w:val="center"/>
              </w:tcPr>
            </w:tcPrChange>
          </w:tcPr>
          <w:p w14:paraId="24846D2E" w14:textId="60DB703B" w:rsidR="006D46EC" w:rsidRPr="00820616" w:rsidRDefault="006D46EC" w:rsidP="006D46EC">
            <w:pPr>
              <w:rPr>
                <w:ins w:id="382" w:author="Sarkar, Soumyadeep" w:date="2026-05-08T23:47:00Z" w16du:dateUtc="2026-05-09T06:47:00Z"/>
                <w:rFonts w:ascii="Arial" w:hAnsi="Arial" w:cs="Arial"/>
                <w:color w:val="000000"/>
                <w:sz w:val="11"/>
                <w:szCs w:val="11"/>
              </w:rPr>
            </w:pPr>
            <w:ins w:id="383" w:author="Sarkar, Soumyadeep" w:date="2026-05-08T23:49:00Z" w16du:dateUtc="2026-05-09T06:49:00Z">
              <w:r w:rsidRPr="00820616">
                <w:rPr>
                  <w:rFonts w:ascii="Arial" w:hAnsi="Arial" w:cs="Arial"/>
                  <w:color w:val="000000"/>
                  <w:sz w:val="11"/>
                  <w:szCs w:val="11"/>
                </w:rPr>
                <w:t>3</w:t>
              </w:r>
            </w:ins>
          </w:p>
        </w:tc>
        <w:tc>
          <w:tcPr>
            <w:tcW w:w="1715" w:type="dxa"/>
            <w:tcBorders>
              <w:bottom w:val="single" w:sz="4" w:space="0" w:color="auto"/>
            </w:tcBorders>
            <w:tcPrChange w:id="384" w:author="Sarkar, Soumyadeep" w:date="2026-05-20T10:17:00Z" w16du:dateUtc="2026-05-20T17:17:00Z">
              <w:tcPr>
                <w:tcW w:w="1715" w:type="dxa"/>
                <w:gridSpan w:val="4"/>
                <w:tcBorders>
                  <w:bottom w:val="single" w:sz="4" w:space="0" w:color="auto"/>
                </w:tcBorders>
              </w:tcPr>
            </w:tcPrChange>
          </w:tcPr>
          <w:p w14:paraId="075D3BAE" w14:textId="5D6D7D85" w:rsidR="006D46EC" w:rsidRPr="00820616" w:rsidRDefault="006D46EC" w:rsidP="006D46EC">
            <w:pPr>
              <w:rPr>
                <w:ins w:id="385" w:author="Sarkar, Soumyadeep" w:date="2026-05-08T23:47:00Z" w16du:dateUtc="2026-05-09T06:47:00Z"/>
                <w:sz w:val="11"/>
                <w:szCs w:val="11"/>
              </w:rPr>
            </w:pPr>
            <w:ins w:id="386" w:author="Sarkar, Soumyadeep" w:date="2026-05-08T23:49:00Z" w16du:dateUtc="2026-05-09T06:49:00Z">
              <w:r w:rsidRPr="00820616">
                <w:rPr>
                  <w:sz w:val="11"/>
                  <w:szCs w:val="11"/>
                </w:rPr>
                <w:t>NA</w:t>
              </w:r>
            </w:ins>
          </w:p>
        </w:tc>
        <w:tc>
          <w:tcPr>
            <w:tcW w:w="2223" w:type="dxa"/>
            <w:tcBorders>
              <w:bottom w:val="single" w:sz="4" w:space="0" w:color="auto"/>
              <w:right w:val="single" w:sz="4" w:space="0" w:color="auto"/>
            </w:tcBorders>
            <w:vAlign w:val="center"/>
            <w:tcPrChange w:id="387" w:author="Sarkar, Soumyadeep" w:date="2026-05-20T10:17:00Z" w16du:dateUtc="2026-05-20T17:17:00Z">
              <w:tcPr>
                <w:tcW w:w="2223" w:type="dxa"/>
                <w:gridSpan w:val="4"/>
                <w:tcBorders>
                  <w:bottom w:val="single" w:sz="4" w:space="0" w:color="auto"/>
                  <w:right w:val="single" w:sz="4" w:space="0" w:color="auto"/>
                </w:tcBorders>
              </w:tcPr>
            </w:tcPrChange>
          </w:tcPr>
          <w:p w14:paraId="1EC73E02" w14:textId="4C755259" w:rsidR="006D46EC" w:rsidRPr="00981B2B" w:rsidRDefault="006D46EC" w:rsidP="004F5BE1">
            <w:pPr>
              <w:rPr>
                <w:ins w:id="388" w:author="Sarkar, Soumyadeep" w:date="2026-05-08T23:47:00Z" w16du:dateUtc="2026-05-09T06:47:00Z"/>
                <w:rFonts w:ascii="Arial" w:hAnsi="Arial" w:cs="Arial"/>
                <w:sz w:val="11"/>
                <w:szCs w:val="11"/>
                <w:rPrChange w:id="389" w:author="Sarkar, Soumyadeep" w:date="2026-05-18T14:08:00Z" w16du:dateUtc="2026-05-18T21:08:00Z">
                  <w:rPr>
                    <w:ins w:id="390" w:author="Sarkar, Soumyadeep" w:date="2026-05-08T23:47:00Z" w16du:dateUtc="2026-05-09T06:47:00Z"/>
                    <w:sz w:val="11"/>
                    <w:szCs w:val="11"/>
                  </w:rPr>
                </w:rPrChange>
              </w:rPr>
            </w:pPr>
            <w:ins w:id="391" w:author="Sarkar, Soumyadeep" w:date="2026-05-08T23:49:00Z" w16du:dateUtc="2026-05-09T06:49:00Z">
              <w:r w:rsidRPr="00981B2B">
                <w:rPr>
                  <w:rFonts w:ascii="Arial" w:hAnsi="Arial" w:cs="Arial"/>
                  <w:sz w:val="11"/>
                  <w:szCs w:val="11"/>
                  <w:rPrChange w:id="392" w:author="Sarkar, Soumyadeep" w:date="2026-05-18T14:08:00Z" w16du:dateUtc="2026-05-18T21:08:00Z">
                    <w:rPr>
                      <w:sz w:val="11"/>
                      <w:szCs w:val="11"/>
                    </w:rPr>
                  </w:rPrChange>
                </w:rPr>
                <w:t>https://osf.io/nskdc</w:t>
              </w:r>
            </w:ins>
          </w:p>
        </w:tc>
      </w:tr>
      <w:tr w:rsidR="008E31CB" w:rsidRPr="00442AE3" w14:paraId="09732240" w14:textId="77777777" w:rsidTr="004F5BE1">
        <w:trPr>
          <w:ins w:id="393" w:author="Sarkar, Soumyadeep" w:date="2026-05-08T23:48:00Z"/>
        </w:trPr>
        <w:tc>
          <w:tcPr>
            <w:tcW w:w="727" w:type="dxa"/>
            <w:vMerge/>
            <w:tcBorders>
              <w:left w:val="single" w:sz="8" w:space="0" w:color="auto"/>
            </w:tcBorders>
            <w:vAlign w:val="center"/>
            <w:tcPrChange w:id="394" w:author="Sarkar, Soumyadeep" w:date="2026-05-20T10:17:00Z" w16du:dateUtc="2026-05-20T17:17:00Z">
              <w:tcPr>
                <w:tcW w:w="736" w:type="dxa"/>
                <w:gridSpan w:val="2"/>
                <w:vMerge/>
                <w:tcBorders>
                  <w:left w:val="single" w:sz="8" w:space="0" w:color="auto"/>
                </w:tcBorders>
                <w:vAlign w:val="center"/>
              </w:tcPr>
            </w:tcPrChange>
          </w:tcPr>
          <w:p w14:paraId="37BAA815" w14:textId="77777777" w:rsidR="008E31CB" w:rsidRPr="00DD6795" w:rsidRDefault="008E31CB" w:rsidP="006D46EC">
            <w:pPr>
              <w:rPr>
                <w:ins w:id="395" w:author="Sarkar, Soumyadeep" w:date="2026-05-08T23:48:00Z" w16du:dateUtc="2026-05-09T06:48:00Z"/>
                <w:rFonts w:ascii="Arial" w:hAnsi="Arial" w:cs="Arial"/>
                <w:b/>
                <w:sz w:val="11"/>
                <w:szCs w:val="11"/>
              </w:rPr>
            </w:pPr>
          </w:p>
        </w:tc>
        <w:tc>
          <w:tcPr>
            <w:tcW w:w="890" w:type="dxa"/>
            <w:vMerge/>
            <w:vAlign w:val="center"/>
            <w:tcPrChange w:id="396" w:author="Sarkar, Soumyadeep" w:date="2026-05-20T10:17:00Z" w16du:dateUtc="2026-05-20T17:17:00Z">
              <w:tcPr>
                <w:tcW w:w="896" w:type="dxa"/>
                <w:gridSpan w:val="4"/>
                <w:vMerge/>
                <w:vAlign w:val="center"/>
              </w:tcPr>
            </w:tcPrChange>
          </w:tcPr>
          <w:p w14:paraId="0ECF01A0" w14:textId="77777777" w:rsidR="008E31CB" w:rsidRPr="00DD6795" w:rsidRDefault="008E31CB" w:rsidP="006D46EC">
            <w:pPr>
              <w:rPr>
                <w:ins w:id="397" w:author="Sarkar, Soumyadeep" w:date="2026-05-08T23:48:00Z" w16du:dateUtc="2026-05-09T06:48:00Z"/>
                <w:rFonts w:ascii="Arial" w:hAnsi="Arial" w:cs="Arial"/>
                <w:b/>
                <w:sz w:val="11"/>
                <w:szCs w:val="11"/>
              </w:rPr>
            </w:pPr>
          </w:p>
        </w:tc>
        <w:tc>
          <w:tcPr>
            <w:tcW w:w="1111" w:type="dxa"/>
            <w:vMerge/>
            <w:vAlign w:val="center"/>
            <w:tcPrChange w:id="398" w:author="Sarkar, Soumyadeep" w:date="2026-05-20T10:17:00Z" w16du:dateUtc="2026-05-20T17:17:00Z">
              <w:tcPr>
                <w:tcW w:w="1112" w:type="dxa"/>
                <w:gridSpan w:val="4"/>
                <w:vMerge/>
                <w:vAlign w:val="center"/>
              </w:tcPr>
            </w:tcPrChange>
          </w:tcPr>
          <w:p w14:paraId="367E225B" w14:textId="77777777" w:rsidR="008E31CB" w:rsidRPr="00DD6795" w:rsidRDefault="008E31CB" w:rsidP="006D46EC">
            <w:pPr>
              <w:rPr>
                <w:ins w:id="399" w:author="Sarkar, Soumyadeep" w:date="2026-05-08T23:48:00Z" w16du:dateUtc="2026-05-09T06:48:00Z"/>
                <w:rFonts w:ascii="Arial" w:hAnsi="Arial" w:cs="Arial"/>
                <w:b/>
                <w:sz w:val="11"/>
                <w:szCs w:val="11"/>
              </w:rPr>
            </w:pPr>
          </w:p>
        </w:tc>
        <w:tc>
          <w:tcPr>
            <w:tcW w:w="567" w:type="dxa"/>
            <w:vMerge/>
            <w:vAlign w:val="center"/>
            <w:tcPrChange w:id="400" w:author="Sarkar, Soumyadeep" w:date="2026-05-20T10:17:00Z" w16du:dateUtc="2026-05-20T17:17:00Z">
              <w:tcPr>
                <w:tcW w:w="579" w:type="dxa"/>
                <w:gridSpan w:val="4"/>
                <w:vMerge/>
                <w:vAlign w:val="center"/>
              </w:tcPr>
            </w:tcPrChange>
          </w:tcPr>
          <w:p w14:paraId="1FF8BEA0" w14:textId="77777777" w:rsidR="008E31CB" w:rsidRPr="00DD6795" w:rsidRDefault="008E31CB" w:rsidP="006D46EC">
            <w:pPr>
              <w:rPr>
                <w:ins w:id="401" w:author="Sarkar, Soumyadeep" w:date="2026-05-08T23:48:00Z" w16du:dateUtc="2026-05-09T06:48:00Z"/>
                <w:rFonts w:ascii="Arial" w:hAnsi="Arial" w:cs="Arial"/>
                <w:b/>
                <w:sz w:val="11"/>
                <w:szCs w:val="11"/>
              </w:rPr>
            </w:pPr>
          </w:p>
        </w:tc>
        <w:tc>
          <w:tcPr>
            <w:tcW w:w="1317" w:type="dxa"/>
            <w:tcBorders>
              <w:bottom w:val="single" w:sz="4" w:space="0" w:color="auto"/>
            </w:tcBorders>
            <w:vAlign w:val="center"/>
            <w:tcPrChange w:id="402" w:author="Sarkar, Soumyadeep" w:date="2026-05-20T10:17:00Z" w16du:dateUtc="2026-05-20T17:17:00Z">
              <w:tcPr>
                <w:tcW w:w="1317" w:type="dxa"/>
                <w:gridSpan w:val="4"/>
                <w:tcBorders>
                  <w:bottom w:val="single" w:sz="4" w:space="0" w:color="auto"/>
                </w:tcBorders>
                <w:vAlign w:val="center"/>
              </w:tcPr>
            </w:tcPrChange>
          </w:tcPr>
          <w:p w14:paraId="24B5B121" w14:textId="4BE503E9" w:rsidR="008E31CB" w:rsidRPr="00630543" w:rsidRDefault="008E31CB" w:rsidP="006D46EC">
            <w:pPr>
              <w:rPr>
                <w:ins w:id="403" w:author="Sarkar, Soumyadeep" w:date="2026-05-08T23:48:00Z" w16du:dateUtc="2026-05-09T06:48:00Z"/>
                <w:rFonts w:ascii="Arial" w:hAnsi="Arial" w:cs="Arial"/>
                <w:color w:val="000000"/>
                <w:sz w:val="11"/>
                <w:szCs w:val="11"/>
              </w:rPr>
            </w:pPr>
            <w:ins w:id="404" w:author="Sarkar, Soumyadeep" w:date="2026-05-08T23:49:00Z" w16du:dateUtc="2026-05-09T06:49:00Z">
              <w:r w:rsidRPr="00630543">
                <w:rPr>
                  <w:rFonts w:ascii="Arial" w:hAnsi="Arial" w:cs="Arial"/>
                  <w:color w:val="000000"/>
                  <w:sz w:val="11"/>
                  <w:szCs w:val="11"/>
                </w:rPr>
                <w:t>DNA methylation</w:t>
              </w:r>
            </w:ins>
          </w:p>
        </w:tc>
        <w:tc>
          <w:tcPr>
            <w:tcW w:w="790" w:type="dxa"/>
            <w:tcBorders>
              <w:bottom w:val="single" w:sz="4" w:space="0" w:color="auto"/>
            </w:tcBorders>
            <w:vAlign w:val="center"/>
            <w:tcPrChange w:id="405" w:author="Sarkar, Soumyadeep" w:date="2026-05-20T10:17:00Z" w16du:dateUtc="2026-05-20T17:17:00Z">
              <w:tcPr>
                <w:tcW w:w="798" w:type="dxa"/>
                <w:gridSpan w:val="4"/>
                <w:tcBorders>
                  <w:bottom w:val="single" w:sz="4" w:space="0" w:color="auto"/>
                </w:tcBorders>
                <w:vAlign w:val="center"/>
              </w:tcPr>
            </w:tcPrChange>
          </w:tcPr>
          <w:p w14:paraId="695910E2" w14:textId="2BD3EAD8" w:rsidR="008E31CB" w:rsidRPr="00820616" w:rsidRDefault="008E31CB" w:rsidP="006D46EC">
            <w:pPr>
              <w:rPr>
                <w:ins w:id="406" w:author="Sarkar, Soumyadeep" w:date="2026-05-08T23:48:00Z" w16du:dateUtc="2026-05-09T06:48:00Z"/>
                <w:rFonts w:ascii="Arial" w:hAnsi="Arial" w:cs="Arial"/>
                <w:color w:val="000000"/>
                <w:sz w:val="11"/>
                <w:szCs w:val="11"/>
              </w:rPr>
            </w:pPr>
            <w:ins w:id="407" w:author="Sarkar, Soumyadeep" w:date="2026-05-08T23:49:00Z" w16du:dateUtc="2026-05-09T06:49:00Z">
              <w:r w:rsidRPr="00820616">
                <w:rPr>
                  <w:rFonts w:ascii="Arial" w:hAnsi="Arial" w:cs="Arial"/>
                  <w:color w:val="000000"/>
                  <w:sz w:val="11"/>
                  <w:szCs w:val="11"/>
                </w:rPr>
                <w:t>5</w:t>
              </w:r>
            </w:ins>
          </w:p>
        </w:tc>
        <w:tc>
          <w:tcPr>
            <w:tcW w:w="1715" w:type="dxa"/>
            <w:vMerge w:val="restart"/>
            <w:vAlign w:val="center"/>
            <w:tcPrChange w:id="408" w:author="Sarkar, Soumyadeep" w:date="2026-05-20T10:17:00Z" w16du:dateUtc="2026-05-20T17:17:00Z">
              <w:tcPr>
                <w:tcW w:w="1715" w:type="dxa"/>
                <w:gridSpan w:val="5"/>
                <w:vMerge w:val="restart"/>
              </w:tcPr>
            </w:tcPrChange>
          </w:tcPr>
          <w:p w14:paraId="18E99C66" w14:textId="0EC7A7F9" w:rsidR="008E31CB" w:rsidRPr="008E31CB" w:rsidRDefault="008E31CB" w:rsidP="008E31CB">
            <w:pPr>
              <w:rPr>
                <w:ins w:id="409" w:author="Sarkar, Soumyadeep" w:date="2026-05-08T23:48:00Z" w16du:dateUtc="2026-05-09T06:48:00Z"/>
                <w:rFonts w:ascii="Arial" w:hAnsi="Arial" w:cs="Arial"/>
                <w:sz w:val="11"/>
                <w:szCs w:val="11"/>
                <w:rPrChange w:id="410" w:author="Sarkar, Soumyadeep" w:date="2026-05-18T14:06:00Z" w16du:dateUtc="2026-05-18T21:06:00Z">
                  <w:rPr>
                    <w:ins w:id="411" w:author="Sarkar, Soumyadeep" w:date="2026-05-08T23:48:00Z" w16du:dateUtc="2026-05-09T06:48:00Z"/>
                    <w:sz w:val="11"/>
                    <w:szCs w:val="11"/>
                  </w:rPr>
                </w:rPrChange>
              </w:rPr>
            </w:pPr>
            <w:ins w:id="412" w:author="Sarkar, Soumyadeep" w:date="2026-05-08T23:49:00Z" w16du:dateUtc="2026-05-09T06:49:00Z">
              <w:r w:rsidRPr="008E31CB">
                <w:rPr>
                  <w:rFonts w:ascii="Arial" w:hAnsi="Arial" w:cs="Arial"/>
                  <w:sz w:val="11"/>
                  <w:szCs w:val="11"/>
                  <w:rPrChange w:id="413" w:author="Sarkar, Soumyadeep" w:date="2026-05-18T14:06:00Z" w16du:dateUtc="2026-05-18T21:06:00Z">
                    <w:rPr>
                      <w:sz w:val="11"/>
                      <w:szCs w:val="11"/>
                    </w:rPr>
                  </w:rPrChange>
                </w:rPr>
                <w:t>31676868</w:t>
              </w:r>
            </w:ins>
          </w:p>
        </w:tc>
        <w:tc>
          <w:tcPr>
            <w:tcW w:w="2223" w:type="dxa"/>
            <w:tcBorders>
              <w:bottom w:val="single" w:sz="4" w:space="0" w:color="auto"/>
              <w:right w:val="single" w:sz="4" w:space="0" w:color="auto"/>
            </w:tcBorders>
            <w:vAlign w:val="center"/>
            <w:tcPrChange w:id="414" w:author="Sarkar, Soumyadeep" w:date="2026-05-20T10:17:00Z" w16du:dateUtc="2026-05-20T17:17:00Z">
              <w:tcPr>
                <w:tcW w:w="2187" w:type="dxa"/>
                <w:gridSpan w:val="2"/>
                <w:tcBorders>
                  <w:bottom w:val="single" w:sz="4" w:space="0" w:color="auto"/>
                  <w:right w:val="single" w:sz="4" w:space="0" w:color="auto"/>
                </w:tcBorders>
              </w:tcPr>
            </w:tcPrChange>
          </w:tcPr>
          <w:p w14:paraId="5521B6EA" w14:textId="241D38D2" w:rsidR="008E31CB" w:rsidRPr="00981B2B" w:rsidRDefault="008E31CB" w:rsidP="004F5BE1">
            <w:pPr>
              <w:rPr>
                <w:ins w:id="415" w:author="Sarkar, Soumyadeep" w:date="2026-05-08T23:48:00Z" w16du:dateUtc="2026-05-09T06:48:00Z"/>
                <w:rFonts w:ascii="Arial" w:hAnsi="Arial" w:cs="Arial"/>
                <w:sz w:val="11"/>
                <w:szCs w:val="11"/>
                <w:rPrChange w:id="416" w:author="Sarkar, Soumyadeep" w:date="2026-05-18T14:08:00Z" w16du:dateUtc="2026-05-18T21:08:00Z">
                  <w:rPr>
                    <w:ins w:id="417" w:author="Sarkar, Soumyadeep" w:date="2026-05-08T23:48:00Z" w16du:dateUtc="2026-05-09T06:48:00Z"/>
                    <w:sz w:val="11"/>
                    <w:szCs w:val="11"/>
                  </w:rPr>
                </w:rPrChange>
              </w:rPr>
            </w:pPr>
            <w:ins w:id="418" w:author="Sarkar, Soumyadeep" w:date="2026-05-08T23:49:00Z" w16du:dateUtc="2026-05-09T06:49:00Z">
              <w:r w:rsidRPr="00981B2B">
                <w:rPr>
                  <w:rFonts w:ascii="Arial" w:hAnsi="Arial" w:cs="Arial"/>
                  <w:sz w:val="11"/>
                  <w:szCs w:val="11"/>
                  <w:rPrChange w:id="419" w:author="Sarkar, Soumyadeep" w:date="2026-05-18T14:08:00Z" w16du:dateUtc="2026-05-18T21:08:00Z">
                    <w:rPr>
                      <w:sz w:val="11"/>
                      <w:szCs w:val="11"/>
                    </w:rPr>
                  </w:rPrChange>
                </w:rPr>
                <w:t>https://doi.org/10.5281/zenodo.17530197</w:t>
              </w:r>
            </w:ins>
          </w:p>
        </w:tc>
      </w:tr>
      <w:tr w:rsidR="008E31CB" w:rsidRPr="00442AE3" w14:paraId="69AD43CB" w14:textId="77777777" w:rsidTr="004F5BE1">
        <w:trPr>
          <w:ins w:id="420" w:author="Sarkar, Soumyadeep" w:date="2026-05-08T23:48:00Z"/>
        </w:trPr>
        <w:tc>
          <w:tcPr>
            <w:tcW w:w="727" w:type="dxa"/>
            <w:vMerge/>
            <w:tcBorders>
              <w:left w:val="single" w:sz="8" w:space="0" w:color="auto"/>
            </w:tcBorders>
            <w:vAlign w:val="center"/>
            <w:tcPrChange w:id="421" w:author="Sarkar, Soumyadeep" w:date="2026-05-20T10:17:00Z" w16du:dateUtc="2026-05-20T17:17:00Z">
              <w:tcPr>
                <w:tcW w:w="727" w:type="dxa"/>
                <w:vMerge/>
                <w:tcBorders>
                  <w:left w:val="single" w:sz="8" w:space="0" w:color="auto"/>
                </w:tcBorders>
                <w:vAlign w:val="center"/>
              </w:tcPr>
            </w:tcPrChange>
          </w:tcPr>
          <w:p w14:paraId="20F5B2AA" w14:textId="77777777" w:rsidR="008E31CB" w:rsidRPr="00DD6795" w:rsidRDefault="008E31CB" w:rsidP="006D46EC">
            <w:pPr>
              <w:rPr>
                <w:ins w:id="422" w:author="Sarkar, Soumyadeep" w:date="2026-05-08T23:48:00Z" w16du:dateUtc="2026-05-09T06:48:00Z"/>
                <w:rFonts w:ascii="Arial" w:hAnsi="Arial" w:cs="Arial"/>
                <w:b/>
                <w:sz w:val="11"/>
                <w:szCs w:val="11"/>
              </w:rPr>
            </w:pPr>
          </w:p>
        </w:tc>
        <w:tc>
          <w:tcPr>
            <w:tcW w:w="890" w:type="dxa"/>
            <w:vMerge/>
            <w:vAlign w:val="center"/>
            <w:tcPrChange w:id="423" w:author="Sarkar, Soumyadeep" w:date="2026-05-20T10:17:00Z" w16du:dateUtc="2026-05-20T17:17:00Z">
              <w:tcPr>
                <w:tcW w:w="890" w:type="dxa"/>
                <w:gridSpan w:val="4"/>
                <w:vMerge/>
                <w:vAlign w:val="center"/>
              </w:tcPr>
            </w:tcPrChange>
          </w:tcPr>
          <w:p w14:paraId="0CD3ED31" w14:textId="77777777" w:rsidR="008E31CB" w:rsidRPr="00DD6795" w:rsidRDefault="008E31CB" w:rsidP="006D46EC">
            <w:pPr>
              <w:rPr>
                <w:ins w:id="424" w:author="Sarkar, Soumyadeep" w:date="2026-05-08T23:48:00Z" w16du:dateUtc="2026-05-09T06:48:00Z"/>
                <w:rFonts w:ascii="Arial" w:hAnsi="Arial" w:cs="Arial"/>
                <w:b/>
                <w:sz w:val="11"/>
                <w:szCs w:val="11"/>
              </w:rPr>
            </w:pPr>
          </w:p>
        </w:tc>
        <w:tc>
          <w:tcPr>
            <w:tcW w:w="1111" w:type="dxa"/>
            <w:vMerge/>
            <w:vAlign w:val="center"/>
            <w:tcPrChange w:id="425" w:author="Sarkar, Soumyadeep" w:date="2026-05-20T10:17:00Z" w16du:dateUtc="2026-05-20T17:17:00Z">
              <w:tcPr>
                <w:tcW w:w="1111" w:type="dxa"/>
                <w:gridSpan w:val="4"/>
                <w:vMerge/>
                <w:vAlign w:val="center"/>
              </w:tcPr>
            </w:tcPrChange>
          </w:tcPr>
          <w:p w14:paraId="393F2494" w14:textId="77777777" w:rsidR="008E31CB" w:rsidRPr="00DD6795" w:rsidRDefault="008E31CB" w:rsidP="006D46EC">
            <w:pPr>
              <w:rPr>
                <w:ins w:id="426" w:author="Sarkar, Soumyadeep" w:date="2026-05-08T23:48:00Z" w16du:dateUtc="2026-05-09T06:48:00Z"/>
                <w:rFonts w:ascii="Arial" w:hAnsi="Arial" w:cs="Arial"/>
                <w:b/>
                <w:sz w:val="11"/>
                <w:szCs w:val="11"/>
              </w:rPr>
            </w:pPr>
          </w:p>
        </w:tc>
        <w:tc>
          <w:tcPr>
            <w:tcW w:w="567" w:type="dxa"/>
            <w:vMerge/>
            <w:vAlign w:val="center"/>
            <w:tcPrChange w:id="427" w:author="Sarkar, Soumyadeep" w:date="2026-05-20T10:17:00Z" w16du:dateUtc="2026-05-20T17:17:00Z">
              <w:tcPr>
                <w:tcW w:w="567" w:type="dxa"/>
                <w:gridSpan w:val="4"/>
                <w:vMerge/>
                <w:vAlign w:val="center"/>
              </w:tcPr>
            </w:tcPrChange>
          </w:tcPr>
          <w:p w14:paraId="466B08F3" w14:textId="77777777" w:rsidR="008E31CB" w:rsidRPr="00DD6795" w:rsidRDefault="008E31CB" w:rsidP="006D46EC">
            <w:pPr>
              <w:rPr>
                <w:ins w:id="428" w:author="Sarkar, Soumyadeep" w:date="2026-05-08T23:48:00Z" w16du:dateUtc="2026-05-09T06:48:00Z"/>
                <w:rFonts w:ascii="Arial" w:hAnsi="Arial" w:cs="Arial"/>
                <w:b/>
                <w:sz w:val="11"/>
                <w:szCs w:val="11"/>
              </w:rPr>
            </w:pPr>
          </w:p>
        </w:tc>
        <w:tc>
          <w:tcPr>
            <w:tcW w:w="1317" w:type="dxa"/>
            <w:tcBorders>
              <w:bottom w:val="single" w:sz="4" w:space="0" w:color="auto"/>
            </w:tcBorders>
            <w:vAlign w:val="center"/>
            <w:tcPrChange w:id="429" w:author="Sarkar, Soumyadeep" w:date="2026-05-20T10:17:00Z" w16du:dateUtc="2026-05-20T17:17:00Z">
              <w:tcPr>
                <w:tcW w:w="1317" w:type="dxa"/>
                <w:gridSpan w:val="4"/>
                <w:tcBorders>
                  <w:bottom w:val="single" w:sz="4" w:space="0" w:color="auto"/>
                </w:tcBorders>
                <w:vAlign w:val="center"/>
              </w:tcPr>
            </w:tcPrChange>
          </w:tcPr>
          <w:p w14:paraId="13431B30" w14:textId="10199E98" w:rsidR="008E31CB" w:rsidRPr="00630543" w:rsidRDefault="008E31CB" w:rsidP="006D46EC">
            <w:pPr>
              <w:rPr>
                <w:ins w:id="430" w:author="Sarkar, Soumyadeep" w:date="2026-05-08T23:48:00Z" w16du:dateUtc="2026-05-09T06:48:00Z"/>
                <w:rFonts w:ascii="Arial" w:hAnsi="Arial" w:cs="Arial"/>
                <w:color w:val="000000"/>
                <w:sz w:val="11"/>
                <w:szCs w:val="11"/>
              </w:rPr>
            </w:pPr>
            <w:ins w:id="431" w:author="Sarkar, Soumyadeep" w:date="2026-05-08T23:49:00Z" w16du:dateUtc="2026-05-09T06:49:00Z">
              <w:r w:rsidRPr="00295554">
                <w:rPr>
                  <w:rFonts w:ascii="Arial" w:hAnsi="Arial" w:cs="Arial"/>
                  <w:color w:val="000000"/>
                  <w:sz w:val="11"/>
                  <w:szCs w:val="11"/>
                </w:rPr>
                <w:t>H3K27ac ChIP-seq</w:t>
              </w:r>
            </w:ins>
          </w:p>
        </w:tc>
        <w:tc>
          <w:tcPr>
            <w:tcW w:w="790" w:type="dxa"/>
            <w:tcBorders>
              <w:bottom w:val="single" w:sz="4" w:space="0" w:color="auto"/>
            </w:tcBorders>
            <w:vAlign w:val="center"/>
            <w:tcPrChange w:id="432" w:author="Sarkar, Soumyadeep" w:date="2026-05-20T10:17:00Z" w16du:dateUtc="2026-05-20T17:17:00Z">
              <w:tcPr>
                <w:tcW w:w="790" w:type="dxa"/>
                <w:gridSpan w:val="4"/>
                <w:tcBorders>
                  <w:bottom w:val="single" w:sz="4" w:space="0" w:color="auto"/>
                </w:tcBorders>
                <w:vAlign w:val="center"/>
              </w:tcPr>
            </w:tcPrChange>
          </w:tcPr>
          <w:p w14:paraId="1076A9CD" w14:textId="41E5D994" w:rsidR="008E31CB" w:rsidRPr="00820616" w:rsidRDefault="008E31CB" w:rsidP="006D46EC">
            <w:pPr>
              <w:rPr>
                <w:ins w:id="433" w:author="Sarkar, Soumyadeep" w:date="2026-05-08T23:48:00Z" w16du:dateUtc="2026-05-09T06:48:00Z"/>
                <w:rFonts w:ascii="Arial" w:hAnsi="Arial" w:cs="Arial"/>
                <w:color w:val="000000"/>
                <w:sz w:val="11"/>
                <w:szCs w:val="11"/>
              </w:rPr>
            </w:pPr>
            <w:ins w:id="434" w:author="Sarkar, Soumyadeep" w:date="2026-05-08T23:49:00Z" w16du:dateUtc="2026-05-09T06:49:00Z">
              <w:r w:rsidRPr="00820616">
                <w:rPr>
                  <w:rFonts w:ascii="Arial" w:hAnsi="Arial" w:cs="Arial"/>
                  <w:color w:val="000000"/>
                  <w:sz w:val="11"/>
                  <w:szCs w:val="11"/>
                </w:rPr>
                <w:t>4</w:t>
              </w:r>
            </w:ins>
          </w:p>
        </w:tc>
        <w:tc>
          <w:tcPr>
            <w:tcW w:w="1715" w:type="dxa"/>
            <w:vMerge/>
            <w:tcPrChange w:id="435" w:author="Sarkar, Soumyadeep" w:date="2026-05-20T10:17:00Z" w16du:dateUtc="2026-05-20T17:17:00Z">
              <w:tcPr>
                <w:tcW w:w="1715" w:type="dxa"/>
                <w:gridSpan w:val="4"/>
                <w:vMerge/>
              </w:tcPr>
            </w:tcPrChange>
          </w:tcPr>
          <w:p w14:paraId="335CDB24" w14:textId="40085B4A" w:rsidR="008E31CB" w:rsidRPr="008E31CB" w:rsidRDefault="008E31CB" w:rsidP="006D46EC">
            <w:pPr>
              <w:rPr>
                <w:ins w:id="436" w:author="Sarkar, Soumyadeep" w:date="2026-05-08T23:48:00Z" w16du:dateUtc="2026-05-09T06:48:00Z"/>
                <w:rFonts w:ascii="Arial" w:hAnsi="Arial" w:cs="Arial"/>
                <w:sz w:val="11"/>
                <w:szCs w:val="11"/>
                <w:rPrChange w:id="437" w:author="Sarkar, Soumyadeep" w:date="2026-05-18T14:06:00Z" w16du:dateUtc="2026-05-18T21:06:00Z">
                  <w:rPr>
                    <w:ins w:id="438" w:author="Sarkar, Soumyadeep" w:date="2026-05-08T23:48:00Z" w16du:dateUtc="2026-05-09T06:48:00Z"/>
                    <w:sz w:val="11"/>
                    <w:szCs w:val="11"/>
                  </w:rPr>
                </w:rPrChange>
              </w:rPr>
            </w:pPr>
          </w:p>
        </w:tc>
        <w:tc>
          <w:tcPr>
            <w:tcW w:w="2223" w:type="dxa"/>
            <w:tcBorders>
              <w:bottom w:val="single" w:sz="4" w:space="0" w:color="auto"/>
              <w:right w:val="single" w:sz="4" w:space="0" w:color="auto"/>
            </w:tcBorders>
            <w:vAlign w:val="center"/>
            <w:tcPrChange w:id="439" w:author="Sarkar, Soumyadeep" w:date="2026-05-20T10:17:00Z" w16du:dateUtc="2026-05-20T17:17:00Z">
              <w:tcPr>
                <w:tcW w:w="2223" w:type="dxa"/>
                <w:gridSpan w:val="4"/>
                <w:tcBorders>
                  <w:bottom w:val="single" w:sz="4" w:space="0" w:color="auto"/>
                  <w:right w:val="single" w:sz="4" w:space="0" w:color="auto"/>
                </w:tcBorders>
              </w:tcPr>
            </w:tcPrChange>
          </w:tcPr>
          <w:p w14:paraId="0C4FBA5D" w14:textId="7CE21704" w:rsidR="008E31CB" w:rsidRPr="00981B2B" w:rsidRDefault="008E31CB" w:rsidP="004F5BE1">
            <w:pPr>
              <w:rPr>
                <w:ins w:id="440" w:author="Sarkar, Soumyadeep" w:date="2026-05-08T23:48:00Z" w16du:dateUtc="2026-05-09T06:48:00Z"/>
                <w:rFonts w:ascii="Arial" w:hAnsi="Arial" w:cs="Arial"/>
                <w:sz w:val="11"/>
                <w:szCs w:val="11"/>
                <w:rPrChange w:id="441" w:author="Sarkar, Soumyadeep" w:date="2026-05-18T14:08:00Z" w16du:dateUtc="2026-05-18T21:08:00Z">
                  <w:rPr>
                    <w:ins w:id="442" w:author="Sarkar, Soumyadeep" w:date="2026-05-08T23:48:00Z" w16du:dateUtc="2026-05-09T06:48:00Z"/>
                    <w:sz w:val="11"/>
                    <w:szCs w:val="11"/>
                  </w:rPr>
                </w:rPrChange>
              </w:rPr>
            </w:pPr>
            <w:ins w:id="443" w:author="Sarkar, Soumyadeep" w:date="2026-05-08T23:49:00Z" w16du:dateUtc="2026-05-09T06:49:00Z">
              <w:r w:rsidRPr="00981B2B">
                <w:rPr>
                  <w:rFonts w:ascii="Arial" w:hAnsi="Arial" w:cs="Arial"/>
                  <w:sz w:val="11"/>
                  <w:szCs w:val="11"/>
                  <w:rPrChange w:id="444" w:author="Sarkar, Soumyadeep" w:date="2026-05-18T14:08:00Z" w16du:dateUtc="2026-05-18T21:08:00Z">
                    <w:rPr>
                      <w:sz w:val="11"/>
                      <w:szCs w:val="11"/>
                    </w:rPr>
                  </w:rPrChange>
                </w:rPr>
                <w:t>GSE133135</w:t>
              </w:r>
            </w:ins>
          </w:p>
        </w:tc>
      </w:tr>
      <w:tr w:rsidR="008E31CB" w:rsidRPr="00442AE3" w14:paraId="39528821" w14:textId="77777777" w:rsidTr="004F5BE1">
        <w:trPr>
          <w:ins w:id="445" w:author="Sarkar, Soumyadeep" w:date="2026-05-08T23:47:00Z"/>
        </w:trPr>
        <w:tc>
          <w:tcPr>
            <w:tcW w:w="727" w:type="dxa"/>
            <w:vMerge/>
            <w:tcBorders>
              <w:left w:val="single" w:sz="8" w:space="0" w:color="auto"/>
              <w:bottom w:val="single" w:sz="12" w:space="0" w:color="auto"/>
            </w:tcBorders>
            <w:vAlign w:val="center"/>
            <w:tcPrChange w:id="446" w:author="Sarkar, Soumyadeep" w:date="2026-05-20T10:17:00Z" w16du:dateUtc="2026-05-20T17:17:00Z">
              <w:tcPr>
                <w:tcW w:w="727" w:type="dxa"/>
                <w:vMerge/>
                <w:tcBorders>
                  <w:left w:val="single" w:sz="8" w:space="0" w:color="auto"/>
                  <w:bottom w:val="single" w:sz="12" w:space="0" w:color="auto"/>
                </w:tcBorders>
                <w:vAlign w:val="center"/>
              </w:tcPr>
            </w:tcPrChange>
          </w:tcPr>
          <w:p w14:paraId="5322F7CD" w14:textId="77777777" w:rsidR="008E31CB" w:rsidRPr="00DD6795" w:rsidRDefault="008E31CB" w:rsidP="006D46EC">
            <w:pPr>
              <w:rPr>
                <w:ins w:id="447" w:author="Sarkar, Soumyadeep" w:date="2026-05-08T23:47:00Z" w16du:dateUtc="2026-05-09T06:47:00Z"/>
                <w:rFonts w:ascii="Arial" w:hAnsi="Arial" w:cs="Arial"/>
                <w:b/>
                <w:sz w:val="11"/>
                <w:szCs w:val="11"/>
              </w:rPr>
            </w:pPr>
          </w:p>
        </w:tc>
        <w:tc>
          <w:tcPr>
            <w:tcW w:w="890" w:type="dxa"/>
            <w:vMerge/>
            <w:tcBorders>
              <w:bottom w:val="single" w:sz="12" w:space="0" w:color="auto"/>
            </w:tcBorders>
            <w:vAlign w:val="center"/>
            <w:tcPrChange w:id="448" w:author="Sarkar, Soumyadeep" w:date="2026-05-20T10:17:00Z" w16du:dateUtc="2026-05-20T17:17:00Z">
              <w:tcPr>
                <w:tcW w:w="890" w:type="dxa"/>
                <w:gridSpan w:val="4"/>
                <w:vMerge/>
                <w:tcBorders>
                  <w:bottom w:val="single" w:sz="12" w:space="0" w:color="auto"/>
                </w:tcBorders>
                <w:vAlign w:val="center"/>
              </w:tcPr>
            </w:tcPrChange>
          </w:tcPr>
          <w:p w14:paraId="7F895759" w14:textId="77777777" w:rsidR="008E31CB" w:rsidRPr="00DD6795" w:rsidRDefault="008E31CB" w:rsidP="006D46EC">
            <w:pPr>
              <w:rPr>
                <w:ins w:id="449" w:author="Sarkar, Soumyadeep" w:date="2026-05-08T23:47:00Z" w16du:dateUtc="2026-05-09T06:47:00Z"/>
                <w:rFonts w:ascii="Arial" w:hAnsi="Arial" w:cs="Arial"/>
                <w:b/>
                <w:sz w:val="11"/>
                <w:szCs w:val="11"/>
              </w:rPr>
            </w:pPr>
          </w:p>
        </w:tc>
        <w:tc>
          <w:tcPr>
            <w:tcW w:w="1111" w:type="dxa"/>
            <w:vMerge/>
            <w:tcBorders>
              <w:bottom w:val="single" w:sz="12" w:space="0" w:color="auto"/>
            </w:tcBorders>
            <w:vAlign w:val="center"/>
            <w:tcPrChange w:id="450" w:author="Sarkar, Soumyadeep" w:date="2026-05-20T10:17:00Z" w16du:dateUtc="2026-05-20T17:17:00Z">
              <w:tcPr>
                <w:tcW w:w="1111" w:type="dxa"/>
                <w:gridSpan w:val="4"/>
                <w:vMerge/>
                <w:tcBorders>
                  <w:bottom w:val="single" w:sz="12" w:space="0" w:color="auto"/>
                </w:tcBorders>
                <w:vAlign w:val="center"/>
              </w:tcPr>
            </w:tcPrChange>
          </w:tcPr>
          <w:p w14:paraId="52E8F667" w14:textId="77777777" w:rsidR="008E31CB" w:rsidRPr="00DD6795" w:rsidRDefault="008E31CB" w:rsidP="006D46EC">
            <w:pPr>
              <w:rPr>
                <w:ins w:id="451" w:author="Sarkar, Soumyadeep" w:date="2026-05-08T23:47:00Z" w16du:dateUtc="2026-05-09T06:47:00Z"/>
                <w:rFonts w:ascii="Arial" w:hAnsi="Arial" w:cs="Arial"/>
                <w:b/>
                <w:sz w:val="11"/>
                <w:szCs w:val="11"/>
              </w:rPr>
            </w:pPr>
          </w:p>
        </w:tc>
        <w:tc>
          <w:tcPr>
            <w:tcW w:w="567" w:type="dxa"/>
            <w:vMerge/>
            <w:tcBorders>
              <w:bottom w:val="single" w:sz="12" w:space="0" w:color="auto"/>
            </w:tcBorders>
            <w:vAlign w:val="center"/>
            <w:tcPrChange w:id="452" w:author="Sarkar, Soumyadeep" w:date="2026-05-20T10:17:00Z" w16du:dateUtc="2026-05-20T17:17:00Z">
              <w:tcPr>
                <w:tcW w:w="567" w:type="dxa"/>
                <w:gridSpan w:val="4"/>
                <w:vMerge/>
                <w:tcBorders>
                  <w:bottom w:val="single" w:sz="12" w:space="0" w:color="auto"/>
                </w:tcBorders>
                <w:vAlign w:val="center"/>
              </w:tcPr>
            </w:tcPrChange>
          </w:tcPr>
          <w:p w14:paraId="4E41BE09" w14:textId="77777777" w:rsidR="008E31CB" w:rsidRPr="00DD6795" w:rsidRDefault="008E31CB" w:rsidP="006D46EC">
            <w:pPr>
              <w:rPr>
                <w:ins w:id="453" w:author="Sarkar, Soumyadeep" w:date="2026-05-08T23:47:00Z" w16du:dateUtc="2026-05-09T06:47:00Z"/>
                <w:rFonts w:ascii="Arial" w:hAnsi="Arial" w:cs="Arial"/>
                <w:b/>
                <w:sz w:val="11"/>
                <w:szCs w:val="11"/>
              </w:rPr>
            </w:pPr>
          </w:p>
        </w:tc>
        <w:tc>
          <w:tcPr>
            <w:tcW w:w="1317" w:type="dxa"/>
            <w:tcBorders>
              <w:bottom w:val="single" w:sz="12" w:space="0" w:color="auto"/>
            </w:tcBorders>
            <w:vAlign w:val="center"/>
            <w:tcPrChange w:id="454" w:author="Sarkar, Soumyadeep" w:date="2026-05-20T10:17:00Z" w16du:dateUtc="2026-05-20T17:17:00Z">
              <w:tcPr>
                <w:tcW w:w="1317" w:type="dxa"/>
                <w:gridSpan w:val="4"/>
                <w:tcBorders>
                  <w:bottom w:val="single" w:sz="12" w:space="0" w:color="auto"/>
                </w:tcBorders>
                <w:vAlign w:val="center"/>
              </w:tcPr>
            </w:tcPrChange>
          </w:tcPr>
          <w:p w14:paraId="4B243955" w14:textId="0899EBD1" w:rsidR="008E31CB" w:rsidRPr="00630543" w:rsidRDefault="008E31CB" w:rsidP="006D46EC">
            <w:pPr>
              <w:rPr>
                <w:ins w:id="455" w:author="Sarkar, Soumyadeep" w:date="2026-05-08T23:47:00Z" w16du:dateUtc="2026-05-09T06:47:00Z"/>
                <w:rFonts w:ascii="Arial" w:hAnsi="Arial" w:cs="Arial"/>
                <w:color w:val="000000"/>
                <w:sz w:val="11"/>
                <w:szCs w:val="11"/>
              </w:rPr>
            </w:pPr>
            <w:ins w:id="456" w:author="Sarkar, Soumyadeep" w:date="2026-05-08T23:49:00Z" w16du:dateUtc="2026-05-09T06:49:00Z">
              <w:r w:rsidRPr="00DD6795">
                <w:rPr>
                  <w:rFonts w:ascii="Arial" w:hAnsi="Arial" w:cs="Arial"/>
                  <w:color w:val="000000"/>
                  <w:sz w:val="11"/>
                  <w:szCs w:val="11"/>
                </w:rPr>
                <w:t>Proteomics</w:t>
              </w:r>
            </w:ins>
          </w:p>
        </w:tc>
        <w:tc>
          <w:tcPr>
            <w:tcW w:w="790" w:type="dxa"/>
            <w:tcBorders>
              <w:bottom w:val="single" w:sz="12" w:space="0" w:color="auto"/>
            </w:tcBorders>
            <w:vAlign w:val="center"/>
            <w:tcPrChange w:id="457" w:author="Sarkar, Soumyadeep" w:date="2026-05-20T10:17:00Z" w16du:dateUtc="2026-05-20T17:17:00Z">
              <w:tcPr>
                <w:tcW w:w="790" w:type="dxa"/>
                <w:gridSpan w:val="4"/>
                <w:tcBorders>
                  <w:bottom w:val="single" w:sz="12" w:space="0" w:color="auto"/>
                </w:tcBorders>
                <w:vAlign w:val="center"/>
              </w:tcPr>
            </w:tcPrChange>
          </w:tcPr>
          <w:p w14:paraId="47B85875" w14:textId="13F8720B" w:rsidR="008E31CB" w:rsidRPr="00820616" w:rsidRDefault="008E31CB" w:rsidP="006D46EC">
            <w:pPr>
              <w:rPr>
                <w:ins w:id="458" w:author="Sarkar, Soumyadeep" w:date="2026-05-08T23:47:00Z" w16du:dateUtc="2026-05-09T06:47:00Z"/>
                <w:rFonts w:ascii="Arial" w:hAnsi="Arial" w:cs="Arial"/>
                <w:color w:val="000000"/>
                <w:sz w:val="11"/>
                <w:szCs w:val="11"/>
              </w:rPr>
            </w:pPr>
            <w:ins w:id="459" w:author="Sarkar, Soumyadeep" w:date="2026-05-08T23:49:00Z" w16du:dateUtc="2026-05-09T06:49:00Z">
              <w:r w:rsidRPr="00DD6795">
                <w:rPr>
                  <w:rFonts w:ascii="Arial" w:hAnsi="Arial" w:cs="Arial"/>
                  <w:color w:val="000000"/>
                  <w:sz w:val="11"/>
                  <w:szCs w:val="11"/>
                </w:rPr>
                <w:t>3</w:t>
              </w:r>
            </w:ins>
          </w:p>
        </w:tc>
        <w:tc>
          <w:tcPr>
            <w:tcW w:w="1715" w:type="dxa"/>
            <w:vMerge/>
            <w:tcBorders>
              <w:bottom w:val="single" w:sz="12" w:space="0" w:color="auto"/>
            </w:tcBorders>
            <w:vAlign w:val="center"/>
            <w:tcPrChange w:id="460" w:author="Sarkar, Soumyadeep" w:date="2026-05-20T10:17:00Z" w16du:dateUtc="2026-05-20T17:17:00Z">
              <w:tcPr>
                <w:tcW w:w="1715" w:type="dxa"/>
                <w:gridSpan w:val="4"/>
                <w:vMerge/>
                <w:tcBorders>
                  <w:bottom w:val="single" w:sz="12" w:space="0" w:color="auto"/>
                </w:tcBorders>
                <w:vAlign w:val="center"/>
              </w:tcPr>
            </w:tcPrChange>
          </w:tcPr>
          <w:p w14:paraId="06264D89" w14:textId="3E077EA2" w:rsidR="008E31CB" w:rsidRPr="00820616" w:rsidRDefault="008E31CB" w:rsidP="006D46EC">
            <w:pPr>
              <w:rPr>
                <w:ins w:id="461" w:author="Sarkar, Soumyadeep" w:date="2026-05-08T23:47:00Z" w16du:dateUtc="2026-05-09T06:47:00Z"/>
                <w:sz w:val="11"/>
                <w:szCs w:val="11"/>
              </w:rPr>
            </w:pPr>
          </w:p>
        </w:tc>
        <w:tc>
          <w:tcPr>
            <w:tcW w:w="2223" w:type="dxa"/>
            <w:tcBorders>
              <w:bottom w:val="single" w:sz="12" w:space="0" w:color="auto"/>
              <w:right w:val="single" w:sz="4" w:space="0" w:color="auto"/>
            </w:tcBorders>
            <w:vAlign w:val="center"/>
            <w:tcPrChange w:id="462" w:author="Sarkar, Soumyadeep" w:date="2026-05-20T10:17:00Z" w16du:dateUtc="2026-05-20T17:17:00Z">
              <w:tcPr>
                <w:tcW w:w="2223" w:type="dxa"/>
                <w:gridSpan w:val="4"/>
                <w:tcBorders>
                  <w:bottom w:val="single" w:sz="12" w:space="0" w:color="auto"/>
                  <w:right w:val="single" w:sz="4" w:space="0" w:color="auto"/>
                </w:tcBorders>
                <w:vAlign w:val="bottom"/>
              </w:tcPr>
            </w:tcPrChange>
          </w:tcPr>
          <w:p w14:paraId="067929C2" w14:textId="37E3B4D9" w:rsidR="008E31CB" w:rsidRPr="00981B2B" w:rsidRDefault="008E31CB" w:rsidP="004F5BE1">
            <w:pPr>
              <w:rPr>
                <w:ins w:id="463" w:author="Sarkar, Soumyadeep" w:date="2026-05-08T23:47:00Z" w16du:dateUtc="2026-05-09T06:47:00Z"/>
                <w:rFonts w:ascii="Arial" w:hAnsi="Arial" w:cs="Arial"/>
                <w:sz w:val="11"/>
                <w:szCs w:val="11"/>
                <w:rPrChange w:id="464" w:author="Sarkar, Soumyadeep" w:date="2026-05-18T14:08:00Z" w16du:dateUtc="2026-05-18T21:08:00Z">
                  <w:rPr>
                    <w:ins w:id="465" w:author="Sarkar, Soumyadeep" w:date="2026-05-08T23:47:00Z" w16du:dateUtc="2026-05-09T06:47:00Z"/>
                    <w:sz w:val="11"/>
                    <w:szCs w:val="11"/>
                  </w:rPr>
                </w:rPrChange>
              </w:rPr>
            </w:pPr>
            <w:ins w:id="466" w:author="Sarkar, Soumyadeep" w:date="2026-05-08T23:49:00Z" w16du:dateUtc="2026-05-09T06:49:00Z">
              <w:r w:rsidRPr="00981B2B">
                <w:rPr>
                  <w:rFonts w:ascii="Arial" w:hAnsi="Arial" w:cs="Arial"/>
                  <w:color w:val="000000"/>
                  <w:sz w:val="11"/>
                  <w:szCs w:val="11"/>
                </w:rPr>
                <w:t>PXD011902</w:t>
              </w:r>
            </w:ins>
          </w:p>
        </w:tc>
      </w:tr>
      <w:tr w:rsidR="00552CE1" w:rsidRPr="00442AE3" w14:paraId="1C7CD742" w14:textId="77777777" w:rsidTr="004F5BE1">
        <w:tc>
          <w:tcPr>
            <w:tcW w:w="727" w:type="dxa"/>
            <w:vMerge w:val="restart"/>
            <w:tcBorders>
              <w:top w:val="single" w:sz="12" w:space="0" w:color="auto"/>
              <w:left w:val="single" w:sz="8" w:space="0" w:color="auto"/>
            </w:tcBorders>
            <w:vAlign w:val="center"/>
            <w:tcPrChange w:id="467" w:author="Sarkar, Soumyadeep" w:date="2026-05-20T10:17:00Z" w16du:dateUtc="2026-05-20T17:17:00Z">
              <w:tcPr>
                <w:tcW w:w="1027" w:type="dxa"/>
                <w:gridSpan w:val="4"/>
                <w:vMerge w:val="restart"/>
                <w:tcBorders>
                  <w:top w:val="single" w:sz="8" w:space="0" w:color="auto"/>
                  <w:left w:val="single" w:sz="8" w:space="0" w:color="auto"/>
                </w:tcBorders>
                <w:vAlign w:val="center"/>
              </w:tcPr>
            </w:tcPrChange>
          </w:tcPr>
          <w:p w14:paraId="6D8FE35B" w14:textId="28A9D0E8" w:rsidR="00552CE1" w:rsidRPr="00B80459" w:rsidRDefault="00552CE1" w:rsidP="00B80459">
            <w:pPr>
              <w:rPr>
                <w:rFonts w:ascii="Arial" w:hAnsi="Arial" w:cs="Arial"/>
                <w:b/>
                <w:bCs/>
                <w:sz w:val="11"/>
                <w:szCs w:val="11"/>
              </w:rPr>
            </w:pPr>
            <w:r w:rsidRPr="00B80459">
              <w:rPr>
                <w:rFonts w:ascii="Arial" w:hAnsi="Arial" w:cs="Arial"/>
                <w:color w:val="000000"/>
                <w:sz w:val="11"/>
                <w:szCs w:val="11"/>
              </w:rPr>
              <w:t>Pck003</w:t>
            </w:r>
          </w:p>
        </w:tc>
        <w:tc>
          <w:tcPr>
            <w:tcW w:w="890" w:type="dxa"/>
            <w:tcBorders>
              <w:top w:val="single" w:sz="12" w:space="0" w:color="auto"/>
            </w:tcBorders>
            <w:vAlign w:val="center"/>
            <w:tcPrChange w:id="468" w:author="Sarkar, Soumyadeep" w:date="2026-05-20T10:17:00Z" w16du:dateUtc="2026-05-20T17:17:00Z">
              <w:tcPr>
                <w:tcW w:w="1080" w:type="dxa"/>
                <w:gridSpan w:val="4"/>
                <w:tcBorders>
                  <w:top w:val="single" w:sz="8" w:space="0" w:color="auto"/>
                </w:tcBorders>
                <w:vAlign w:val="center"/>
              </w:tcPr>
            </w:tcPrChange>
          </w:tcPr>
          <w:p w14:paraId="44121577" w14:textId="15C01985" w:rsidR="00552CE1" w:rsidRPr="00B80459" w:rsidRDefault="00552CE1"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vMerge w:val="restart"/>
            <w:tcBorders>
              <w:top w:val="single" w:sz="12" w:space="0" w:color="auto"/>
            </w:tcBorders>
            <w:vAlign w:val="center"/>
            <w:tcPrChange w:id="469" w:author="Sarkar, Soumyadeep" w:date="2026-05-20T10:17:00Z" w16du:dateUtc="2026-05-20T17:17:00Z">
              <w:tcPr>
                <w:tcW w:w="1151" w:type="dxa"/>
                <w:gridSpan w:val="4"/>
                <w:vMerge w:val="restart"/>
                <w:tcBorders>
                  <w:top w:val="single" w:sz="8" w:space="0" w:color="auto"/>
                </w:tcBorders>
                <w:vAlign w:val="center"/>
              </w:tcPr>
            </w:tcPrChange>
          </w:tcPr>
          <w:p w14:paraId="04CE565E" w14:textId="059FB081" w:rsidR="00552CE1" w:rsidRPr="00B80459" w:rsidRDefault="00552CE1" w:rsidP="00B80459">
            <w:pPr>
              <w:rPr>
                <w:rFonts w:ascii="Arial" w:hAnsi="Arial" w:cs="Arial"/>
                <w:b/>
                <w:bCs/>
                <w:sz w:val="11"/>
                <w:szCs w:val="11"/>
              </w:rPr>
            </w:pPr>
            <w:r w:rsidRPr="00B80459">
              <w:rPr>
                <w:rFonts w:ascii="Arial" w:hAnsi="Arial" w:cs="Arial"/>
                <w:color w:val="000000"/>
                <w:sz w:val="11"/>
                <w:szCs w:val="11"/>
              </w:rPr>
              <w:t>IFNα</w:t>
            </w:r>
          </w:p>
        </w:tc>
        <w:tc>
          <w:tcPr>
            <w:tcW w:w="567" w:type="dxa"/>
            <w:tcBorders>
              <w:top w:val="single" w:sz="12" w:space="0" w:color="auto"/>
            </w:tcBorders>
            <w:vAlign w:val="center"/>
            <w:tcPrChange w:id="470" w:author="Sarkar, Soumyadeep" w:date="2026-05-20T10:17:00Z" w16du:dateUtc="2026-05-20T17:17:00Z">
              <w:tcPr>
                <w:tcW w:w="979" w:type="dxa"/>
                <w:gridSpan w:val="4"/>
                <w:tcBorders>
                  <w:top w:val="single" w:sz="8" w:space="0" w:color="auto"/>
                </w:tcBorders>
                <w:vAlign w:val="center"/>
              </w:tcPr>
            </w:tcPrChange>
          </w:tcPr>
          <w:p w14:paraId="7AD40958" w14:textId="5A42E648" w:rsidR="00552CE1" w:rsidRPr="00B80459" w:rsidRDefault="00552CE1" w:rsidP="00B80459">
            <w:pPr>
              <w:rPr>
                <w:rFonts w:ascii="Arial" w:hAnsi="Arial" w:cs="Arial"/>
                <w:b/>
                <w:bCs/>
                <w:sz w:val="11"/>
                <w:szCs w:val="11"/>
              </w:rPr>
            </w:pPr>
            <w:r w:rsidRPr="00B80459">
              <w:rPr>
                <w:rFonts w:ascii="Arial" w:hAnsi="Arial" w:cs="Arial"/>
                <w:color w:val="000000"/>
                <w:sz w:val="11"/>
                <w:szCs w:val="11"/>
              </w:rPr>
              <w:t>2, 8, 24</w:t>
            </w:r>
          </w:p>
        </w:tc>
        <w:tc>
          <w:tcPr>
            <w:tcW w:w="1317" w:type="dxa"/>
            <w:tcBorders>
              <w:top w:val="single" w:sz="12" w:space="0" w:color="auto"/>
            </w:tcBorders>
            <w:vAlign w:val="center"/>
            <w:tcPrChange w:id="471" w:author="Sarkar, Soumyadeep" w:date="2026-05-20T10:17:00Z" w16du:dateUtc="2026-05-20T17:17:00Z">
              <w:tcPr>
                <w:tcW w:w="1189" w:type="dxa"/>
                <w:gridSpan w:val="4"/>
                <w:tcBorders>
                  <w:top w:val="single" w:sz="8" w:space="0" w:color="auto"/>
                </w:tcBorders>
                <w:vAlign w:val="center"/>
              </w:tcPr>
            </w:tcPrChange>
          </w:tcPr>
          <w:p w14:paraId="337773D3" w14:textId="53893272"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12" w:space="0" w:color="auto"/>
            </w:tcBorders>
            <w:vAlign w:val="center"/>
            <w:tcPrChange w:id="472" w:author="Sarkar, Soumyadeep" w:date="2026-05-20T10:17:00Z" w16du:dateUtc="2026-05-20T17:17:00Z">
              <w:tcPr>
                <w:tcW w:w="1049" w:type="dxa"/>
                <w:gridSpan w:val="4"/>
                <w:tcBorders>
                  <w:top w:val="single" w:sz="8" w:space="0" w:color="auto"/>
                </w:tcBorders>
                <w:vAlign w:val="center"/>
              </w:tcPr>
            </w:tcPrChange>
          </w:tcPr>
          <w:p w14:paraId="08A32D10" w14:textId="51611488"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6</w:t>
            </w:r>
          </w:p>
        </w:tc>
        <w:tc>
          <w:tcPr>
            <w:tcW w:w="1715" w:type="dxa"/>
            <w:tcBorders>
              <w:top w:val="single" w:sz="12" w:space="0" w:color="auto"/>
            </w:tcBorders>
            <w:vAlign w:val="center"/>
            <w:tcPrChange w:id="473" w:author="Sarkar, Soumyadeep" w:date="2026-05-20T10:17:00Z" w16du:dateUtc="2026-05-20T17:17:00Z">
              <w:tcPr>
                <w:tcW w:w="1707" w:type="dxa"/>
                <w:gridSpan w:val="4"/>
                <w:tcBorders>
                  <w:top w:val="single" w:sz="8" w:space="0" w:color="auto"/>
                </w:tcBorders>
                <w:vAlign w:val="center"/>
              </w:tcPr>
            </w:tcPrChange>
          </w:tcPr>
          <w:p w14:paraId="77047642" w14:textId="145D8C70"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32444635</w:t>
            </w:r>
          </w:p>
        </w:tc>
        <w:tc>
          <w:tcPr>
            <w:tcW w:w="2223" w:type="dxa"/>
            <w:tcBorders>
              <w:top w:val="single" w:sz="12" w:space="0" w:color="auto"/>
              <w:right w:val="single" w:sz="8" w:space="0" w:color="auto"/>
            </w:tcBorders>
            <w:vAlign w:val="center"/>
            <w:tcPrChange w:id="474" w:author="Sarkar, Soumyadeep" w:date="2026-05-20T10:17:00Z" w16du:dateUtc="2026-05-20T17:17:00Z">
              <w:tcPr>
                <w:tcW w:w="1158" w:type="dxa"/>
                <w:tcBorders>
                  <w:top w:val="single" w:sz="8" w:space="0" w:color="auto"/>
                  <w:right w:val="single" w:sz="8" w:space="0" w:color="auto"/>
                </w:tcBorders>
                <w:vAlign w:val="bottom"/>
              </w:tcPr>
            </w:tcPrChange>
          </w:tcPr>
          <w:p w14:paraId="0139ABB4" w14:textId="63E14ECC"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GSE148058</w:t>
            </w:r>
          </w:p>
        </w:tc>
      </w:tr>
      <w:tr w:rsidR="00552CE1" w:rsidRPr="00442AE3" w14:paraId="1603C7D4" w14:textId="77777777" w:rsidTr="004F5BE1">
        <w:tc>
          <w:tcPr>
            <w:tcW w:w="727" w:type="dxa"/>
            <w:vMerge/>
            <w:tcBorders>
              <w:left w:val="single" w:sz="8" w:space="0" w:color="auto"/>
            </w:tcBorders>
            <w:vAlign w:val="center"/>
            <w:tcPrChange w:id="475" w:author="Sarkar, Soumyadeep" w:date="2026-05-20T10:17:00Z" w16du:dateUtc="2026-05-20T17:17:00Z">
              <w:tcPr>
                <w:tcW w:w="1027" w:type="dxa"/>
                <w:gridSpan w:val="4"/>
                <w:vMerge/>
                <w:tcBorders>
                  <w:left w:val="single" w:sz="8" w:space="0" w:color="auto"/>
                </w:tcBorders>
                <w:vAlign w:val="center"/>
              </w:tcPr>
            </w:tcPrChange>
          </w:tcPr>
          <w:p w14:paraId="7C5AC1A9" w14:textId="77777777" w:rsidR="00552CE1" w:rsidRPr="00B80459" w:rsidRDefault="00552CE1" w:rsidP="00B80459">
            <w:pPr>
              <w:rPr>
                <w:rFonts w:ascii="Arial" w:hAnsi="Arial" w:cs="Arial"/>
                <w:b/>
                <w:bCs/>
                <w:sz w:val="11"/>
                <w:szCs w:val="11"/>
              </w:rPr>
            </w:pPr>
          </w:p>
        </w:tc>
        <w:tc>
          <w:tcPr>
            <w:tcW w:w="890" w:type="dxa"/>
            <w:vMerge w:val="restart"/>
            <w:vAlign w:val="center"/>
            <w:tcPrChange w:id="476" w:author="Sarkar, Soumyadeep" w:date="2026-05-20T10:17:00Z" w16du:dateUtc="2026-05-20T17:17:00Z">
              <w:tcPr>
                <w:tcW w:w="1080" w:type="dxa"/>
                <w:gridSpan w:val="4"/>
                <w:vMerge w:val="restart"/>
                <w:vAlign w:val="center"/>
              </w:tcPr>
            </w:tcPrChange>
          </w:tcPr>
          <w:p w14:paraId="40C46F10" w14:textId="5598C518" w:rsidR="00552CE1" w:rsidRPr="00B80459" w:rsidRDefault="00552CE1" w:rsidP="00B80459">
            <w:pPr>
              <w:rPr>
                <w:rFonts w:ascii="Arial" w:hAnsi="Arial" w:cs="Arial"/>
                <w:b/>
                <w:bCs/>
                <w:sz w:val="11"/>
                <w:szCs w:val="11"/>
              </w:rPr>
            </w:pPr>
            <w:r w:rsidRPr="00B80459">
              <w:rPr>
                <w:rFonts w:ascii="Arial" w:hAnsi="Arial" w:cs="Arial"/>
                <w:color w:val="000000"/>
                <w:sz w:val="11"/>
                <w:szCs w:val="11"/>
              </w:rPr>
              <w:t>EndoC-βH1</w:t>
            </w:r>
          </w:p>
        </w:tc>
        <w:tc>
          <w:tcPr>
            <w:tcW w:w="1111" w:type="dxa"/>
            <w:vMerge/>
            <w:vAlign w:val="center"/>
            <w:tcPrChange w:id="477" w:author="Sarkar, Soumyadeep" w:date="2026-05-20T10:17:00Z" w16du:dateUtc="2026-05-20T17:17:00Z">
              <w:tcPr>
                <w:tcW w:w="1151" w:type="dxa"/>
                <w:gridSpan w:val="4"/>
                <w:vMerge/>
                <w:vAlign w:val="center"/>
              </w:tcPr>
            </w:tcPrChange>
          </w:tcPr>
          <w:p w14:paraId="4AE581DE" w14:textId="77777777" w:rsidR="00552CE1" w:rsidRPr="00B80459" w:rsidRDefault="00552CE1" w:rsidP="00B80459">
            <w:pPr>
              <w:rPr>
                <w:rFonts w:ascii="Arial" w:hAnsi="Arial" w:cs="Arial"/>
                <w:b/>
                <w:bCs/>
                <w:sz w:val="11"/>
                <w:szCs w:val="11"/>
              </w:rPr>
            </w:pPr>
          </w:p>
        </w:tc>
        <w:tc>
          <w:tcPr>
            <w:tcW w:w="567" w:type="dxa"/>
            <w:vAlign w:val="center"/>
            <w:tcPrChange w:id="478" w:author="Sarkar, Soumyadeep" w:date="2026-05-20T10:17:00Z" w16du:dateUtc="2026-05-20T17:17:00Z">
              <w:tcPr>
                <w:tcW w:w="979" w:type="dxa"/>
                <w:gridSpan w:val="4"/>
                <w:vAlign w:val="center"/>
              </w:tcPr>
            </w:tcPrChange>
          </w:tcPr>
          <w:p w14:paraId="61B3FF4F" w14:textId="60CE1384" w:rsidR="00552CE1" w:rsidRPr="00B80459" w:rsidRDefault="00552CE1" w:rsidP="00B80459">
            <w:pPr>
              <w:rPr>
                <w:rFonts w:ascii="Arial" w:hAnsi="Arial" w:cs="Arial"/>
                <w:b/>
                <w:bCs/>
                <w:sz w:val="11"/>
                <w:szCs w:val="11"/>
              </w:rPr>
            </w:pPr>
            <w:r w:rsidRPr="00B80459">
              <w:rPr>
                <w:rFonts w:ascii="Arial" w:hAnsi="Arial" w:cs="Arial"/>
                <w:color w:val="000000"/>
                <w:sz w:val="11"/>
                <w:szCs w:val="11"/>
              </w:rPr>
              <w:t>2, 8, 24</w:t>
            </w:r>
          </w:p>
        </w:tc>
        <w:tc>
          <w:tcPr>
            <w:tcW w:w="1317" w:type="dxa"/>
            <w:vAlign w:val="center"/>
            <w:tcPrChange w:id="479" w:author="Sarkar, Soumyadeep" w:date="2026-05-20T10:17:00Z" w16du:dateUtc="2026-05-20T17:17:00Z">
              <w:tcPr>
                <w:tcW w:w="1189" w:type="dxa"/>
                <w:gridSpan w:val="4"/>
                <w:vAlign w:val="center"/>
              </w:tcPr>
            </w:tcPrChange>
          </w:tcPr>
          <w:p w14:paraId="5156557C" w14:textId="5CCF9B13"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vAlign w:val="center"/>
            <w:tcPrChange w:id="480" w:author="Sarkar, Soumyadeep" w:date="2026-05-20T10:17:00Z" w16du:dateUtc="2026-05-20T17:17:00Z">
              <w:tcPr>
                <w:tcW w:w="1049" w:type="dxa"/>
                <w:gridSpan w:val="4"/>
                <w:vAlign w:val="center"/>
              </w:tcPr>
            </w:tcPrChange>
          </w:tcPr>
          <w:p w14:paraId="781A6370" w14:textId="237D05DD"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Align w:val="center"/>
            <w:tcPrChange w:id="481" w:author="Sarkar, Soumyadeep" w:date="2026-05-20T10:17:00Z" w16du:dateUtc="2026-05-20T17:17:00Z">
              <w:tcPr>
                <w:tcW w:w="1707" w:type="dxa"/>
                <w:gridSpan w:val="4"/>
                <w:vAlign w:val="center"/>
              </w:tcPr>
            </w:tcPrChange>
          </w:tcPr>
          <w:p w14:paraId="2765C762" w14:textId="0E56C096"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32444635</w:t>
            </w:r>
          </w:p>
        </w:tc>
        <w:tc>
          <w:tcPr>
            <w:tcW w:w="2223" w:type="dxa"/>
            <w:tcBorders>
              <w:right w:val="single" w:sz="8" w:space="0" w:color="auto"/>
            </w:tcBorders>
            <w:vAlign w:val="center"/>
            <w:tcPrChange w:id="482" w:author="Sarkar, Soumyadeep" w:date="2026-05-20T10:17:00Z" w16du:dateUtc="2026-05-20T17:17:00Z">
              <w:tcPr>
                <w:tcW w:w="1158" w:type="dxa"/>
                <w:tcBorders>
                  <w:right w:val="single" w:sz="8" w:space="0" w:color="auto"/>
                </w:tcBorders>
                <w:vAlign w:val="bottom"/>
              </w:tcPr>
            </w:tcPrChange>
          </w:tcPr>
          <w:p w14:paraId="069ED2A5" w14:textId="3126F10B"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GSE133218</w:t>
            </w:r>
          </w:p>
        </w:tc>
      </w:tr>
      <w:tr w:rsidR="00552CE1" w:rsidRPr="00442AE3" w14:paraId="1803A83E" w14:textId="77777777" w:rsidTr="004F5BE1">
        <w:tc>
          <w:tcPr>
            <w:tcW w:w="727" w:type="dxa"/>
            <w:vMerge/>
            <w:tcBorders>
              <w:left w:val="single" w:sz="8" w:space="0" w:color="auto"/>
            </w:tcBorders>
            <w:vAlign w:val="center"/>
            <w:tcPrChange w:id="483" w:author="Sarkar, Soumyadeep" w:date="2026-05-20T10:17:00Z" w16du:dateUtc="2026-05-20T17:17:00Z">
              <w:tcPr>
                <w:tcW w:w="1027" w:type="dxa"/>
                <w:gridSpan w:val="4"/>
                <w:vMerge/>
                <w:tcBorders>
                  <w:left w:val="single" w:sz="8" w:space="0" w:color="auto"/>
                </w:tcBorders>
                <w:vAlign w:val="center"/>
              </w:tcPr>
            </w:tcPrChange>
          </w:tcPr>
          <w:p w14:paraId="2A15D939" w14:textId="77777777" w:rsidR="00552CE1" w:rsidRPr="00B80459" w:rsidRDefault="00552CE1" w:rsidP="00B80459">
            <w:pPr>
              <w:rPr>
                <w:rFonts w:ascii="Arial" w:hAnsi="Arial" w:cs="Arial"/>
                <w:b/>
                <w:bCs/>
                <w:sz w:val="11"/>
                <w:szCs w:val="11"/>
              </w:rPr>
            </w:pPr>
          </w:p>
        </w:tc>
        <w:tc>
          <w:tcPr>
            <w:tcW w:w="890" w:type="dxa"/>
            <w:vMerge/>
            <w:vAlign w:val="center"/>
            <w:tcPrChange w:id="484" w:author="Sarkar, Soumyadeep" w:date="2026-05-20T10:17:00Z" w16du:dateUtc="2026-05-20T17:17:00Z">
              <w:tcPr>
                <w:tcW w:w="1080" w:type="dxa"/>
                <w:gridSpan w:val="4"/>
                <w:vMerge/>
                <w:vAlign w:val="center"/>
              </w:tcPr>
            </w:tcPrChange>
          </w:tcPr>
          <w:p w14:paraId="233B24F1" w14:textId="77777777" w:rsidR="00552CE1" w:rsidRPr="00B80459" w:rsidRDefault="00552CE1" w:rsidP="00B80459">
            <w:pPr>
              <w:rPr>
                <w:rFonts w:ascii="Arial" w:hAnsi="Arial" w:cs="Arial"/>
                <w:b/>
                <w:bCs/>
                <w:sz w:val="11"/>
                <w:szCs w:val="11"/>
              </w:rPr>
            </w:pPr>
          </w:p>
        </w:tc>
        <w:tc>
          <w:tcPr>
            <w:tcW w:w="1111" w:type="dxa"/>
            <w:vMerge/>
            <w:vAlign w:val="center"/>
            <w:tcPrChange w:id="485" w:author="Sarkar, Soumyadeep" w:date="2026-05-20T10:17:00Z" w16du:dateUtc="2026-05-20T17:17:00Z">
              <w:tcPr>
                <w:tcW w:w="1151" w:type="dxa"/>
                <w:gridSpan w:val="4"/>
                <w:vMerge/>
                <w:vAlign w:val="center"/>
              </w:tcPr>
            </w:tcPrChange>
          </w:tcPr>
          <w:p w14:paraId="2F050519" w14:textId="77777777" w:rsidR="00552CE1" w:rsidRPr="00B80459" w:rsidRDefault="00552CE1" w:rsidP="00B80459">
            <w:pPr>
              <w:rPr>
                <w:rFonts w:ascii="Arial" w:hAnsi="Arial" w:cs="Arial"/>
                <w:b/>
                <w:bCs/>
                <w:sz w:val="11"/>
                <w:szCs w:val="11"/>
              </w:rPr>
            </w:pPr>
          </w:p>
        </w:tc>
        <w:tc>
          <w:tcPr>
            <w:tcW w:w="567" w:type="dxa"/>
            <w:vAlign w:val="center"/>
            <w:tcPrChange w:id="486" w:author="Sarkar, Soumyadeep" w:date="2026-05-20T10:17:00Z" w16du:dateUtc="2026-05-20T17:17:00Z">
              <w:tcPr>
                <w:tcW w:w="979" w:type="dxa"/>
                <w:gridSpan w:val="4"/>
                <w:vAlign w:val="center"/>
              </w:tcPr>
            </w:tcPrChange>
          </w:tcPr>
          <w:p w14:paraId="6EA157DC" w14:textId="3DF9EF77" w:rsidR="00552CE1" w:rsidRPr="00B80459" w:rsidRDefault="00552CE1" w:rsidP="00B80459">
            <w:pPr>
              <w:rPr>
                <w:rFonts w:ascii="Arial" w:hAnsi="Arial" w:cs="Arial"/>
                <w:b/>
                <w:bCs/>
                <w:sz w:val="11"/>
                <w:szCs w:val="11"/>
              </w:rPr>
            </w:pPr>
            <w:r w:rsidRPr="00B80459">
              <w:rPr>
                <w:rFonts w:ascii="Arial" w:hAnsi="Arial" w:cs="Arial"/>
                <w:color w:val="000000"/>
                <w:sz w:val="11"/>
                <w:szCs w:val="11"/>
              </w:rPr>
              <w:t>2, 24</w:t>
            </w:r>
          </w:p>
        </w:tc>
        <w:tc>
          <w:tcPr>
            <w:tcW w:w="1317" w:type="dxa"/>
            <w:vAlign w:val="center"/>
            <w:tcPrChange w:id="487" w:author="Sarkar, Soumyadeep" w:date="2026-05-20T10:17:00Z" w16du:dateUtc="2026-05-20T17:17:00Z">
              <w:tcPr>
                <w:tcW w:w="1189" w:type="dxa"/>
                <w:gridSpan w:val="4"/>
                <w:vAlign w:val="center"/>
              </w:tcPr>
            </w:tcPrChange>
          </w:tcPr>
          <w:p w14:paraId="3EB49393" w14:textId="3864721C"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ATAC-seq</w:t>
            </w:r>
          </w:p>
        </w:tc>
        <w:tc>
          <w:tcPr>
            <w:tcW w:w="790" w:type="dxa"/>
            <w:vAlign w:val="center"/>
            <w:tcPrChange w:id="488" w:author="Sarkar, Soumyadeep" w:date="2026-05-20T10:17:00Z" w16du:dateUtc="2026-05-20T17:17:00Z">
              <w:tcPr>
                <w:tcW w:w="1049" w:type="dxa"/>
                <w:gridSpan w:val="4"/>
                <w:vAlign w:val="center"/>
              </w:tcPr>
            </w:tcPrChange>
          </w:tcPr>
          <w:p w14:paraId="308E4399" w14:textId="007A79C3"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Align w:val="center"/>
            <w:tcPrChange w:id="489" w:author="Sarkar, Soumyadeep" w:date="2026-05-20T10:17:00Z" w16du:dateUtc="2026-05-20T17:17:00Z">
              <w:tcPr>
                <w:tcW w:w="1707" w:type="dxa"/>
                <w:gridSpan w:val="4"/>
                <w:vAlign w:val="center"/>
              </w:tcPr>
            </w:tcPrChange>
          </w:tcPr>
          <w:p w14:paraId="5CC40C36" w14:textId="759DDC4B"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32444635</w:t>
            </w:r>
          </w:p>
        </w:tc>
        <w:tc>
          <w:tcPr>
            <w:tcW w:w="2223" w:type="dxa"/>
            <w:tcBorders>
              <w:right w:val="single" w:sz="8" w:space="0" w:color="auto"/>
            </w:tcBorders>
            <w:vAlign w:val="center"/>
            <w:tcPrChange w:id="490" w:author="Sarkar, Soumyadeep" w:date="2026-05-20T10:17:00Z" w16du:dateUtc="2026-05-20T17:17:00Z">
              <w:tcPr>
                <w:tcW w:w="1158" w:type="dxa"/>
                <w:tcBorders>
                  <w:right w:val="single" w:sz="8" w:space="0" w:color="auto"/>
                </w:tcBorders>
                <w:vAlign w:val="bottom"/>
              </w:tcPr>
            </w:tcPrChange>
          </w:tcPr>
          <w:p w14:paraId="68156655" w14:textId="44191AC4"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GSE133219</w:t>
            </w:r>
          </w:p>
        </w:tc>
      </w:tr>
      <w:tr w:rsidR="00552CE1" w:rsidRPr="00442AE3" w14:paraId="0960FCC7" w14:textId="77777777" w:rsidTr="004F5BE1">
        <w:tc>
          <w:tcPr>
            <w:tcW w:w="727" w:type="dxa"/>
            <w:vMerge/>
            <w:tcBorders>
              <w:left w:val="single" w:sz="8" w:space="0" w:color="auto"/>
            </w:tcBorders>
            <w:vAlign w:val="center"/>
            <w:tcPrChange w:id="491" w:author="Sarkar, Soumyadeep" w:date="2026-05-20T10:17:00Z" w16du:dateUtc="2026-05-20T17:17:00Z">
              <w:tcPr>
                <w:tcW w:w="1027" w:type="dxa"/>
                <w:gridSpan w:val="4"/>
                <w:vMerge/>
                <w:tcBorders>
                  <w:left w:val="single" w:sz="8" w:space="0" w:color="auto"/>
                </w:tcBorders>
                <w:vAlign w:val="center"/>
              </w:tcPr>
            </w:tcPrChange>
          </w:tcPr>
          <w:p w14:paraId="5B6AF8F7" w14:textId="77777777" w:rsidR="00552CE1" w:rsidRPr="00B80459" w:rsidRDefault="00552CE1" w:rsidP="00B80459">
            <w:pPr>
              <w:rPr>
                <w:rFonts w:ascii="Arial" w:hAnsi="Arial" w:cs="Arial"/>
                <w:b/>
                <w:bCs/>
                <w:sz w:val="11"/>
                <w:szCs w:val="11"/>
              </w:rPr>
            </w:pPr>
          </w:p>
        </w:tc>
        <w:tc>
          <w:tcPr>
            <w:tcW w:w="890" w:type="dxa"/>
            <w:vMerge/>
            <w:vAlign w:val="center"/>
            <w:tcPrChange w:id="492" w:author="Sarkar, Soumyadeep" w:date="2026-05-20T10:17:00Z" w16du:dateUtc="2026-05-20T17:17:00Z">
              <w:tcPr>
                <w:tcW w:w="1080" w:type="dxa"/>
                <w:gridSpan w:val="4"/>
                <w:vMerge/>
                <w:vAlign w:val="center"/>
              </w:tcPr>
            </w:tcPrChange>
          </w:tcPr>
          <w:p w14:paraId="31DE0E99" w14:textId="77777777" w:rsidR="00552CE1" w:rsidRPr="00B80459" w:rsidRDefault="00552CE1" w:rsidP="00B80459">
            <w:pPr>
              <w:rPr>
                <w:rFonts w:ascii="Arial" w:hAnsi="Arial" w:cs="Arial"/>
                <w:b/>
                <w:bCs/>
                <w:sz w:val="11"/>
                <w:szCs w:val="11"/>
              </w:rPr>
            </w:pPr>
          </w:p>
        </w:tc>
        <w:tc>
          <w:tcPr>
            <w:tcW w:w="1111" w:type="dxa"/>
            <w:vMerge/>
            <w:vAlign w:val="center"/>
            <w:tcPrChange w:id="493" w:author="Sarkar, Soumyadeep" w:date="2026-05-20T10:17:00Z" w16du:dateUtc="2026-05-20T17:17:00Z">
              <w:tcPr>
                <w:tcW w:w="1151" w:type="dxa"/>
                <w:gridSpan w:val="4"/>
                <w:vMerge/>
                <w:vAlign w:val="center"/>
              </w:tcPr>
            </w:tcPrChange>
          </w:tcPr>
          <w:p w14:paraId="2EE2C884" w14:textId="77777777" w:rsidR="00552CE1" w:rsidRPr="00B80459" w:rsidRDefault="00552CE1" w:rsidP="00B80459">
            <w:pPr>
              <w:rPr>
                <w:rFonts w:ascii="Arial" w:hAnsi="Arial" w:cs="Arial"/>
                <w:b/>
                <w:bCs/>
                <w:sz w:val="11"/>
                <w:szCs w:val="11"/>
              </w:rPr>
            </w:pPr>
          </w:p>
        </w:tc>
        <w:tc>
          <w:tcPr>
            <w:tcW w:w="567" w:type="dxa"/>
            <w:vAlign w:val="center"/>
            <w:tcPrChange w:id="494" w:author="Sarkar, Soumyadeep" w:date="2026-05-20T10:17:00Z" w16du:dateUtc="2026-05-20T17:17:00Z">
              <w:tcPr>
                <w:tcW w:w="979" w:type="dxa"/>
                <w:gridSpan w:val="4"/>
                <w:vAlign w:val="center"/>
              </w:tcPr>
            </w:tcPrChange>
          </w:tcPr>
          <w:p w14:paraId="4D334DFD" w14:textId="12249744" w:rsidR="00552CE1" w:rsidRPr="00B80459" w:rsidRDefault="00552CE1" w:rsidP="00B80459">
            <w:pPr>
              <w:rPr>
                <w:rFonts w:ascii="Arial" w:hAnsi="Arial" w:cs="Arial"/>
                <w:b/>
                <w:bCs/>
                <w:sz w:val="11"/>
                <w:szCs w:val="11"/>
              </w:rPr>
            </w:pPr>
            <w:r w:rsidRPr="00B80459">
              <w:rPr>
                <w:rFonts w:ascii="Arial" w:hAnsi="Arial" w:cs="Arial"/>
                <w:color w:val="000000"/>
                <w:sz w:val="11"/>
                <w:szCs w:val="11"/>
              </w:rPr>
              <w:t>8, 24</w:t>
            </w:r>
          </w:p>
        </w:tc>
        <w:tc>
          <w:tcPr>
            <w:tcW w:w="1317" w:type="dxa"/>
            <w:vAlign w:val="center"/>
            <w:tcPrChange w:id="495" w:author="Sarkar, Soumyadeep" w:date="2026-05-20T10:17:00Z" w16du:dateUtc="2026-05-20T17:17:00Z">
              <w:tcPr>
                <w:tcW w:w="1189" w:type="dxa"/>
                <w:gridSpan w:val="4"/>
                <w:vAlign w:val="center"/>
              </w:tcPr>
            </w:tcPrChange>
          </w:tcPr>
          <w:p w14:paraId="4443BB2D" w14:textId="20CBB8D0"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vAlign w:val="center"/>
            <w:tcPrChange w:id="496" w:author="Sarkar, Soumyadeep" w:date="2026-05-20T10:17:00Z" w16du:dateUtc="2026-05-20T17:17:00Z">
              <w:tcPr>
                <w:tcW w:w="1049" w:type="dxa"/>
                <w:gridSpan w:val="4"/>
                <w:vAlign w:val="center"/>
              </w:tcPr>
            </w:tcPrChange>
          </w:tcPr>
          <w:p w14:paraId="75708622" w14:textId="427DC460"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Align w:val="center"/>
            <w:tcPrChange w:id="497" w:author="Sarkar, Soumyadeep" w:date="2026-05-20T10:17:00Z" w16du:dateUtc="2026-05-20T17:17:00Z">
              <w:tcPr>
                <w:tcW w:w="1707" w:type="dxa"/>
                <w:gridSpan w:val="4"/>
                <w:vAlign w:val="center"/>
              </w:tcPr>
            </w:tcPrChange>
          </w:tcPr>
          <w:p w14:paraId="78D6CFEB" w14:textId="6DE37548"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32444635</w:t>
            </w:r>
          </w:p>
        </w:tc>
        <w:tc>
          <w:tcPr>
            <w:tcW w:w="2223" w:type="dxa"/>
            <w:tcBorders>
              <w:right w:val="single" w:sz="8" w:space="0" w:color="auto"/>
            </w:tcBorders>
            <w:vAlign w:val="center"/>
            <w:tcPrChange w:id="498" w:author="Sarkar, Soumyadeep" w:date="2026-05-20T10:17:00Z" w16du:dateUtc="2026-05-20T17:17:00Z">
              <w:tcPr>
                <w:tcW w:w="1158" w:type="dxa"/>
                <w:tcBorders>
                  <w:right w:val="single" w:sz="8" w:space="0" w:color="auto"/>
                </w:tcBorders>
                <w:vAlign w:val="bottom"/>
              </w:tcPr>
            </w:tcPrChange>
          </w:tcPr>
          <w:p w14:paraId="63F35717" w14:textId="4A174643"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PXD014244</w:t>
            </w:r>
          </w:p>
        </w:tc>
      </w:tr>
      <w:tr w:rsidR="00552CE1" w:rsidRPr="00442AE3" w14:paraId="6A7FA720" w14:textId="77777777" w:rsidTr="004F5BE1">
        <w:tc>
          <w:tcPr>
            <w:tcW w:w="727" w:type="dxa"/>
            <w:vMerge/>
            <w:tcBorders>
              <w:left w:val="single" w:sz="8" w:space="0" w:color="auto"/>
            </w:tcBorders>
            <w:vAlign w:val="center"/>
            <w:tcPrChange w:id="499" w:author="Sarkar, Soumyadeep" w:date="2026-05-20T10:17:00Z" w16du:dateUtc="2026-05-20T17:17:00Z">
              <w:tcPr>
                <w:tcW w:w="1027" w:type="dxa"/>
                <w:gridSpan w:val="4"/>
                <w:vMerge/>
                <w:tcBorders>
                  <w:left w:val="single" w:sz="8" w:space="0" w:color="auto"/>
                </w:tcBorders>
                <w:vAlign w:val="center"/>
              </w:tcPr>
            </w:tcPrChange>
          </w:tcPr>
          <w:p w14:paraId="2657E0F7" w14:textId="77777777" w:rsidR="00552CE1" w:rsidRPr="00B80459" w:rsidRDefault="00552CE1" w:rsidP="00B80459">
            <w:pPr>
              <w:rPr>
                <w:rFonts w:ascii="Arial" w:hAnsi="Arial" w:cs="Arial"/>
                <w:b/>
                <w:bCs/>
                <w:sz w:val="11"/>
                <w:szCs w:val="11"/>
              </w:rPr>
            </w:pPr>
          </w:p>
        </w:tc>
        <w:tc>
          <w:tcPr>
            <w:tcW w:w="890" w:type="dxa"/>
            <w:vMerge/>
            <w:vAlign w:val="center"/>
            <w:tcPrChange w:id="500" w:author="Sarkar, Soumyadeep" w:date="2026-05-20T10:17:00Z" w16du:dateUtc="2026-05-20T17:17:00Z">
              <w:tcPr>
                <w:tcW w:w="1080" w:type="dxa"/>
                <w:gridSpan w:val="4"/>
                <w:vMerge/>
                <w:vAlign w:val="center"/>
              </w:tcPr>
            </w:tcPrChange>
          </w:tcPr>
          <w:p w14:paraId="145E22E6" w14:textId="77777777" w:rsidR="00552CE1" w:rsidRPr="00B80459" w:rsidRDefault="00552CE1" w:rsidP="00B80459">
            <w:pPr>
              <w:rPr>
                <w:rFonts w:ascii="Arial" w:hAnsi="Arial" w:cs="Arial"/>
                <w:b/>
                <w:bCs/>
                <w:sz w:val="11"/>
                <w:szCs w:val="11"/>
              </w:rPr>
            </w:pPr>
          </w:p>
        </w:tc>
        <w:tc>
          <w:tcPr>
            <w:tcW w:w="1111" w:type="dxa"/>
            <w:vMerge/>
            <w:vAlign w:val="center"/>
            <w:tcPrChange w:id="501" w:author="Sarkar, Soumyadeep" w:date="2026-05-20T10:17:00Z" w16du:dateUtc="2026-05-20T17:17:00Z">
              <w:tcPr>
                <w:tcW w:w="1151" w:type="dxa"/>
                <w:gridSpan w:val="4"/>
                <w:vMerge/>
                <w:vAlign w:val="center"/>
              </w:tcPr>
            </w:tcPrChange>
          </w:tcPr>
          <w:p w14:paraId="7A6D89BF" w14:textId="77777777" w:rsidR="00552CE1" w:rsidRPr="00B80459" w:rsidRDefault="00552CE1" w:rsidP="00B80459">
            <w:pPr>
              <w:rPr>
                <w:rFonts w:ascii="Arial" w:hAnsi="Arial" w:cs="Arial"/>
                <w:b/>
                <w:bCs/>
                <w:sz w:val="11"/>
                <w:szCs w:val="11"/>
              </w:rPr>
            </w:pPr>
          </w:p>
        </w:tc>
        <w:tc>
          <w:tcPr>
            <w:tcW w:w="567" w:type="dxa"/>
            <w:vAlign w:val="center"/>
            <w:tcPrChange w:id="502" w:author="Sarkar, Soumyadeep" w:date="2026-05-20T10:17:00Z" w16du:dateUtc="2026-05-20T17:17:00Z">
              <w:tcPr>
                <w:tcW w:w="979" w:type="dxa"/>
                <w:gridSpan w:val="4"/>
                <w:vAlign w:val="center"/>
              </w:tcPr>
            </w:tcPrChange>
          </w:tcPr>
          <w:p w14:paraId="574A6D6E" w14:textId="79EF62F6" w:rsidR="00552CE1" w:rsidRPr="00B80459" w:rsidRDefault="00552CE1" w:rsidP="00B80459">
            <w:pPr>
              <w:rPr>
                <w:rFonts w:ascii="Arial" w:hAnsi="Arial" w:cs="Arial"/>
                <w:b/>
                <w:bCs/>
                <w:sz w:val="11"/>
                <w:szCs w:val="11"/>
              </w:rPr>
            </w:pPr>
            <w:r w:rsidRPr="00B80459">
              <w:rPr>
                <w:rFonts w:ascii="Arial" w:hAnsi="Arial" w:cs="Arial"/>
                <w:color w:val="000000"/>
                <w:sz w:val="11"/>
                <w:szCs w:val="11"/>
              </w:rPr>
              <w:t>8, 24</w:t>
            </w:r>
          </w:p>
        </w:tc>
        <w:tc>
          <w:tcPr>
            <w:tcW w:w="1317" w:type="dxa"/>
            <w:vAlign w:val="center"/>
            <w:tcPrChange w:id="503" w:author="Sarkar, Soumyadeep" w:date="2026-05-20T10:17:00Z" w16du:dateUtc="2026-05-20T17:17:00Z">
              <w:tcPr>
                <w:tcW w:w="1189" w:type="dxa"/>
                <w:gridSpan w:val="4"/>
                <w:vAlign w:val="center"/>
              </w:tcPr>
            </w:tcPrChange>
          </w:tcPr>
          <w:p w14:paraId="5D54F757" w14:textId="6FB46369"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Lipidomics</w:t>
            </w:r>
          </w:p>
        </w:tc>
        <w:tc>
          <w:tcPr>
            <w:tcW w:w="790" w:type="dxa"/>
            <w:vAlign w:val="center"/>
            <w:tcPrChange w:id="504" w:author="Sarkar, Soumyadeep" w:date="2026-05-20T10:17:00Z" w16du:dateUtc="2026-05-20T17:17:00Z">
              <w:tcPr>
                <w:tcW w:w="1049" w:type="dxa"/>
                <w:gridSpan w:val="4"/>
                <w:vAlign w:val="center"/>
              </w:tcPr>
            </w:tcPrChange>
          </w:tcPr>
          <w:p w14:paraId="1FA1B167" w14:textId="7656B07F"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Align w:val="center"/>
            <w:tcPrChange w:id="505" w:author="Sarkar, Soumyadeep" w:date="2026-05-20T10:17:00Z" w16du:dateUtc="2026-05-20T17:17:00Z">
              <w:tcPr>
                <w:tcW w:w="1707" w:type="dxa"/>
                <w:gridSpan w:val="4"/>
                <w:vAlign w:val="center"/>
              </w:tcPr>
            </w:tcPrChange>
          </w:tcPr>
          <w:p w14:paraId="191F8C5F" w14:textId="76BDF3FD"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NA</w:t>
            </w:r>
          </w:p>
        </w:tc>
        <w:tc>
          <w:tcPr>
            <w:tcW w:w="2223" w:type="dxa"/>
            <w:tcBorders>
              <w:right w:val="single" w:sz="8" w:space="0" w:color="auto"/>
            </w:tcBorders>
            <w:vAlign w:val="center"/>
            <w:tcPrChange w:id="506" w:author="Sarkar, Soumyadeep" w:date="2026-05-20T10:17:00Z" w16du:dateUtc="2026-05-20T17:17:00Z">
              <w:tcPr>
                <w:tcW w:w="1158" w:type="dxa"/>
                <w:tcBorders>
                  <w:right w:val="single" w:sz="8" w:space="0" w:color="auto"/>
                </w:tcBorders>
                <w:vAlign w:val="bottom"/>
              </w:tcPr>
            </w:tcPrChange>
          </w:tcPr>
          <w:p w14:paraId="6A58C4B8" w14:textId="70463ADA"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https://osf.io/nskdc</w:t>
            </w:r>
          </w:p>
        </w:tc>
      </w:tr>
      <w:tr w:rsidR="00552CE1" w:rsidRPr="00442AE3" w14:paraId="1B0A6121" w14:textId="77777777" w:rsidTr="004F5BE1">
        <w:tc>
          <w:tcPr>
            <w:tcW w:w="727" w:type="dxa"/>
            <w:vMerge/>
            <w:tcBorders>
              <w:left w:val="single" w:sz="8" w:space="0" w:color="auto"/>
              <w:bottom w:val="single" w:sz="12" w:space="0" w:color="auto"/>
            </w:tcBorders>
            <w:vAlign w:val="center"/>
            <w:tcPrChange w:id="507" w:author="Sarkar, Soumyadeep" w:date="2026-05-20T10:17:00Z" w16du:dateUtc="2026-05-20T17:17:00Z">
              <w:tcPr>
                <w:tcW w:w="1027" w:type="dxa"/>
                <w:gridSpan w:val="4"/>
                <w:vMerge/>
                <w:tcBorders>
                  <w:left w:val="single" w:sz="8" w:space="0" w:color="auto"/>
                  <w:bottom w:val="single" w:sz="8" w:space="0" w:color="auto"/>
                </w:tcBorders>
                <w:vAlign w:val="center"/>
              </w:tcPr>
            </w:tcPrChange>
          </w:tcPr>
          <w:p w14:paraId="18601407" w14:textId="77777777" w:rsidR="00552CE1" w:rsidRPr="00B80459" w:rsidRDefault="00552CE1" w:rsidP="00B80459">
            <w:pPr>
              <w:rPr>
                <w:rFonts w:ascii="Arial" w:hAnsi="Arial" w:cs="Arial"/>
                <w:b/>
                <w:bCs/>
                <w:sz w:val="11"/>
                <w:szCs w:val="11"/>
              </w:rPr>
            </w:pPr>
          </w:p>
        </w:tc>
        <w:tc>
          <w:tcPr>
            <w:tcW w:w="890" w:type="dxa"/>
            <w:vMerge/>
            <w:tcBorders>
              <w:bottom w:val="single" w:sz="12" w:space="0" w:color="auto"/>
            </w:tcBorders>
            <w:vAlign w:val="center"/>
            <w:tcPrChange w:id="508" w:author="Sarkar, Soumyadeep" w:date="2026-05-20T10:17:00Z" w16du:dateUtc="2026-05-20T17:17:00Z">
              <w:tcPr>
                <w:tcW w:w="1080" w:type="dxa"/>
                <w:gridSpan w:val="4"/>
                <w:vMerge/>
                <w:tcBorders>
                  <w:bottom w:val="single" w:sz="8" w:space="0" w:color="auto"/>
                </w:tcBorders>
                <w:vAlign w:val="center"/>
              </w:tcPr>
            </w:tcPrChange>
          </w:tcPr>
          <w:p w14:paraId="38ED0C7D" w14:textId="77777777" w:rsidR="00552CE1" w:rsidRPr="00B80459" w:rsidRDefault="00552CE1" w:rsidP="00B80459">
            <w:pPr>
              <w:rPr>
                <w:rFonts w:ascii="Arial" w:hAnsi="Arial" w:cs="Arial"/>
                <w:b/>
                <w:bCs/>
                <w:sz w:val="11"/>
                <w:szCs w:val="11"/>
              </w:rPr>
            </w:pPr>
          </w:p>
        </w:tc>
        <w:tc>
          <w:tcPr>
            <w:tcW w:w="1111" w:type="dxa"/>
            <w:vMerge/>
            <w:tcBorders>
              <w:bottom w:val="single" w:sz="12" w:space="0" w:color="auto"/>
            </w:tcBorders>
            <w:vAlign w:val="center"/>
            <w:tcPrChange w:id="509" w:author="Sarkar, Soumyadeep" w:date="2026-05-20T10:17:00Z" w16du:dateUtc="2026-05-20T17:17:00Z">
              <w:tcPr>
                <w:tcW w:w="1151" w:type="dxa"/>
                <w:gridSpan w:val="4"/>
                <w:vMerge/>
                <w:tcBorders>
                  <w:bottom w:val="single" w:sz="8" w:space="0" w:color="auto"/>
                </w:tcBorders>
                <w:vAlign w:val="center"/>
              </w:tcPr>
            </w:tcPrChange>
          </w:tcPr>
          <w:p w14:paraId="7904D6DF" w14:textId="77777777" w:rsidR="00552CE1" w:rsidRPr="00B80459" w:rsidRDefault="00552CE1" w:rsidP="00B80459">
            <w:pPr>
              <w:rPr>
                <w:rFonts w:ascii="Arial" w:hAnsi="Arial" w:cs="Arial"/>
                <w:b/>
                <w:bCs/>
                <w:sz w:val="11"/>
                <w:szCs w:val="11"/>
              </w:rPr>
            </w:pPr>
          </w:p>
        </w:tc>
        <w:tc>
          <w:tcPr>
            <w:tcW w:w="567" w:type="dxa"/>
            <w:tcBorders>
              <w:bottom w:val="single" w:sz="12" w:space="0" w:color="auto"/>
            </w:tcBorders>
            <w:vAlign w:val="center"/>
            <w:tcPrChange w:id="510" w:author="Sarkar, Soumyadeep" w:date="2026-05-20T10:17:00Z" w16du:dateUtc="2026-05-20T17:17:00Z">
              <w:tcPr>
                <w:tcW w:w="979" w:type="dxa"/>
                <w:gridSpan w:val="4"/>
                <w:tcBorders>
                  <w:bottom w:val="single" w:sz="8" w:space="0" w:color="auto"/>
                </w:tcBorders>
                <w:vAlign w:val="center"/>
              </w:tcPr>
            </w:tcPrChange>
          </w:tcPr>
          <w:p w14:paraId="49B42372" w14:textId="514CA678" w:rsidR="00552CE1" w:rsidRPr="00B80459" w:rsidRDefault="00552CE1" w:rsidP="00B80459">
            <w:pPr>
              <w:rPr>
                <w:rFonts w:ascii="Arial" w:hAnsi="Arial" w:cs="Arial"/>
                <w:b/>
                <w:bCs/>
                <w:sz w:val="11"/>
                <w:szCs w:val="11"/>
              </w:rPr>
            </w:pPr>
            <w:r w:rsidRPr="00B80459">
              <w:rPr>
                <w:rFonts w:ascii="Arial" w:hAnsi="Arial" w:cs="Arial"/>
                <w:color w:val="000000"/>
                <w:sz w:val="11"/>
                <w:szCs w:val="11"/>
              </w:rPr>
              <w:t>8, 24</w:t>
            </w:r>
          </w:p>
        </w:tc>
        <w:tc>
          <w:tcPr>
            <w:tcW w:w="1317" w:type="dxa"/>
            <w:tcBorders>
              <w:bottom w:val="single" w:sz="12" w:space="0" w:color="auto"/>
            </w:tcBorders>
            <w:vAlign w:val="center"/>
            <w:tcPrChange w:id="511" w:author="Sarkar, Soumyadeep" w:date="2026-05-20T10:17:00Z" w16du:dateUtc="2026-05-20T17:17:00Z">
              <w:tcPr>
                <w:tcW w:w="1189" w:type="dxa"/>
                <w:gridSpan w:val="4"/>
                <w:tcBorders>
                  <w:bottom w:val="single" w:sz="8" w:space="0" w:color="auto"/>
                </w:tcBorders>
                <w:vAlign w:val="center"/>
              </w:tcPr>
            </w:tcPrChange>
          </w:tcPr>
          <w:p w14:paraId="1EC09E9D" w14:textId="049B2B61"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Metabolomics</w:t>
            </w:r>
          </w:p>
        </w:tc>
        <w:tc>
          <w:tcPr>
            <w:tcW w:w="790" w:type="dxa"/>
            <w:tcBorders>
              <w:bottom w:val="single" w:sz="12" w:space="0" w:color="auto"/>
            </w:tcBorders>
            <w:vAlign w:val="center"/>
            <w:tcPrChange w:id="512" w:author="Sarkar, Soumyadeep" w:date="2026-05-20T10:17:00Z" w16du:dateUtc="2026-05-20T17:17:00Z">
              <w:tcPr>
                <w:tcW w:w="1049" w:type="dxa"/>
                <w:gridSpan w:val="4"/>
                <w:tcBorders>
                  <w:bottom w:val="single" w:sz="8" w:space="0" w:color="auto"/>
                </w:tcBorders>
                <w:vAlign w:val="center"/>
              </w:tcPr>
            </w:tcPrChange>
          </w:tcPr>
          <w:p w14:paraId="5E91AA7A" w14:textId="4FDBDD49"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tcBorders>
              <w:bottom w:val="single" w:sz="12" w:space="0" w:color="auto"/>
            </w:tcBorders>
            <w:vAlign w:val="center"/>
            <w:tcPrChange w:id="513" w:author="Sarkar, Soumyadeep" w:date="2026-05-20T10:17:00Z" w16du:dateUtc="2026-05-20T17:17:00Z">
              <w:tcPr>
                <w:tcW w:w="1707" w:type="dxa"/>
                <w:gridSpan w:val="4"/>
                <w:tcBorders>
                  <w:bottom w:val="single" w:sz="8" w:space="0" w:color="auto"/>
                </w:tcBorders>
                <w:vAlign w:val="center"/>
              </w:tcPr>
            </w:tcPrChange>
          </w:tcPr>
          <w:p w14:paraId="1545E210" w14:textId="40C52A70" w:rsidR="00552CE1" w:rsidRPr="00B80459" w:rsidRDefault="00552CE1" w:rsidP="00B80459">
            <w:pPr>
              <w:rPr>
                <w:rFonts w:ascii="Arial" w:hAnsi="Arial" w:cs="Arial"/>
                <w:color w:val="000000"/>
                <w:sz w:val="11"/>
                <w:szCs w:val="11"/>
              </w:rPr>
            </w:pPr>
            <w:r w:rsidRPr="00B80459">
              <w:rPr>
                <w:rFonts w:ascii="Arial" w:hAnsi="Arial" w:cs="Arial"/>
                <w:color w:val="000000"/>
                <w:sz w:val="11"/>
                <w:szCs w:val="11"/>
              </w:rPr>
              <w:t>NA</w:t>
            </w:r>
          </w:p>
        </w:tc>
        <w:tc>
          <w:tcPr>
            <w:tcW w:w="2223" w:type="dxa"/>
            <w:tcBorders>
              <w:bottom w:val="single" w:sz="12" w:space="0" w:color="auto"/>
              <w:right w:val="single" w:sz="8" w:space="0" w:color="auto"/>
            </w:tcBorders>
            <w:vAlign w:val="center"/>
            <w:tcPrChange w:id="514" w:author="Sarkar, Soumyadeep" w:date="2026-05-20T10:17:00Z" w16du:dateUtc="2026-05-20T17:17:00Z">
              <w:tcPr>
                <w:tcW w:w="1158" w:type="dxa"/>
                <w:tcBorders>
                  <w:bottom w:val="single" w:sz="8" w:space="0" w:color="auto"/>
                  <w:right w:val="single" w:sz="8" w:space="0" w:color="auto"/>
                </w:tcBorders>
                <w:vAlign w:val="bottom"/>
              </w:tcPr>
            </w:tcPrChange>
          </w:tcPr>
          <w:p w14:paraId="34FE4E30" w14:textId="66F9DA42" w:rsidR="00552CE1" w:rsidRPr="00B80459" w:rsidRDefault="00552CE1" w:rsidP="004F5BE1">
            <w:pPr>
              <w:rPr>
                <w:rFonts w:ascii="Arial" w:hAnsi="Arial" w:cs="Arial"/>
                <w:color w:val="000000"/>
                <w:sz w:val="11"/>
                <w:szCs w:val="11"/>
              </w:rPr>
            </w:pPr>
            <w:r w:rsidRPr="00B80459">
              <w:rPr>
                <w:rFonts w:ascii="Arial" w:hAnsi="Arial" w:cs="Arial"/>
                <w:color w:val="000000"/>
                <w:sz w:val="11"/>
                <w:szCs w:val="11"/>
              </w:rPr>
              <w:t>https://osf.io/nskdc</w:t>
            </w:r>
          </w:p>
        </w:tc>
      </w:tr>
      <w:tr w:rsidR="008E31CB" w:rsidRPr="00442AE3" w14:paraId="781AD8FD" w14:textId="77777777" w:rsidTr="004F5BE1">
        <w:tc>
          <w:tcPr>
            <w:tcW w:w="727" w:type="dxa"/>
            <w:vMerge w:val="restart"/>
            <w:tcBorders>
              <w:top w:val="single" w:sz="12" w:space="0" w:color="auto"/>
              <w:left w:val="single" w:sz="8" w:space="0" w:color="auto"/>
            </w:tcBorders>
            <w:vAlign w:val="center"/>
            <w:tcPrChange w:id="515"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3799404D" w14:textId="1A37126F" w:rsidR="008E31CB" w:rsidRPr="00B80459" w:rsidRDefault="008E31CB" w:rsidP="00B80459">
            <w:pPr>
              <w:rPr>
                <w:rFonts w:ascii="Arial" w:hAnsi="Arial" w:cs="Arial"/>
                <w:b/>
                <w:bCs/>
                <w:sz w:val="11"/>
                <w:szCs w:val="11"/>
              </w:rPr>
            </w:pPr>
            <w:r w:rsidRPr="00B80459">
              <w:rPr>
                <w:rFonts w:ascii="Arial" w:hAnsi="Arial" w:cs="Arial"/>
                <w:color w:val="000000"/>
                <w:sz w:val="11"/>
                <w:szCs w:val="11"/>
              </w:rPr>
              <w:t>Pck004</w:t>
            </w:r>
          </w:p>
        </w:tc>
        <w:tc>
          <w:tcPr>
            <w:tcW w:w="890" w:type="dxa"/>
            <w:vMerge w:val="restart"/>
            <w:tcBorders>
              <w:top w:val="single" w:sz="12" w:space="0" w:color="auto"/>
            </w:tcBorders>
            <w:vAlign w:val="center"/>
            <w:tcPrChange w:id="516" w:author="Sarkar, Soumyadeep" w:date="2026-05-20T10:17:00Z" w16du:dateUtc="2026-05-20T17:17:00Z">
              <w:tcPr>
                <w:tcW w:w="890" w:type="dxa"/>
                <w:gridSpan w:val="4"/>
                <w:vMerge w:val="restart"/>
                <w:tcBorders>
                  <w:top w:val="single" w:sz="12" w:space="0" w:color="auto"/>
                </w:tcBorders>
                <w:vAlign w:val="center"/>
              </w:tcPr>
            </w:tcPrChange>
          </w:tcPr>
          <w:p w14:paraId="0D449A60" w14:textId="4DCAFAD9" w:rsidR="008E31CB" w:rsidRPr="00B80459" w:rsidRDefault="008E31CB"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tcBorders>
              <w:top w:val="single" w:sz="12" w:space="0" w:color="auto"/>
            </w:tcBorders>
            <w:vAlign w:val="center"/>
            <w:tcPrChange w:id="517" w:author="Sarkar, Soumyadeep" w:date="2026-05-20T10:17:00Z" w16du:dateUtc="2026-05-20T17:17:00Z">
              <w:tcPr>
                <w:tcW w:w="1111" w:type="dxa"/>
                <w:gridSpan w:val="4"/>
                <w:tcBorders>
                  <w:top w:val="single" w:sz="12" w:space="0" w:color="auto"/>
                </w:tcBorders>
                <w:vAlign w:val="center"/>
              </w:tcPr>
            </w:tcPrChange>
          </w:tcPr>
          <w:p w14:paraId="1BE30FFF" w14:textId="7F063E74" w:rsidR="008E31CB" w:rsidRPr="00B80459" w:rsidRDefault="008E31CB" w:rsidP="00B80459">
            <w:pPr>
              <w:rPr>
                <w:rFonts w:ascii="Arial" w:hAnsi="Arial" w:cs="Arial"/>
                <w:b/>
                <w:bCs/>
                <w:sz w:val="11"/>
                <w:szCs w:val="11"/>
              </w:rPr>
            </w:pPr>
            <w:r w:rsidRPr="00B80459">
              <w:rPr>
                <w:rFonts w:ascii="Arial" w:hAnsi="Arial" w:cs="Arial"/>
                <w:color w:val="000000"/>
                <w:sz w:val="11"/>
                <w:szCs w:val="11"/>
              </w:rPr>
              <w:t>Brefeldin A (BFA)</w:t>
            </w:r>
          </w:p>
        </w:tc>
        <w:tc>
          <w:tcPr>
            <w:tcW w:w="567" w:type="dxa"/>
            <w:tcBorders>
              <w:top w:val="single" w:sz="12" w:space="0" w:color="auto"/>
            </w:tcBorders>
            <w:vAlign w:val="center"/>
            <w:tcPrChange w:id="518" w:author="Sarkar, Soumyadeep" w:date="2026-05-20T10:17:00Z" w16du:dateUtc="2026-05-20T17:17:00Z">
              <w:tcPr>
                <w:tcW w:w="567" w:type="dxa"/>
                <w:gridSpan w:val="4"/>
                <w:tcBorders>
                  <w:top w:val="single" w:sz="12" w:space="0" w:color="auto"/>
                </w:tcBorders>
                <w:vAlign w:val="center"/>
              </w:tcPr>
            </w:tcPrChange>
          </w:tcPr>
          <w:p w14:paraId="70E9692C" w14:textId="2D96F05D"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tcBorders>
              <w:top w:val="single" w:sz="12" w:space="0" w:color="auto"/>
            </w:tcBorders>
            <w:vAlign w:val="center"/>
            <w:tcPrChange w:id="519" w:author="Sarkar, Soumyadeep" w:date="2026-05-20T10:17:00Z" w16du:dateUtc="2026-05-20T17:17:00Z">
              <w:tcPr>
                <w:tcW w:w="1317" w:type="dxa"/>
                <w:gridSpan w:val="4"/>
                <w:tcBorders>
                  <w:top w:val="single" w:sz="12" w:space="0" w:color="auto"/>
                </w:tcBorders>
                <w:vAlign w:val="center"/>
              </w:tcPr>
            </w:tcPrChange>
          </w:tcPr>
          <w:p w14:paraId="4574BE63" w14:textId="5AC5C137"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 xml:space="preserve">scRNA-seq </w:t>
            </w:r>
            <w:r>
              <w:rPr>
                <w:rFonts w:ascii="Arial" w:hAnsi="Arial" w:cs="Arial"/>
                <w:color w:val="000000"/>
                <w:sz w:val="11"/>
                <w:szCs w:val="11"/>
              </w:rPr>
              <w:t>and</w:t>
            </w:r>
            <w:r w:rsidRPr="00B80459">
              <w:rPr>
                <w:rFonts w:ascii="Arial" w:hAnsi="Arial" w:cs="Arial"/>
                <w:color w:val="000000"/>
                <w:sz w:val="11"/>
                <w:szCs w:val="11"/>
              </w:rPr>
              <w:t xml:space="preserve"> snMultiomics-seq</w:t>
            </w:r>
          </w:p>
        </w:tc>
        <w:tc>
          <w:tcPr>
            <w:tcW w:w="790" w:type="dxa"/>
            <w:tcBorders>
              <w:top w:val="single" w:sz="12" w:space="0" w:color="auto"/>
            </w:tcBorders>
            <w:vAlign w:val="center"/>
            <w:tcPrChange w:id="520" w:author="Sarkar, Soumyadeep" w:date="2026-05-20T10:17:00Z" w16du:dateUtc="2026-05-20T17:17:00Z">
              <w:tcPr>
                <w:tcW w:w="790" w:type="dxa"/>
                <w:gridSpan w:val="4"/>
                <w:tcBorders>
                  <w:top w:val="single" w:sz="12" w:space="0" w:color="auto"/>
                </w:tcBorders>
                <w:vAlign w:val="center"/>
              </w:tcPr>
            </w:tcPrChange>
          </w:tcPr>
          <w:p w14:paraId="2AB8AA1E" w14:textId="5ADC4E38"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 xml:space="preserve">5 </w:t>
            </w:r>
            <w:r>
              <w:rPr>
                <w:rFonts w:ascii="Arial" w:hAnsi="Arial" w:cs="Arial"/>
                <w:color w:val="000000"/>
                <w:sz w:val="11"/>
                <w:szCs w:val="11"/>
              </w:rPr>
              <w:t>and</w:t>
            </w:r>
            <w:r w:rsidRPr="00B80459">
              <w:rPr>
                <w:rFonts w:ascii="Arial" w:hAnsi="Arial" w:cs="Arial"/>
                <w:color w:val="000000"/>
                <w:sz w:val="11"/>
                <w:szCs w:val="11"/>
              </w:rPr>
              <w:t xml:space="preserve"> 1</w:t>
            </w:r>
          </w:p>
        </w:tc>
        <w:tc>
          <w:tcPr>
            <w:tcW w:w="1715" w:type="dxa"/>
            <w:vMerge w:val="restart"/>
            <w:tcBorders>
              <w:top w:val="single" w:sz="12" w:space="0" w:color="auto"/>
              <w:right w:val="single" w:sz="4" w:space="0" w:color="auto"/>
            </w:tcBorders>
            <w:vAlign w:val="center"/>
            <w:tcPrChange w:id="521" w:author="Sarkar, Soumyadeep" w:date="2026-05-20T10:17:00Z" w16du:dateUtc="2026-05-20T17:17:00Z">
              <w:tcPr>
                <w:tcW w:w="1715" w:type="dxa"/>
                <w:gridSpan w:val="4"/>
                <w:vMerge w:val="restart"/>
                <w:tcBorders>
                  <w:top w:val="single" w:sz="12" w:space="0" w:color="auto"/>
                  <w:right w:val="single" w:sz="4" w:space="0" w:color="auto"/>
                </w:tcBorders>
                <w:vAlign w:val="center"/>
              </w:tcPr>
            </w:tcPrChange>
          </w:tcPr>
          <w:p w14:paraId="7DA872C1" w14:textId="77777777"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38956087</w:t>
            </w:r>
          </w:p>
          <w:p w14:paraId="424743CF" w14:textId="17E8B4A9" w:rsidR="008E31CB" w:rsidRPr="00B80459" w:rsidDel="008E31CB" w:rsidRDefault="008E31CB" w:rsidP="00B80459">
            <w:pPr>
              <w:rPr>
                <w:del w:id="522" w:author="Sarkar, Soumyadeep" w:date="2026-05-18T14:07:00Z" w16du:dateUtc="2026-05-18T21:07:00Z"/>
                <w:rFonts w:ascii="Arial" w:hAnsi="Arial" w:cs="Arial"/>
                <w:color w:val="000000"/>
                <w:sz w:val="11"/>
                <w:szCs w:val="11"/>
              </w:rPr>
            </w:pPr>
            <w:del w:id="523" w:author="Sarkar, Soumyadeep" w:date="2026-05-18T14:07:00Z" w16du:dateUtc="2026-05-18T21:07:00Z">
              <w:r w:rsidRPr="00B80459" w:rsidDel="008E31CB">
                <w:rPr>
                  <w:rFonts w:ascii="Arial" w:hAnsi="Arial" w:cs="Arial"/>
                  <w:color w:val="000000"/>
                  <w:sz w:val="11"/>
                  <w:szCs w:val="11"/>
                </w:rPr>
                <w:delText>38956087</w:delText>
              </w:r>
            </w:del>
          </w:p>
          <w:p w14:paraId="4301330B" w14:textId="7DF4223A" w:rsidR="008E31CB" w:rsidRPr="00B80459" w:rsidDel="008E31CB" w:rsidRDefault="008E31CB" w:rsidP="00B80459">
            <w:pPr>
              <w:rPr>
                <w:del w:id="524" w:author="Sarkar, Soumyadeep" w:date="2026-05-18T14:07:00Z" w16du:dateUtc="2026-05-18T21:07:00Z"/>
                <w:rFonts w:ascii="Arial" w:hAnsi="Arial" w:cs="Arial"/>
                <w:color w:val="000000"/>
                <w:sz w:val="11"/>
                <w:szCs w:val="11"/>
              </w:rPr>
            </w:pPr>
            <w:del w:id="525" w:author="Sarkar, Soumyadeep" w:date="2026-05-18T14:07:00Z" w16du:dateUtc="2026-05-18T21:07:00Z">
              <w:r w:rsidRPr="00B80459" w:rsidDel="008E31CB">
                <w:rPr>
                  <w:rFonts w:ascii="Arial" w:hAnsi="Arial" w:cs="Arial"/>
                  <w:color w:val="000000"/>
                  <w:sz w:val="11"/>
                  <w:szCs w:val="11"/>
                </w:rPr>
                <w:delText>38956087</w:delText>
              </w:r>
            </w:del>
          </w:p>
          <w:p w14:paraId="200FF47B" w14:textId="2C1276A4" w:rsidR="008E31CB" w:rsidRPr="00B80459" w:rsidDel="008E31CB" w:rsidRDefault="008E31CB" w:rsidP="00B80459">
            <w:pPr>
              <w:rPr>
                <w:del w:id="526" w:author="Sarkar, Soumyadeep" w:date="2026-05-18T14:07:00Z" w16du:dateUtc="2026-05-18T21:07:00Z"/>
                <w:rFonts w:ascii="Arial" w:hAnsi="Arial" w:cs="Arial"/>
                <w:color w:val="000000"/>
                <w:sz w:val="11"/>
                <w:szCs w:val="11"/>
              </w:rPr>
            </w:pPr>
            <w:del w:id="527" w:author="Sarkar, Soumyadeep" w:date="2026-05-18T14:07:00Z" w16du:dateUtc="2026-05-18T21:07:00Z">
              <w:r w:rsidRPr="00B80459" w:rsidDel="008E31CB">
                <w:rPr>
                  <w:rFonts w:ascii="Arial" w:hAnsi="Arial" w:cs="Arial"/>
                  <w:color w:val="000000"/>
                  <w:sz w:val="11"/>
                  <w:szCs w:val="11"/>
                </w:rPr>
                <w:delText>38956087</w:delText>
              </w:r>
            </w:del>
          </w:p>
          <w:p w14:paraId="1F22D11A" w14:textId="494F92C3" w:rsidR="008E31CB" w:rsidRPr="00B80459" w:rsidDel="008E31CB" w:rsidRDefault="008E31CB" w:rsidP="00B80459">
            <w:pPr>
              <w:rPr>
                <w:del w:id="528" w:author="Sarkar, Soumyadeep" w:date="2026-05-18T14:07:00Z" w16du:dateUtc="2026-05-18T21:07:00Z"/>
                <w:rFonts w:ascii="Arial" w:hAnsi="Arial" w:cs="Arial"/>
                <w:color w:val="000000"/>
                <w:sz w:val="11"/>
                <w:szCs w:val="11"/>
              </w:rPr>
            </w:pPr>
            <w:del w:id="529" w:author="Sarkar, Soumyadeep" w:date="2026-05-18T14:07:00Z" w16du:dateUtc="2026-05-18T21:07:00Z">
              <w:r w:rsidRPr="00B80459" w:rsidDel="008E31CB">
                <w:rPr>
                  <w:rFonts w:ascii="Arial" w:hAnsi="Arial" w:cs="Arial"/>
                  <w:color w:val="000000"/>
                  <w:sz w:val="11"/>
                  <w:szCs w:val="11"/>
                </w:rPr>
                <w:delText>38956087</w:delText>
              </w:r>
            </w:del>
          </w:p>
          <w:p w14:paraId="15BC91B0" w14:textId="74003526" w:rsidR="008E31CB" w:rsidRPr="00B80459" w:rsidDel="008E31CB" w:rsidRDefault="008E31CB" w:rsidP="00B80459">
            <w:pPr>
              <w:rPr>
                <w:del w:id="530" w:author="Sarkar, Soumyadeep" w:date="2026-05-18T14:07:00Z" w16du:dateUtc="2026-05-18T21:07:00Z"/>
                <w:rFonts w:ascii="Arial" w:hAnsi="Arial" w:cs="Arial"/>
                <w:color w:val="000000"/>
                <w:sz w:val="11"/>
                <w:szCs w:val="11"/>
              </w:rPr>
            </w:pPr>
            <w:del w:id="531" w:author="Sarkar, Soumyadeep" w:date="2026-05-18T14:07:00Z" w16du:dateUtc="2026-05-18T21:07:00Z">
              <w:r w:rsidRPr="00B80459" w:rsidDel="008E31CB">
                <w:rPr>
                  <w:rFonts w:ascii="Arial" w:hAnsi="Arial" w:cs="Arial"/>
                  <w:color w:val="000000"/>
                  <w:sz w:val="11"/>
                  <w:szCs w:val="11"/>
                </w:rPr>
                <w:delText>38956087</w:delText>
              </w:r>
            </w:del>
          </w:p>
          <w:p w14:paraId="096305B0" w14:textId="4703E119" w:rsidR="008E31CB" w:rsidRPr="00B80459" w:rsidRDefault="008E31CB" w:rsidP="00B80459">
            <w:pPr>
              <w:rPr>
                <w:rFonts w:ascii="Arial" w:hAnsi="Arial" w:cs="Arial"/>
                <w:color w:val="000000"/>
                <w:sz w:val="11"/>
                <w:szCs w:val="11"/>
              </w:rPr>
            </w:pPr>
            <w:del w:id="532" w:author="Sarkar, Soumyadeep" w:date="2026-05-18T14:07:00Z" w16du:dateUtc="2026-05-18T21:07:00Z">
              <w:r w:rsidRPr="00B80459" w:rsidDel="008E31CB">
                <w:rPr>
                  <w:rFonts w:ascii="Arial" w:hAnsi="Arial" w:cs="Arial"/>
                  <w:color w:val="000000"/>
                  <w:sz w:val="11"/>
                  <w:szCs w:val="11"/>
                </w:rPr>
                <w:delText>38956087</w:delText>
              </w:r>
            </w:del>
          </w:p>
        </w:tc>
        <w:tc>
          <w:tcPr>
            <w:tcW w:w="2223" w:type="dxa"/>
            <w:vMerge w:val="restart"/>
            <w:tcBorders>
              <w:top w:val="single" w:sz="12" w:space="0" w:color="auto"/>
              <w:left w:val="single" w:sz="4" w:space="0" w:color="auto"/>
              <w:bottom w:val="single" w:sz="8" w:space="0" w:color="auto"/>
              <w:right w:val="single" w:sz="8" w:space="0" w:color="auto"/>
            </w:tcBorders>
            <w:vAlign w:val="center"/>
            <w:tcPrChange w:id="533" w:author="Sarkar, Soumyadeep" w:date="2026-05-20T10:17:00Z" w16du:dateUtc="2026-05-20T17:17:00Z">
              <w:tcPr>
                <w:tcW w:w="2223" w:type="dxa"/>
                <w:gridSpan w:val="4"/>
                <w:vMerge w:val="restart"/>
                <w:tcBorders>
                  <w:top w:val="single" w:sz="12" w:space="0" w:color="auto"/>
                  <w:left w:val="single" w:sz="4" w:space="0" w:color="auto"/>
                  <w:bottom w:val="single" w:sz="8" w:space="0" w:color="auto"/>
                  <w:right w:val="single" w:sz="8" w:space="0" w:color="auto"/>
                </w:tcBorders>
                <w:vAlign w:val="center"/>
              </w:tcPr>
            </w:tcPrChange>
          </w:tcPr>
          <w:p w14:paraId="36DDDAAC" w14:textId="4C3D6B06" w:rsidR="008E31CB" w:rsidRPr="00B80459" w:rsidRDefault="008E31CB" w:rsidP="004F5BE1">
            <w:pPr>
              <w:rPr>
                <w:rFonts w:ascii="Arial" w:hAnsi="Arial" w:cs="Arial"/>
                <w:color w:val="000000"/>
                <w:sz w:val="11"/>
                <w:szCs w:val="11"/>
              </w:rPr>
            </w:pPr>
            <w:r w:rsidRPr="00B80459">
              <w:rPr>
                <w:rFonts w:ascii="Arial" w:hAnsi="Arial" w:cs="Arial"/>
                <w:color w:val="000000"/>
                <w:sz w:val="11"/>
                <w:szCs w:val="11"/>
              </w:rPr>
              <w:t>GSE237448</w:t>
            </w:r>
          </w:p>
        </w:tc>
      </w:tr>
      <w:tr w:rsidR="008E31CB" w:rsidRPr="00442AE3" w14:paraId="319C238C" w14:textId="77777777" w:rsidTr="004F5BE1">
        <w:tc>
          <w:tcPr>
            <w:tcW w:w="727" w:type="dxa"/>
            <w:vMerge/>
            <w:tcBorders>
              <w:left w:val="single" w:sz="8" w:space="0" w:color="auto"/>
            </w:tcBorders>
            <w:vAlign w:val="center"/>
            <w:tcPrChange w:id="534" w:author="Sarkar, Soumyadeep" w:date="2026-05-20T10:17:00Z" w16du:dateUtc="2026-05-20T17:17:00Z">
              <w:tcPr>
                <w:tcW w:w="727" w:type="dxa"/>
                <w:vMerge/>
                <w:tcBorders>
                  <w:left w:val="single" w:sz="8" w:space="0" w:color="auto"/>
                </w:tcBorders>
                <w:vAlign w:val="center"/>
              </w:tcPr>
            </w:tcPrChange>
          </w:tcPr>
          <w:p w14:paraId="783CF2B8" w14:textId="77777777" w:rsidR="008E31CB" w:rsidRPr="00B80459" w:rsidRDefault="008E31CB" w:rsidP="00B80459">
            <w:pPr>
              <w:rPr>
                <w:rFonts w:ascii="Arial" w:hAnsi="Arial" w:cs="Arial"/>
                <w:b/>
                <w:bCs/>
                <w:sz w:val="11"/>
                <w:szCs w:val="11"/>
              </w:rPr>
            </w:pPr>
          </w:p>
        </w:tc>
        <w:tc>
          <w:tcPr>
            <w:tcW w:w="890" w:type="dxa"/>
            <w:vMerge/>
            <w:vAlign w:val="center"/>
            <w:tcPrChange w:id="535" w:author="Sarkar, Soumyadeep" w:date="2026-05-20T10:17:00Z" w16du:dateUtc="2026-05-20T17:17:00Z">
              <w:tcPr>
                <w:tcW w:w="890" w:type="dxa"/>
                <w:gridSpan w:val="4"/>
                <w:vMerge/>
                <w:vAlign w:val="center"/>
              </w:tcPr>
            </w:tcPrChange>
          </w:tcPr>
          <w:p w14:paraId="553884D6" w14:textId="77777777" w:rsidR="008E31CB" w:rsidRPr="00B80459" w:rsidRDefault="008E31CB" w:rsidP="00B80459">
            <w:pPr>
              <w:rPr>
                <w:rFonts w:ascii="Arial" w:hAnsi="Arial" w:cs="Arial"/>
                <w:b/>
                <w:bCs/>
                <w:sz w:val="11"/>
                <w:szCs w:val="11"/>
              </w:rPr>
            </w:pPr>
          </w:p>
        </w:tc>
        <w:tc>
          <w:tcPr>
            <w:tcW w:w="1111" w:type="dxa"/>
            <w:vAlign w:val="bottom"/>
            <w:tcPrChange w:id="536" w:author="Sarkar, Soumyadeep" w:date="2026-05-20T10:17:00Z" w16du:dateUtc="2026-05-20T17:17:00Z">
              <w:tcPr>
                <w:tcW w:w="1111" w:type="dxa"/>
                <w:gridSpan w:val="4"/>
                <w:vAlign w:val="bottom"/>
              </w:tcPr>
            </w:tcPrChange>
          </w:tcPr>
          <w:p w14:paraId="744CF9A7" w14:textId="6B3FA576" w:rsidR="008E31CB" w:rsidRPr="00B80459" w:rsidRDefault="008E31CB" w:rsidP="00B80459">
            <w:pPr>
              <w:rPr>
                <w:rFonts w:ascii="Arial" w:hAnsi="Arial" w:cs="Arial"/>
                <w:b/>
                <w:bCs/>
                <w:sz w:val="11"/>
                <w:szCs w:val="11"/>
              </w:rPr>
            </w:pPr>
            <w:r w:rsidRPr="00B80459">
              <w:rPr>
                <w:rFonts w:ascii="Arial" w:hAnsi="Arial" w:cs="Arial"/>
                <w:color w:val="222222"/>
                <w:sz w:val="11"/>
                <w:szCs w:val="11"/>
              </w:rPr>
              <w:t>Thapsigargin (TG)</w:t>
            </w:r>
          </w:p>
        </w:tc>
        <w:tc>
          <w:tcPr>
            <w:tcW w:w="567" w:type="dxa"/>
            <w:vAlign w:val="center"/>
            <w:tcPrChange w:id="537" w:author="Sarkar, Soumyadeep" w:date="2026-05-20T10:17:00Z" w16du:dateUtc="2026-05-20T17:17:00Z">
              <w:tcPr>
                <w:tcW w:w="567" w:type="dxa"/>
                <w:gridSpan w:val="4"/>
                <w:vAlign w:val="center"/>
              </w:tcPr>
            </w:tcPrChange>
          </w:tcPr>
          <w:p w14:paraId="48127BCC" w14:textId="03BB895F"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vAlign w:val="center"/>
            <w:tcPrChange w:id="538" w:author="Sarkar, Soumyadeep" w:date="2026-05-20T10:17:00Z" w16du:dateUtc="2026-05-20T17:17:00Z">
              <w:tcPr>
                <w:tcW w:w="1317" w:type="dxa"/>
                <w:gridSpan w:val="4"/>
                <w:vAlign w:val="center"/>
              </w:tcPr>
            </w:tcPrChange>
          </w:tcPr>
          <w:p w14:paraId="08240BD1" w14:textId="4C91AB65"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vAlign w:val="center"/>
            <w:tcPrChange w:id="539" w:author="Sarkar, Soumyadeep" w:date="2026-05-20T10:17:00Z" w16du:dateUtc="2026-05-20T17:17:00Z">
              <w:tcPr>
                <w:tcW w:w="790" w:type="dxa"/>
                <w:gridSpan w:val="4"/>
                <w:vAlign w:val="center"/>
              </w:tcPr>
            </w:tcPrChange>
          </w:tcPr>
          <w:p w14:paraId="69E60812" w14:textId="0B693024"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540" w:author="Sarkar, Soumyadeep" w:date="2026-05-20T10:17:00Z" w16du:dateUtc="2026-05-20T17:17:00Z">
              <w:tcPr>
                <w:tcW w:w="1715" w:type="dxa"/>
                <w:gridSpan w:val="4"/>
                <w:vMerge/>
                <w:tcBorders>
                  <w:right w:val="single" w:sz="4" w:space="0" w:color="auto"/>
                </w:tcBorders>
                <w:vAlign w:val="center"/>
              </w:tcPr>
            </w:tcPrChange>
          </w:tcPr>
          <w:p w14:paraId="38D08EC1" w14:textId="4F2C36DA"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541"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34015163" w14:textId="77777777" w:rsidR="008E31CB" w:rsidRPr="00B80459" w:rsidRDefault="008E31CB" w:rsidP="004F5BE1">
            <w:pPr>
              <w:rPr>
                <w:rFonts w:ascii="Arial" w:hAnsi="Arial" w:cs="Arial"/>
                <w:color w:val="000000"/>
                <w:sz w:val="11"/>
                <w:szCs w:val="11"/>
              </w:rPr>
            </w:pPr>
          </w:p>
        </w:tc>
      </w:tr>
      <w:tr w:rsidR="008E31CB" w:rsidRPr="00442AE3" w14:paraId="6912980C" w14:textId="77777777" w:rsidTr="004F5BE1">
        <w:tc>
          <w:tcPr>
            <w:tcW w:w="727" w:type="dxa"/>
            <w:vMerge/>
            <w:tcBorders>
              <w:left w:val="single" w:sz="8" w:space="0" w:color="auto"/>
            </w:tcBorders>
            <w:vAlign w:val="center"/>
            <w:tcPrChange w:id="542" w:author="Sarkar, Soumyadeep" w:date="2026-05-20T10:17:00Z" w16du:dateUtc="2026-05-20T17:17:00Z">
              <w:tcPr>
                <w:tcW w:w="727" w:type="dxa"/>
                <w:vMerge/>
                <w:tcBorders>
                  <w:left w:val="single" w:sz="8" w:space="0" w:color="auto"/>
                </w:tcBorders>
                <w:vAlign w:val="center"/>
              </w:tcPr>
            </w:tcPrChange>
          </w:tcPr>
          <w:p w14:paraId="4E0C90DE" w14:textId="77777777" w:rsidR="008E31CB" w:rsidRPr="00B80459" w:rsidRDefault="008E31CB" w:rsidP="00B80459">
            <w:pPr>
              <w:rPr>
                <w:rFonts w:ascii="Arial" w:hAnsi="Arial" w:cs="Arial"/>
                <w:b/>
                <w:bCs/>
                <w:sz w:val="11"/>
                <w:szCs w:val="11"/>
              </w:rPr>
            </w:pPr>
          </w:p>
        </w:tc>
        <w:tc>
          <w:tcPr>
            <w:tcW w:w="890" w:type="dxa"/>
            <w:vMerge/>
            <w:vAlign w:val="center"/>
            <w:tcPrChange w:id="543" w:author="Sarkar, Soumyadeep" w:date="2026-05-20T10:17:00Z" w16du:dateUtc="2026-05-20T17:17:00Z">
              <w:tcPr>
                <w:tcW w:w="890" w:type="dxa"/>
                <w:gridSpan w:val="4"/>
                <w:vMerge/>
                <w:vAlign w:val="center"/>
              </w:tcPr>
            </w:tcPrChange>
          </w:tcPr>
          <w:p w14:paraId="531E7AC6" w14:textId="77777777" w:rsidR="008E31CB" w:rsidRPr="00B80459" w:rsidRDefault="008E31CB" w:rsidP="00B80459">
            <w:pPr>
              <w:rPr>
                <w:rFonts w:ascii="Arial" w:hAnsi="Arial" w:cs="Arial"/>
                <w:b/>
                <w:bCs/>
                <w:sz w:val="11"/>
                <w:szCs w:val="11"/>
              </w:rPr>
            </w:pPr>
          </w:p>
        </w:tc>
        <w:tc>
          <w:tcPr>
            <w:tcW w:w="1111" w:type="dxa"/>
            <w:vAlign w:val="center"/>
            <w:tcPrChange w:id="544" w:author="Sarkar, Soumyadeep" w:date="2026-05-20T10:17:00Z" w16du:dateUtc="2026-05-20T17:17:00Z">
              <w:tcPr>
                <w:tcW w:w="1111" w:type="dxa"/>
                <w:gridSpan w:val="4"/>
                <w:vAlign w:val="center"/>
              </w:tcPr>
            </w:tcPrChange>
          </w:tcPr>
          <w:p w14:paraId="5358EDDF" w14:textId="0CCA5297" w:rsidR="008E31CB" w:rsidRPr="00B80459" w:rsidRDefault="008E31CB" w:rsidP="00B80459">
            <w:pPr>
              <w:rPr>
                <w:rFonts w:ascii="Arial" w:hAnsi="Arial" w:cs="Arial"/>
                <w:b/>
                <w:bCs/>
                <w:sz w:val="11"/>
                <w:szCs w:val="11"/>
              </w:rPr>
            </w:pPr>
            <w:r w:rsidRPr="00B80459">
              <w:rPr>
                <w:rFonts w:ascii="Arial" w:hAnsi="Arial" w:cs="Arial"/>
                <w:color w:val="000000"/>
                <w:sz w:val="11"/>
                <w:szCs w:val="11"/>
              </w:rPr>
              <w:t>IL-1β + IFNγ + TNFα</w:t>
            </w:r>
          </w:p>
        </w:tc>
        <w:tc>
          <w:tcPr>
            <w:tcW w:w="567" w:type="dxa"/>
            <w:vAlign w:val="center"/>
            <w:tcPrChange w:id="545" w:author="Sarkar, Soumyadeep" w:date="2026-05-20T10:17:00Z" w16du:dateUtc="2026-05-20T17:17:00Z">
              <w:tcPr>
                <w:tcW w:w="567" w:type="dxa"/>
                <w:gridSpan w:val="4"/>
                <w:vAlign w:val="center"/>
              </w:tcPr>
            </w:tcPrChange>
          </w:tcPr>
          <w:p w14:paraId="15AA6C17" w14:textId="48CF2D04"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vAlign w:val="center"/>
            <w:tcPrChange w:id="546" w:author="Sarkar, Soumyadeep" w:date="2026-05-20T10:17:00Z" w16du:dateUtc="2026-05-20T17:17:00Z">
              <w:tcPr>
                <w:tcW w:w="1317" w:type="dxa"/>
                <w:gridSpan w:val="4"/>
                <w:vAlign w:val="center"/>
              </w:tcPr>
            </w:tcPrChange>
          </w:tcPr>
          <w:p w14:paraId="46016D4C" w14:textId="4EFEDB34"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vAlign w:val="center"/>
            <w:tcPrChange w:id="547" w:author="Sarkar, Soumyadeep" w:date="2026-05-20T10:17:00Z" w16du:dateUtc="2026-05-20T17:17:00Z">
              <w:tcPr>
                <w:tcW w:w="790" w:type="dxa"/>
                <w:gridSpan w:val="4"/>
                <w:vAlign w:val="center"/>
              </w:tcPr>
            </w:tcPrChange>
          </w:tcPr>
          <w:p w14:paraId="3FCAC644" w14:textId="222C312F"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548" w:author="Sarkar, Soumyadeep" w:date="2026-05-20T10:17:00Z" w16du:dateUtc="2026-05-20T17:17:00Z">
              <w:tcPr>
                <w:tcW w:w="1715" w:type="dxa"/>
                <w:gridSpan w:val="4"/>
                <w:vMerge/>
                <w:tcBorders>
                  <w:right w:val="single" w:sz="4" w:space="0" w:color="auto"/>
                </w:tcBorders>
                <w:vAlign w:val="center"/>
              </w:tcPr>
            </w:tcPrChange>
          </w:tcPr>
          <w:p w14:paraId="6124E762" w14:textId="3D07F040"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549"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5FCD7BC8" w14:textId="77777777" w:rsidR="008E31CB" w:rsidRPr="00B80459" w:rsidRDefault="008E31CB" w:rsidP="004F5BE1">
            <w:pPr>
              <w:rPr>
                <w:rFonts w:ascii="Arial" w:hAnsi="Arial" w:cs="Arial"/>
                <w:color w:val="000000"/>
                <w:sz w:val="11"/>
                <w:szCs w:val="11"/>
              </w:rPr>
            </w:pPr>
          </w:p>
        </w:tc>
      </w:tr>
      <w:tr w:rsidR="008E31CB" w:rsidRPr="00442AE3" w14:paraId="38A2C660" w14:textId="77777777" w:rsidTr="004F5BE1">
        <w:tc>
          <w:tcPr>
            <w:tcW w:w="727" w:type="dxa"/>
            <w:vMerge/>
            <w:tcBorders>
              <w:left w:val="single" w:sz="8" w:space="0" w:color="auto"/>
            </w:tcBorders>
            <w:vAlign w:val="center"/>
            <w:tcPrChange w:id="550" w:author="Sarkar, Soumyadeep" w:date="2026-05-20T10:17:00Z" w16du:dateUtc="2026-05-20T17:17:00Z">
              <w:tcPr>
                <w:tcW w:w="727" w:type="dxa"/>
                <w:vMerge/>
                <w:tcBorders>
                  <w:left w:val="single" w:sz="8" w:space="0" w:color="auto"/>
                </w:tcBorders>
                <w:vAlign w:val="center"/>
              </w:tcPr>
            </w:tcPrChange>
          </w:tcPr>
          <w:p w14:paraId="5850A640" w14:textId="77777777" w:rsidR="008E31CB" w:rsidRPr="00B80459" w:rsidRDefault="008E31CB" w:rsidP="00B80459">
            <w:pPr>
              <w:rPr>
                <w:rFonts w:ascii="Arial" w:hAnsi="Arial" w:cs="Arial"/>
                <w:b/>
                <w:bCs/>
                <w:sz w:val="11"/>
                <w:szCs w:val="11"/>
              </w:rPr>
            </w:pPr>
          </w:p>
        </w:tc>
        <w:tc>
          <w:tcPr>
            <w:tcW w:w="890" w:type="dxa"/>
            <w:vMerge/>
            <w:vAlign w:val="center"/>
            <w:tcPrChange w:id="551" w:author="Sarkar, Soumyadeep" w:date="2026-05-20T10:17:00Z" w16du:dateUtc="2026-05-20T17:17:00Z">
              <w:tcPr>
                <w:tcW w:w="890" w:type="dxa"/>
                <w:gridSpan w:val="4"/>
                <w:vMerge/>
                <w:vAlign w:val="center"/>
              </w:tcPr>
            </w:tcPrChange>
          </w:tcPr>
          <w:p w14:paraId="2906CE9A" w14:textId="77777777" w:rsidR="008E31CB" w:rsidRPr="00B80459" w:rsidRDefault="008E31CB" w:rsidP="00B80459">
            <w:pPr>
              <w:rPr>
                <w:rFonts w:ascii="Arial" w:hAnsi="Arial" w:cs="Arial"/>
                <w:b/>
                <w:bCs/>
                <w:sz w:val="11"/>
                <w:szCs w:val="11"/>
              </w:rPr>
            </w:pPr>
          </w:p>
        </w:tc>
        <w:tc>
          <w:tcPr>
            <w:tcW w:w="1111" w:type="dxa"/>
            <w:vAlign w:val="center"/>
            <w:tcPrChange w:id="552" w:author="Sarkar, Soumyadeep" w:date="2026-05-20T10:17:00Z" w16du:dateUtc="2026-05-20T17:17:00Z">
              <w:tcPr>
                <w:tcW w:w="1111" w:type="dxa"/>
                <w:gridSpan w:val="4"/>
                <w:vAlign w:val="center"/>
              </w:tcPr>
            </w:tcPrChange>
          </w:tcPr>
          <w:p w14:paraId="0530AC43" w14:textId="66E5296A" w:rsidR="008E31CB" w:rsidRPr="00B80459" w:rsidRDefault="008E31CB" w:rsidP="00B80459">
            <w:pPr>
              <w:rPr>
                <w:rFonts w:ascii="Arial" w:hAnsi="Arial" w:cs="Arial"/>
                <w:b/>
                <w:bCs/>
                <w:sz w:val="11"/>
                <w:szCs w:val="11"/>
              </w:rPr>
            </w:pPr>
            <w:r w:rsidRPr="00B80459">
              <w:rPr>
                <w:rFonts w:ascii="Arial" w:hAnsi="Arial" w:cs="Arial"/>
                <w:color w:val="000000"/>
                <w:sz w:val="11"/>
                <w:szCs w:val="11"/>
              </w:rPr>
              <w:t xml:space="preserve">IFNγ + IL-1β </w:t>
            </w:r>
          </w:p>
        </w:tc>
        <w:tc>
          <w:tcPr>
            <w:tcW w:w="567" w:type="dxa"/>
            <w:vAlign w:val="center"/>
            <w:tcPrChange w:id="553" w:author="Sarkar, Soumyadeep" w:date="2026-05-20T10:17:00Z" w16du:dateUtc="2026-05-20T17:17:00Z">
              <w:tcPr>
                <w:tcW w:w="567" w:type="dxa"/>
                <w:gridSpan w:val="4"/>
                <w:vAlign w:val="center"/>
              </w:tcPr>
            </w:tcPrChange>
          </w:tcPr>
          <w:p w14:paraId="374D304D" w14:textId="0072AF5D"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vAlign w:val="center"/>
            <w:tcPrChange w:id="554" w:author="Sarkar, Soumyadeep" w:date="2026-05-20T10:17:00Z" w16du:dateUtc="2026-05-20T17:17:00Z">
              <w:tcPr>
                <w:tcW w:w="1317" w:type="dxa"/>
                <w:gridSpan w:val="4"/>
                <w:vAlign w:val="center"/>
              </w:tcPr>
            </w:tcPrChange>
          </w:tcPr>
          <w:p w14:paraId="2742C906" w14:textId="4ABE2CD2"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vAlign w:val="center"/>
            <w:tcPrChange w:id="555" w:author="Sarkar, Soumyadeep" w:date="2026-05-20T10:17:00Z" w16du:dateUtc="2026-05-20T17:17:00Z">
              <w:tcPr>
                <w:tcW w:w="790" w:type="dxa"/>
                <w:gridSpan w:val="4"/>
                <w:vAlign w:val="center"/>
              </w:tcPr>
            </w:tcPrChange>
          </w:tcPr>
          <w:p w14:paraId="4826B6DB" w14:textId="7CCA4A4E"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556" w:author="Sarkar, Soumyadeep" w:date="2026-05-20T10:17:00Z" w16du:dateUtc="2026-05-20T17:17:00Z">
              <w:tcPr>
                <w:tcW w:w="1715" w:type="dxa"/>
                <w:gridSpan w:val="4"/>
                <w:vMerge/>
                <w:tcBorders>
                  <w:right w:val="single" w:sz="4" w:space="0" w:color="auto"/>
                </w:tcBorders>
                <w:vAlign w:val="center"/>
              </w:tcPr>
            </w:tcPrChange>
          </w:tcPr>
          <w:p w14:paraId="1041DAEF" w14:textId="7F17CE37"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557"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4978C177" w14:textId="77777777" w:rsidR="008E31CB" w:rsidRPr="00B80459" w:rsidRDefault="008E31CB" w:rsidP="004F5BE1">
            <w:pPr>
              <w:rPr>
                <w:rFonts w:ascii="Arial" w:hAnsi="Arial" w:cs="Arial"/>
                <w:color w:val="000000"/>
                <w:sz w:val="11"/>
                <w:szCs w:val="11"/>
              </w:rPr>
            </w:pPr>
          </w:p>
        </w:tc>
      </w:tr>
      <w:tr w:rsidR="008E31CB" w:rsidRPr="00442AE3" w14:paraId="2DCBF556" w14:textId="77777777" w:rsidTr="004F5BE1">
        <w:tc>
          <w:tcPr>
            <w:tcW w:w="727" w:type="dxa"/>
            <w:vMerge/>
            <w:tcBorders>
              <w:left w:val="single" w:sz="8" w:space="0" w:color="auto"/>
            </w:tcBorders>
            <w:vAlign w:val="center"/>
            <w:tcPrChange w:id="558" w:author="Sarkar, Soumyadeep" w:date="2026-05-20T10:17:00Z" w16du:dateUtc="2026-05-20T17:17:00Z">
              <w:tcPr>
                <w:tcW w:w="727" w:type="dxa"/>
                <w:vMerge/>
                <w:tcBorders>
                  <w:left w:val="single" w:sz="8" w:space="0" w:color="auto"/>
                </w:tcBorders>
                <w:vAlign w:val="center"/>
              </w:tcPr>
            </w:tcPrChange>
          </w:tcPr>
          <w:p w14:paraId="57A12A0A" w14:textId="77777777" w:rsidR="008E31CB" w:rsidRPr="00B80459" w:rsidRDefault="008E31CB" w:rsidP="00B80459">
            <w:pPr>
              <w:rPr>
                <w:rFonts w:ascii="Arial" w:hAnsi="Arial" w:cs="Arial"/>
                <w:b/>
                <w:bCs/>
                <w:sz w:val="11"/>
                <w:szCs w:val="11"/>
              </w:rPr>
            </w:pPr>
          </w:p>
        </w:tc>
        <w:tc>
          <w:tcPr>
            <w:tcW w:w="890" w:type="dxa"/>
            <w:vMerge/>
            <w:vAlign w:val="center"/>
            <w:tcPrChange w:id="559" w:author="Sarkar, Soumyadeep" w:date="2026-05-20T10:17:00Z" w16du:dateUtc="2026-05-20T17:17:00Z">
              <w:tcPr>
                <w:tcW w:w="890" w:type="dxa"/>
                <w:gridSpan w:val="4"/>
                <w:vMerge/>
                <w:vAlign w:val="center"/>
              </w:tcPr>
            </w:tcPrChange>
          </w:tcPr>
          <w:p w14:paraId="5CD6A151" w14:textId="77777777" w:rsidR="008E31CB" w:rsidRPr="00B80459" w:rsidRDefault="008E31CB" w:rsidP="00B80459">
            <w:pPr>
              <w:rPr>
                <w:rFonts w:ascii="Arial" w:hAnsi="Arial" w:cs="Arial"/>
                <w:b/>
                <w:bCs/>
                <w:sz w:val="11"/>
                <w:szCs w:val="11"/>
              </w:rPr>
            </w:pPr>
          </w:p>
        </w:tc>
        <w:tc>
          <w:tcPr>
            <w:tcW w:w="1111" w:type="dxa"/>
            <w:vAlign w:val="center"/>
            <w:tcPrChange w:id="560" w:author="Sarkar, Soumyadeep" w:date="2026-05-20T10:17:00Z" w16du:dateUtc="2026-05-20T17:17:00Z">
              <w:tcPr>
                <w:tcW w:w="1111" w:type="dxa"/>
                <w:gridSpan w:val="4"/>
                <w:vAlign w:val="center"/>
              </w:tcPr>
            </w:tcPrChange>
          </w:tcPr>
          <w:p w14:paraId="30F7788B" w14:textId="25A9F593" w:rsidR="008E31CB" w:rsidRPr="00B80459" w:rsidRDefault="008E31CB" w:rsidP="00B80459">
            <w:pPr>
              <w:rPr>
                <w:rFonts w:ascii="Arial" w:hAnsi="Arial" w:cs="Arial"/>
                <w:b/>
                <w:bCs/>
                <w:sz w:val="11"/>
                <w:szCs w:val="11"/>
              </w:rPr>
            </w:pPr>
            <w:r w:rsidRPr="00B80459">
              <w:rPr>
                <w:rFonts w:ascii="Arial" w:hAnsi="Arial" w:cs="Arial"/>
                <w:color w:val="000000"/>
                <w:sz w:val="11"/>
                <w:szCs w:val="11"/>
              </w:rPr>
              <w:t>IFNγ</w:t>
            </w:r>
          </w:p>
        </w:tc>
        <w:tc>
          <w:tcPr>
            <w:tcW w:w="567" w:type="dxa"/>
            <w:vAlign w:val="center"/>
            <w:tcPrChange w:id="561" w:author="Sarkar, Soumyadeep" w:date="2026-05-20T10:17:00Z" w16du:dateUtc="2026-05-20T17:17:00Z">
              <w:tcPr>
                <w:tcW w:w="567" w:type="dxa"/>
                <w:gridSpan w:val="4"/>
                <w:vAlign w:val="center"/>
              </w:tcPr>
            </w:tcPrChange>
          </w:tcPr>
          <w:p w14:paraId="20D8375A" w14:textId="043ED941"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vAlign w:val="center"/>
            <w:tcPrChange w:id="562" w:author="Sarkar, Soumyadeep" w:date="2026-05-20T10:17:00Z" w16du:dateUtc="2026-05-20T17:17:00Z">
              <w:tcPr>
                <w:tcW w:w="1317" w:type="dxa"/>
                <w:gridSpan w:val="4"/>
                <w:vAlign w:val="center"/>
              </w:tcPr>
            </w:tcPrChange>
          </w:tcPr>
          <w:p w14:paraId="21D03CC8" w14:textId="7A2145B6"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vAlign w:val="center"/>
            <w:tcPrChange w:id="563" w:author="Sarkar, Soumyadeep" w:date="2026-05-20T10:17:00Z" w16du:dateUtc="2026-05-20T17:17:00Z">
              <w:tcPr>
                <w:tcW w:w="790" w:type="dxa"/>
                <w:gridSpan w:val="4"/>
                <w:vAlign w:val="center"/>
              </w:tcPr>
            </w:tcPrChange>
          </w:tcPr>
          <w:p w14:paraId="4CB88A44" w14:textId="697C52AC"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564" w:author="Sarkar, Soumyadeep" w:date="2026-05-20T10:17:00Z" w16du:dateUtc="2026-05-20T17:17:00Z">
              <w:tcPr>
                <w:tcW w:w="1715" w:type="dxa"/>
                <w:gridSpan w:val="4"/>
                <w:vMerge/>
                <w:tcBorders>
                  <w:right w:val="single" w:sz="4" w:space="0" w:color="auto"/>
                </w:tcBorders>
                <w:vAlign w:val="center"/>
              </w:tcPr>
            </w:tcPrChange>
          </w:tcPr>
          <w:p w14:paraId="5E9D22BA" w14:textId="39FD674E"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565"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4D4A131C" w14:textId="77777777" w:rsidR="008E31CB" w:rsidRPr="00B80459" w:rsidRDefault="008E31CB" w:rsidP="004F5BE1">
            <w:pPr>
              <w:rPr>
                <w:rFonts w:ascii="Arial" w:hAnsi="Arial" w:cs="Arial"/>
                <w:color w:val="000000"/>
                <w:sz w:val="11"/>
                <w:szCs w:val="11"/>
              </w:rPr>
            </w:pPr>
          </w:p>
        </w:tc>
      </w:tr>
      <w:tr w:rsidR="008E31CB" w:rsidRPr="00442AE3" w14:paraId="12ACD171" w14:textId="77777777" w:rsidTr="004F5BE1">
        <w:tc>
          <w:tcPr>
            <w:tcW w:w="727" w:type="dxa"/>
            <w:vMerge/>
            <w:tcBorders>
              <w:left w:val="single" w:sz="8" w:space="0" w:color="auto"/>
            </w:tcBorders>
            <w:vAlign w:val="center"/>
            <w:tcPrChange w:id="566" w:author="Sarkar, Soumyadeep" w:date="2026-05-20T10:17:00Z" w16du:dateUtc="2026-05-20T17:17:00Z">
              <w:tcPr>
                <w:tcW w:w="727" w:type="dxa"/>
                <w:vMerge/>
                <w:tcBorders>
                  <w:left w:val="single" w:sz="8" w:space="0" w:color="auto"/>
                </w:tcBorders>
                <w:vAlign w:val="center"/>
              </w:tcPr>
            </w:tcPrChange>
          </w:tcPr>
          <w:p w14:paraId="5B978C78" w14:textId="77777777" w:rsidR="008E31CB" w:rsidRPr="00B80459" w:rsidRDefault="008E31CB" w:rsidP="00B80459">
            <w:pPr>
              <w:rPr>
                <w:rFonts w:ascii="Arial" w:hAnsi="Arial" w:cs="Arial"/>
                <w:b/>
                <w:bCs/>
                <w:sz w:val="11"/>
                <w:szCs w:val="11"/>
              </w:rPr>
            </w:pPr>
          </w:p>
        </w:tc>
        <w:tc>
          <w:tcPr>
            <w:tcW w:w="890" w:type="dxa"/>
            <w:vMerge/>
            <w:vAlign w:val="center"/>
            <w:tcPrChange w:id="567" w:author="Sarkar, Soumyadeep" w:date="2026-05-20T10:17:00Z" w16du:dateUtc="2026-05-20T17:17:00Z">
              <w:tcPr>
                <w:tcW w:w="890" w:type="dxa"/>
                <w:gridSpan w:val="4"/>
                <w:vMerge/>
                <w:vAlign w:val="center"/>
              </w:tcPr>
            </w:tcPrChange>
          </w:tcPr>
          <w:p w14:paraId="5FF4BE2B" w14:textId="77777777" w:rsidR="008E31CB" w:rsidRPr="00B80459" w:rsidRDefault="008E31CB" w:rsidP="00B80459">
            <w:pPr>
              <w:rPr>
                <w:rFonts w:ascii="Arial" w:hAnsi="Arial" w:cs="Arial"/>
                <w:b/>
                <w:bCs/>
                <w:sz w:val="11"/>
                <w:szCs w:val="11"/>
              </w:rPr>
            </w:pPr>
          </w:p>
        </w:tc>
        <w:tc>
          <w:tcPr>
            <w:tcW w:w="1111" w:type="dxa"/>
            <w:vAlign w:val="center"/>
            <w:tcPrChange w:id="568" w:author="Sarkar, Soumyadeep" w:date="2026-05-20T10:17:00Z" w16du:dateUtc="2026-05-20T17:17:00Z">
              <w:tcPr>
                <w:tcW w:w="1111" w:type="dxa"/>
                <w:gridSpan w:val="4"/>
                <w:vAlign w:val="center"/>
              </w:tcPr>
            </w:tcPrChange>
          </w:tcPr>
          <w:p w14:paraId="4B306B03" w14:textId="000FE0E9" w:rsidR="008E31CB" w:rsidRPr="00B80459" w:rsidRDefault="008E31CB" w:rsidP="00B80459">
            <w:pPr>
              <w:rPr>
                <w:rFonts w:ascii="Arial" w:hAnsi="Arial" w:cs="Arial"/>
                <w:b/>
                <w:bCs/>
                <w:sz w:val="11"/>
                <w:szCs w:val="11"/>
              </w:rPr>
            </w:pPr>
            <w:r w:rsidRPr="00B80459">
              <w:rPr>
                <w:rFonts w:ascii="Arial" w:hAnsi="Arial" w:cs="Arial"/>
                <w:color w:val="000000"/>
                <w:sz w:val="11"/>
                <w:szCs w:val="11"/>
              </w:rPr>
              <w:t>IL-1β</w:t>
            </w:r>
          </w:p>
        </w:tc>
        <w:tc>
          <w:tcPr>
            <w:tcW w:w="567" w:type="dxa"/>
            <w:vAlign w:val="center"/>
            <w:tcPrChange w:id="569" w:author="Sarkar, Soumyadeep" w:date="2026-05-20T10:17:00Z" w16du:dateUtc="2026-05-20T17:17:00Z">
              <w:tcPr>
                <w:tcW w:w="567" w:type="dxa"/>
                <w:gridSpan w:val="4"/>
                <w:vAlign w:val="center"/>
              </w:tcPr>
            </w:tcPrChange>
          </w:tcPr>
          <w:p w14:paraId="1B862171" w14:textId="7C33FD84"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vAlign w:val="center"/>
            <w:tcPrChange w:id="570" w:author="Sarkar, Soumyadeep" w:date="2026-05-20T10:17:00Z" w16du:dateUtc="2026-05-20T17:17:00Z">
              <w:tcPr>
                <w:tcW w:w="1317" w:type="dxa"/>
                <w:gridSpan w:val="4"/>
                <w:vAlign w:val="center"/>
              </w:tcPr>
            </w:tcPrChange>
          </w:tcPr>
          <w:p w14:paraId="03BDAD3E" w14:textId="7191BDF8"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vAlign w:val="center"/>
            <w:tcPrChange w:id="571" w:author="Sarkar, Soumyadeep" w:date="2026-05-20T10:17:00Z" w16du:dateUtc="2026-05-20T17:17:00Z">
              <w:tcPr>
                <w:tcW w:w="790" w:type="dxa"/>
                <w:gridSpan w:val="4"/>
                <w:vAlign w:val="center"/>
              </w:tcPr>
            </w:tcPrChange>
          </w:tcPr>
          <w:p w14:paraId="1EABD80D" w14:textId="7F31B4B9"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572" w:author="Sarkar, Soumyadeep" w:date="2026-05-20T10:17:00Z" w16du:dateUtc="2026-05-20T17:17:00Z">
              <w:tcPr>
                <w:tcW w:w="1715" w:type="dxa"/>
                <w:gridSpan w:val="4"/>
                <w:vMerge/>
                <w:tcBorders>
                  <w:right w:val="single" w:sz="4" w:space="0" w:color="auto"/>
                </w:tcBorders>
                <w:vAlign w:val="center"/>
              </w:tcPr>
            </w:tcPrChange>
          </w:tcPr>
          <w:p w14:paraId="418C2ADD" w14:textId="755105AF"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573"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39552658" w14:textId="77777777" w:rsidR="008E31CB" w:rsidRPr="00B80459" w:rsidRDefault="008E31CB" w:rsidP="004F5BE1">
            <w:pPr>
              <w:rPr>
                <w:rFonts w:ascii="Arial" w:hAnsi="Arial" w:cs="Arial"/>
                <w:color w:val="000000"/>
                <w:sz w:val="11"/>
                <w:szCs w:val="11"/>
              </w:rPr>
            </w:pPr>
          </w:p>
        </w:tc>
      </w:tr>
      <w:tr w:rsidR="008E31CB" w:rsidRPr="00442AE3" w14:paraId="71A02358" w14:textId="77777777" w:rsidTr="004F5BE1">
        <w:tc>
          <w:tcPr>
            <w:tcW w:w="727" w:type="dxa"/>
            <w:vMerge/>
            <w:tcBorders>
              <w:left w:val="single" w:sz="8" w:space="0" w:color="auto"/>
              <w:bottom w:val="single" w:sz="12" w:space="0" w:color="auto"/>
            </w:tcBorders>
            <w:vAlign w:val="center"/>
            <w:tcPrChange w:id="574" w:author="Sarkar, Soumyadeep" w:date="2026-05-20T10:17:00Z" w16du:dateUtc="2026-05-20T17:17:00Z">
              <w:tcPr>
                <w:tcW w:w="727" w:type="dxa"/>
                <w:vMerge/>
                <w:tcBorders>
                  <w:left w:val="single" w:sz="8" w:space="0" w:color="auto"/>
                  <w:bottom w:val="single" w:sz="12" w:space="0" w:color="auto"/>
                </w:tcBorders>
                <w:vAlign w:val="center"/>
              </w:tcPr>
            </w:tcPrChange>
          </w:tcPr>
          <w:p w14:paraId="0AEB9CDE" w14:textId="77777777" w:rsidR="008E31CB" w:rsidRPr="00B80459" w:rsidRDefault="008E31CB" w:rsidP="00B80459">
            <w:pPr>
              <w:rPr>
                <w:rFonts w:ascii="Arial" w:hAnsi="Arial" w:cs="Arial"/>
                <w:b/>
                <w:bCs/>
                <w:sz w:val="11"/>
                <w:szCs w:val="11"/>
              </w:rPr>
            </w:pPr>
          </w:p>
        </w:tc>
        <w:tc>
          <w:tcPr>
            <w:tcW w:w="890" w:type="dxa"/>
            <w:vMerge/>
            <w:tcBorders>
              <w:bottom w:val="single" w:sz="12" w:space="0" w:color="auto"/>
            </w:tcBorders>
            <w:vAlign w:val="center"/>
            <w:tcPrChange w:id="575" w:author="Sarkar, Soumyadeep" w:date="2026-05-20T10:17:00Z" w16du:dateUtc="2026-05-20T17:17:00Z">
              <w:tcPr>
                <w:tcW w:w="890" w:type="dxa"/>
                <w:gridSpan w:val="4"/>
                <w:vMerge/>
                <w:tcBorders>
                  <w:bottom w:val="single" w:sz="12" w:space="0" w:color="auto"/>
                </w:tcBorders>
                <w:vAlign w:val="center"/>
              </w:tcPr>
            </w:tcPrChange>
          </w:tcPr>
          <w:p w14:paraId="0BEDA8B3" w14:textId="77777777" w:rsidR="008E31CB" w:rsidRPr="00B80459" w:rsidRDefault="008E31CB" w:rsidP="00B80459">
            <w:pPr>
              <w:rPr>
                <w:rFonts w:ascii="Arial" w:hAnsi="Arial" w:cs="Arial"/>
                <w:b/>
                <w:bCs/>
                <w:sz w:val="11"/>
                <w:szCs w:val="11"/>
              </w:rPr>
            </w:pPr>
          </w:p>
        </w:tc>
        <w:tc>
          <w:tcPr>
            <w:tcW w:w="1111" w:type="dxa"/>
            <w:tcBorders>
              <w:bottom w:val="single" w:sz="12" w:space="0" w:color="auto"/>
            </w:tcBorders>
            <w:vAlign w:val="center"/>
            <w:tcPrChange w:id="576" w:author="Sarkar, Soumyadeep" w:date="2026-05-20T10:17:00Z" w16du:dateUtc="2026-05-20T17:17:00Z">
              <w:tcPr>
                <w:tcW w:w="1111" w:type="dxa"/>
                <w:gridSpan w:val="4"/>
                <w:tcBorders>
                  <w:bottom w:val="single" w:sz="12" w:space="0" w:color="auto"/>
                </w:tcBorders>
                <w:vAlign w:val="center"/>
              </w:tcPr>
            </w:tcPrChange>
          </w:tcPr>
          <w:p w14:paraId="376D8969" w14:textId="5E70AC19" w:rsidR="008E31CB" w:rsidRPr="00B80459" w:rsidRDefault="008E31CB" w:rsidP="00B80459">
            <w:pPr>
              <w:rPr>
                <w:rFonts w:ascii="Arial" w:hAnsi="Arial" w:cs="Arial"/>
                <w:b/>
                <w:bCs/>
                <w:sz w:val="11"/>
                <w:szCs w:val="11"/>
              </w:rPr>
            </w:pPr>
            <w:r w:rsidRPr="00B80459">
              <w:rPr>
                <w:rFonts w:ascii="Arial" w:hAnsi="Arial" w:cs="Arial"/>
                <w:color w:val="000000"/>
                <w:sz w:val="11"/>
                <w:szCs w:val="11"/>
              </w:rPr>
              <w:t>TNFα</w:t>
            </w:r>
          </w:p>
        </w:tc>
        <w:tc>
          <w:tcPr>
            <w:tcW w:w="567" w:type="dxa"/>
            <w:tcBorders>
              <w:bottom w:val="single" w:sz="12" w:space="0" w:color="auto"/>
            </w:tcBorders>
            <w:vAlign w:val="center"/>
            <w:tcPrChange w:id="577" w:author="Sarkar, Soumyadeep" w:date="2026-05-20T10:17:00Z" w16du:dateUtc="2026-05-20T17:17:00Z">
              <w:tcPr>
                <w:tcW w:w="567" w:type="dxa"/>
                <w:gridSpan w:val="4"/>
                <w:tcBorders>
                  <w:bottom w:val="single" w:sz="12" w:space="0" w:color="auto"/>
                </w:tcBorders>
                <w:vAlign w:val="center"/>
              </w:tcPr>
            </w:tcPrChange>
          </w:tcPr>
          <w:p w14:paraId="003D4555" w14:textId="2387331F" w:rsidR="008E31CB" w:rsidRPr="00B80459" w:rsidRDefault="008E31CB" w:rsidP="00B80459">
            <w:pPr>
              <w:rPr>
                <w:rFonts w:ascii="Arial" w:hAnsi="Arial" w:cs="Arial"/>
                <w:b/>
                <w:bCs/>
                <w:sz w:val="11"/>
                <w:szCs w:val="11"/>
              </w:rPr>
            </w:pPr>
            <w:r w:rsidRPr="00B80459">
              <w:rPr>
                <w:rFonts w:ascii="Arial" w:hAnsi="Arial" w:cs="Arial"/>
                <w:color w:val="000000"/>
                <w:sz w:val="11"/>
                <w:szCs w:val="11"/>
              </w:rPr>
              <w:t>48</w:t>
            </w:r>
          </w:p>
        </w:tc>
        <w:tc>
          <w:tcPr>
            <w:tcW w:w="1317" w:type="dxa"/>
            <w:tcBorders>
              <w:bottom w:val="single" w:sz="12" w:space="0" w:color="auto"/>
            </w:tcBorders>
            <w:vAlign w:val="center"/>
            <w:tcPrChange w:id="578" w:author="Sarkar, Soumyadeep" w:date="2026-05-20T10:17:00Z" w16du:dateUtc="2026-05-20T17:17:00Z">
              <w:tcPr>
                <w:tcW w:w="1317" w:type="dxa"/>
                <w:gridSpan w:val="4"/>
                <w:tcBorders>
                  <w:bottom w:val="single" w:sz="12" w:space="0" w:color="auto"/>
                </w:tcBorders>
                <w:vAlign w:val="center"/>
              </w:tcPr>
            </w:tcPrChange>
          </w:tcPr>
          <w:p w14:paraId="49998C98" w14:textId="14C0DF4A"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tcBorders>
              <w:bottom w:val="single" w:sz="12" w:space="0" w:color="auto"/>
            </w:tcBorders>
            <w:vAlign w:val="center"/>
            <w:tcPrChange w:id="579" w:author="Sarkar, Soumyadeep" w:date="2026-05-20T10:17:00Z" w16du:dateUtc="2026-05-20T17:17:00Z">
              <w:tcPr>
                <w:tcW w:w="790" w:type="dxa"/>
                <w:gridSpan w:val="4"/>
                <w:tcBorders>
                  <w:bottom w:val="single" w:sz="12" w:space="0" w:color="auto"/>
                </w:tcBorders>
                <w:vAlign w:val="center"/>
              </w:tcPr>
            </w:tcPrChange>
          </w:tcPr>
          <w:p w14:paraId="22B37E56" w14:textId="4642E81C"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bottom w:val="single" w:sz="12" w:space="0" w:color="auto"/>
              <w:right w:val="single" w:sz="4" w:space="0" w:color="auto"/>
            </w:tcBorders>
            <w:vAlign w:val="center"/>
            <w:tcPrChange w:id="580" w:author="Sarkar, Soumyadeep" w:date="2026-05-20T10:17:00Z" w16du:dateUtc="2026-05-20T17:17:00Z">
              <w:tcPr>
                <w:tcW w:w="1715" w:type="dxa"/>
                <w:gridSpan w:val="4"/>
                <w:vMerge/>
                <w:tcBorders>
                  <w:bottom w:val="single" w:sz="12" w:space="0" w:color="auto"/>
                  <w:right w:val="single" w:sz="4" w:space="0" w:color="auto"/>
                </w:tcBorders>
                <w:vAlign w:val="center"/>
              </w:tcPr>
            </w:tcPrChange>
          </w:tcPr>
          <w:p w14:paraId="5B02664F" w14:textId="49153609"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12" w:space="0" w:color="auto"/>
              <w:right w:val="single" w:sz="8" w:space="0" w:color="auto"/>
            </w:tcBorders>
            <w:vAlign w:val="center"/>
            <w:tcPrChange w:id="581" w:author="Sarkar, Soumyadeep" w:date="2026-05-20T10:17:00Z" w16du:dateUtc="2026-05-20T17:17:00Z">
              <w:tcPr>
                <w:tcW w:w="2223" w:type="dxa"/>
                <w:gridSpan w:val="4"/>
                <w:vMerge/>
                <w:tcBorders>
                  <w:top w:val="single" w:sz="8" w:space="0" w:color="auto"/>
                  <w:left w:val="single" w:sz="4" w:space="0" w:color="auto"/>
                  <w:bottom w:val="single" w:sz="12" w:space="0" w:color="auto"/>
                  <w:right w:val="single" w:sz="8" w:space="0" w:color="auto"/>
                </w:tcBorders>
                <w:vAlign w:val="center"/>
              </w:tcPr>
            </w:tcPrChange>
          </w:tcPr>
          <w:p w14:paraId="061BBFF7" w14:textId="77777777" w:rsidR="008E31CB" w:rsidRPr="00B80459" w:rsidRDefault="008E31CB" w:rsidP="004F5BE1">
            <w:pPr>
              <w:rPr>
                <w:rFonts w:ascii="Arial" w:hAnsi="Arial" w:cs="Arial"/>
                <w:color w:val="000000"/>
                <w:sz w:val="11"/>
                <w:szCs w:val="11"/>
              </w:rPr>
            </w:pPr>
          </w:p>
        </w:tc>
      </w:tr>
      <w:tr w:rsidR="008E31CB" w:rsidRPr="00442AE3" w14:paraId="64A10AA1" w14:textId="77777777" w:rsidTr="004F5BE1">
        <w:tc>
          <w:tcPr>
            <w:tcW w:w="727" w:type="dxa"/>
            <w:vMerge w:val="restart"/>
            <w:tcBorders>
              <w:top w:val="single" w:sz="12" w:space="0" w:color="auto"/>
              <w:left w:val="single" w:sz="8" w:space="0" w:color="auto"/>
              <w:bottom w:val="single" w:sz="8" w:space="0" w:color="auto"/>
              <w:right w:val="single" w:sz="4" w:space="0" w:color="auto"/>
            </w:tcBorders>
            <w:vAlign w:val="center"/>
            <w:tcPrChange w:id="582" w:author="Sarkar, Soumyadeep" w:date="2026-05-20T10:17:00Z" w16du:dateUtc="2026-05-20T17:17:00Z">
              <w:tcPr>
                <w:tcW w:w="727" w:type="dxa"/>
                <w:vMerge w:val="restart"/>
                <w:tcBorders>
                  <w:top w:val="single" w:sz="12" w:space="0" w:color="auto"/>
                  <w:left w:val="single" w:sz="8" w:space="0" w:color="auto"/>
                  <w:bottom w:val="single" w:sz="8" w:space="0" w:color="auto"/>
                  <w:right w:val="single" w:sz="4" w:space="0" w:color="auto"/>
                </w:tcBorders>
                <w:vAlign w:val="center"/>
              </w:tcPr>
            </w:tcPrChange>
          </w:tcPr>
          <w:p w14:paraId="2778E526" w14:textId="1DBA6114" w:rsidR="008E31CB" w:rsidRPr="00B80459" w:rsidRDefault="008E31CB" w:rsidP="00B80459">
            <w:pPr>
              <w:rPr>
                <w:rFonts w:ascii="Arial" w:hAnsi="Arial" w:cs="Arial"/>
                <w:b/>
                <w:bCs/>
                <w:sz w:val="11"/>
                <w:szCs w:val="11"/>
              </w:rPr>
            </w:pPr>
            <w:r w:rsidRPr="00B80459">
              <w:rPr>
                <w:rFonts w:ascii="Arial" w:hAnsi="Arial" w:cs="Arial"/>
                <w:color w:val="000000"/>
                <w:sz w:val="11"/>
                <w:szCs w:val="11"/>
              </w:rPr>
              <w:t>Pck005</w:t>
            </w:r>
          </w:p>
        </w:tc>
        <w:tc>
          <w:tcPr>
            <w:tcW w:w="890" w:type="dxa"/>
            <w:vMerge w:val="restart"/>
            <w:tcBorders>
              <w:top w:val="single" w:sz="12" w:space="0" w:color="auto"/>
              <w:left w:val="single" w:sz="4" w:space="0" w:color="auto"/>
              <w:bottom w:val="single" w:sz="8" w:space="0" w:color="auto"/>
              <w:right w:val="single" w:sz="4" w:space="0" w:color="auto"/>
            </w:tcBorders>
            <w:vAlign w:val="center"/>
            <w:tcPrChange w:id="583" w:author="Sarkar, Soumyadeep" w:date="2026-05-20T10:17:00Z" w16du:dateUtc="2026-05-20T17:17:00Z">
              <w:tcPr>
                <w:tcW w:w="890" w:type="dxa"/>
                <w:gridSpan w:val="4"/>
                <w:vMerge w:val="restart"/>
                <w:tcBorders>
                  <w:top w:val="single" w:sz="12" w:space="0" w:color="auto"/>
                  <w:left w:val="single" w:sz="4" w:space="0" w:color="auto"/>
                  <w:bottom w:val="single" w:sz="8" w:space="0" w:color="auto"/>
                  <w:right w:val="single" w:sz="4" w:space="0" w:color="auto"/>
                </w:tcBorders>
                <w:vAlign w:val="center"/>
              </w:tcPr>
            </w:tcPrChange>
          </w:tcPr>
          <w:p w14:paraId="63FBB825" w14:textId="122AF6CA" w:rsidR="008E31CB" w:rsidRPr="00B80459" w:rsidRDefault="008E31CB" w:rsidP="00B80459">
            <w:pPr>
              <w:rPr>
                <w:rFonts w:ascii="Arial" w:hAnsi="Arial" w:cs="Arial"/>
                <w:b/>
                <w:bCs/>
                <w:sz w:val="11"/>
                <w:szCs w:val="11"/>
              </w:rPr>
            </w:pPr>
            <w:r w:rsidRPr="00B80459">
              <w:rPr>
                <w:rFonts w:ascii="Arial" w:hAnsi="Arial" w:cs="Arial"/>
                <w:color w:val="000000"/>
                <w:sz w:val="11"/>
                <w:szCs w:val="11"/>
              </w:rPr>
              <w:t>β-TC-6</w:t>
            </w:r>
          </w:p>
        </w:tc>
        <w:tc>
          <w:tcPr>
            <w:tcW w:w="1111" w:type="dxa"/>
            <w:vMerge w:val="restart"/>
            <w:tcBorders>
              <w:top w:val="single" w:sz="12" w:space="0" w:color="auto"/>
              <w:left w:val="single" w:sz="4" w:space="0" w:color="auto"/>
            </w:tcBorders>
            <w:vAlign w:val="center"/>
            <w:tcPrChange w:id="584" w:author="Sarkar, Soumyadeep" w:date="2026-05-20T10:17:00Z" w16du:dateUtc="2026-05-20T17:17:00Z">
              <w:tcPr>
                <w:tcW w:w="1111" w:type="dxa"/>
                <w:gridSpan w:val="4"/>
                <w:vMerge w:val="restart"/>
                <w:tcBorders>
                  <w:top w:val="single" w:sz="12" w:space="0" w:color="auto"/>
                  <w:left w:val="single" w:sz="4" w:space="0" w:color="auto"/>
                </w:tcBorders>
                <w:vAlign w:val="center"/>
              </w:tcPr>
            </w:tcPrChange>
          </w:tcPr>
          <w:p w14:paraId="4AD45F5F" w14:textId="154A518B" w:rsidR="008E31CB" w:rsidRPr="00B80459" w:rsidRDefault="008E31CB"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vMerge w:val="restart"/>
            <w:tcBorders>
              <w:top w:val="single" w:sz="12" w:space="0" w:color="auto"/>
            </w:tcBorders>
            <w:vAlign w:val="center"/>
            <w:tcPrChange w:id="585" w:author="Sarkar, Soumyadeep" w:date="2026-05-20T10:17:00Z" w16du:dateUtc="2026-05-20T17:17:00Z">
              <w:tcPr>
                <w:tcW w:w="567" w:type="dxa"/>
                <w:gridSpan w:val="4"/>
                <w:vMerge w:val="restart"/>
                <w:tcBorders>
                  <w:top w:val="single" w:sz="12" w:space="0" w:color="auto"/>
                </w:tcBorders>
                <w:vAlign w:val="center"/>
              </w:tcPr>
            </w:tcPrChange>
          </w:tcPr>
          <w:p w14:paraId="505BA9FC" w14:textId="5F26F0C6" w:rsidR="008E31CB" w:rsidRPr="00B80459" w:rsidRDefault="008E31CB" w:rsidP="00B80459">
            <w:pPr>
              <w:rPr>
                <w:rFonts w:ascii="Arial" w:hAnsi="Arial" w:cs="Arial"/>
                <w:b/>
                <w:bCs/>
                <w:sz w:val="11"/>
                <w:szCs w:val="11"/>
              </w:rPr>
            </w:pPr>
            <w:r w:rsidRPr="00B80459">
              <w:rPr>
                <w:rFonts w:ascii="Arial" w:hAnsi="Arial" w:cs="Arial"/>
                <w:color w:val="000000"/>
                <w:sz w:val="11"/>
                <w:szCs w:val="11"/>
              </w:rPr>
              <w:t>4, 8, 24</w:t>
            </w:r>
          </w:p>
        </w:tc>
        <w:tc>
          <w:tcPr>
            <w:tcW w:w="1317" w:type="dxa"/>
            <w:tcBorders>
              <w:top w:val="single" w:sz="12" w:space="0" w:color="auto"/>
            </w:tcBorders>
            <w:vAlign w:val="center"/>
            <w:tcPrChange w:id="586" w:author="Sarkar, Soumyadeep" w:date="2026-05-20T10:17:00Z" w16du:dateUtc="2026-05-20T17:17:00Z">
              <w:tcPr>
                <w:tcW w:w="1317" w:type="dxa"/>
                <w:gridSpan w:val="4"/>
                <w:tcBorders>
                  <w:top w:val="single" w:sz="12" w:space="0" w:color="auto"/>
                </w:tcBorders>
                <w:vAlign w:val="center"/>
              </w:tcPr>
            </w:tcPrChange>
          </w:tcPr>
          <w:p w14:paraId="679506A8" w14:textId="73EFCD5E"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12" w:space="0" w:color="auto"/>
            </w:tcBorders>
            <w:vAlign w:val="center"/>
            <w:tcPrChange w:id="587" w:author="Sarkar, Soumyadeep" w:date="2026-05-20T10:17:00Z" w16du:dateUtc="2026-05-20T17:17:00Z">
              <w:tcPr>
                <w:tcW w:w="790" w:type="dxa"/>
                <w:gridSpan w:val="4"/>
                <w:tcBorders>
                  <w:top w:val="single" w:sz="12" w:space="0" w:color="auto"/>
                </w:tcBorders>
                <w:vAlign w:val="center"/>
              </w:tcPr>
            </w:tcPrChange>
          </w:tcPr>
          <w:p w14:paraId="5B2D3A44" w14:textId="51A68F80"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Merge w:val="restart"/>
            <w:tcBorders>
              <w:top w:val="single" w:sz="12" w:space="0" w:color="auto"/>
              <w:right w:val="single" w:sz="4" w:space="0" w:color="auto"/>
            </w:tcBorders>
            <w:vAlign w:val="center"/>
            <w:tcPrChange w:id="588" w:author="Sarkar, Soumyadeep" w:date="2026-05-20T10:17:00Z" w16du:dateUtc="2026-05-20T17:17:00Z">
              <w:tcPr>
                <w:tcW w:w="1715" w:type="dxa"/>
                <w:gridSpan w:val="4"/>
                <w:vMerge w:val="restart"/>
                <w:tcBorders>
                  <w:top w:val="single" w:sz="12" w:space="0" w:color="auto"/>
                  <w:right w:val="single" w:sz="4" w:space="0" w:color="auto"/>
                </w:tcBorders>
                <w:vAlign w:val="center"/>
              </w:tcPr>
            </w:tcPrChange>
          </w:tcPr>
          <w:p w14:paraId="6F9E6383" w14:textId="77777777" w:rsidR="008E31CB" w:rsidRPr="00B80459" w:rsidDel="008E31CB" w:rsidRDefault="008E31CB" w:rsidP="00B80459">
            <w:pPr>
              <w:rPr>
                <w:del w:id="589" w:author="Sarkar, Soumyadeep" w:date="2026-05-18T14:08:00Z" w16du:dateUtc="2026-05-18T21:08:00Z"/>
                <w:rFonts w:ascii="Arial" w:hAnsi="Arial" w:cs="Arial"/>
                <w:color w:val="000000"/>
                <w:sz w:val="11"/>
                <w:szCs w:val="11"/>
              </w:rPr>
            </w:pPr>
            <w:r w:rsidRPr="00B80459">
              <w:rPr>
                <w:rFonts w:ascii="Arial" w:hAnsi="Arial" w:cs="Arial"/>
                <w:color w:val="000000"/>
                <w:sz w:val="11"/>
                <w:szCs w:val="11"/>
              </w:rPr>
              <w:t>39550035</w:t>
            </w:r>
          </w:p>
          <w:p w14:paraId="2A5C7C19" w14:textId="19D7474E" w:rsidR="008E31CB" w:rsidRPr="00B80459" w:rsidDel="008E31CB" w:rsidRDefault="008E31CB" w:rsidP="00B80459">
            <w:pPr>
              <w:rPr>
                <w:del w:id="590" w:author="Sarkar, Soumyadeep" w:date="2026-05-18T14:08:00Z" w16du:dateUtc="2026-05-18T21:08:00Z"/>
                <w:rFonts w:ascii="Arial" w:hAnsi="Arial" w:cs="Arial"/>
                <w:color w:val="000000"/>
                <w:sz w:val="11"/>
                <w:szCs w:val="11"/>
              </w:rPr>
            </w:pPr>
            <w:del w:id="591" w:author="Sarkar, Soumyadeep" w:date="2026-05-18T14:08:00Z" w16du:dateUtc="2026-05-18T21:08:00Z">
              <w:r w:rsidRPr="00B80459" w:rsidDel="008E31CB">
                <w:rPr>
                  <w:rFonts w:ascii="Arial" w:hAnsi="Arial" w:cs="Arial"/>
                  <w:color w:val="000000"/>
                  <w:sz w:val="11"/>
                  <w:szCs w:val="11"/>
                </w:rPr>
                <w:delText>39550035</w:delText>
              </w:r>
            </w:del>
          </w:p>
          <w:p w14:paraId="391186F3" w14:textId="47592EA3" w:rsidR="008E31CB" w:rsidRPr="00B80459" w:rsidDel="008E31CB" w:rsidRDefault="008E31CB" w:rsidP="00B80459">
            <w:pPr>
              <w:rPr>
                <w:del w:id="592" w:author="Sarkar, Soumyadeep" w:date="2026-05-18T14:08:00Z" w16du:dateUtc="2026-05-18T21:08:00Z"/>
                <w:rFonts w:ascii="Arial" w:hAnsi="Arial" w:cs="Arial"/>
                <w:color w:val="000000"/>
                <w:sz w:val="11"/>
                <w:szCs w:val="11"/>
              </w:rPr>
            </w:pPr>
            <w:del w:id="593" w:author="Sarkar, Soumyadeep" w:date="2026-05-18T14:08:00Z" w16du:dateUtc="2026-05-18T21:08:00Z">
              <w:r w:rsidRPr="00B80459" w:rsidDel="008E31CB">
                <w:rPr>
                  <w:rFonts w:ascii="Arial" w:hAnsi="Arial" w:cs="Arial"/>
                  <w:color w:val="000000"/>
                  <w:sz w:val="11"/>
                  <w:szCs w:val="11"/>
                </w:rPr>
                <w:delText>39550035</w:delText>
              </w:r>
            </w:del>
          </w:p>
          <w:p w14:paraId="7121175F" w14:textId="435EED52" w:rsidR="008E31CB" w:rsidRPr="00B80459" w:rsidRDefault="008E31CB" w:rsidP="00B80459">
            <w:pPr>
              <w:rPr>
                <w:rFonts w:ascii="Arial" w:hAnsi="Arial" w:cs="Arial"/>
                <w:color w:val="000000"/>
                <w:sz w:val="11"/>
                <w:szCs w:val="11"/>
              </w:rPr>
            </w:pPr>
            <w:del w:id="594" w:author="Sarkar, Soumyadeep" w:date="2026-05-18T14:08:00Z" w16du:dateUtc="2026-05-18T21:08:00Z">
              <w:r w:rsidRPr="00B80459" w:rsidDel="008E31CB">
                <w:rPr>
                  <w:rFonts w:ascii="Arial" w:hAnsi="Arial" w:cs="Arial"/>
                  <w:color w:val="000000"/>
                  <w:sz w:val="11"/>
                  <w:szCs w:val="11"/>
                </w:rPr>
                <w:delText>39550035</w:delText>
              </w:r>
            </w:del>
          </w:p>
        </w:tc>
        <w:tc>
          <w:tcPr>
            <w:tcW w:w="2223" w:type="dxa"/>
            <w:vMerge w:val="restart"/>
            <w:tcBorders>
              <w:top w:val="single" w:sz="12" w:space="0" w:color="auto"/>
              <w:left w:val="single" w:sz="4" w:space="0" w:color="auto"/>
              <w:bottom w:val="single" w:sz="8" w:space="0" w:color="auto"/>
              <w:right w:val="single" w:sz="8" w:space="0" w:color="auto"/>
            </w:tcBorders>
            <w:vAlign w:val="center"/>
            <w:tcPrChange w:id="595" w:author="Sarkar, Soumyadeep" w:date="2026-05-20T10:17:00Z" w16du:dateUtc="2026-05-20T17:17:00Z">
              <w:tcPr>
                <w:tcW w:w="2223" w:type="dxa"/>
                <w:gridSpan w:val="4"/>
                <w:vMerge w:val="restart"/>
                <w:tcBorders>
                  <w:top w:val="single" w:sz="12" w:space="0" w:color="auto"/>
                  <w:left w:val="single" w:sz="4" w:space="0" w:color="auto"/>
                  <w:bottom w:val="single" w:sz="8" w:space="0" w:color="auto"/>
                  <w:right w:val="single" w:sz="8" w:space="0" w:color="auto"/>
                </w:tcBorders>
                <w:vAlign w:val="center"/>
              </w:tcPr>
            </w:tcPrChange>
          </w:tcPr>
          <w:p w14:paraId="1D8A7B18" w14:textId="7C264030" w:rsidR="008E31CB" w:rsidRPr="00B80459" w:rsidRDefault="008E31CB" w:rsidP="004F5BE1">
            <w:pPr>
              <w:rPr>
                <w:rFonts w:ascii="Arial" w:hAnsi="Arial" w:cs="Arial"/>
                <w:color w:val="000000"/>
                <w:sz w:val="11"/>
                <w:szCs w:val="11"/>
              </w:rPr>
            </w:pPr>
            <w:r w:rsidRPr="00B80459">
              <w:rPr>
                <w:rFonts w:ascii="Arial" w:hAnsi="Arial" w:cs="Arial"/>
                <w:color w:val="000000"/>
                <w:sz w:val="11"/>
                <w:szCs w:val="11"/>
              </w:rPr>
              <w:t xml:space="preserve">MSV000095264 </w:t>
            </w:r>
          </w:p>
        </w:tc>
      </w:tr>
      <w:tr w:rsidR="008E31CB" w:rsidRPr="00442AE3" w14:paraId="01A99FEB" w14:textId="77777777" w:rsidTr="004F5BE1">
        <w:tc>
          <w:tcPr>
            <w:tcW w:w="727" w:type="dxa"/>
            <w:vMerge/>
            <w:tcBorders>
              <w:left w:val="single" w:sz="8" w:space="0" w:color="auto"/>
              <w:bottom w:val="single" w:sz="8" w:space="0" w:color="auto"/>
              <w:right w:val="single" w:sz="4" w:space="0" w:color="auto"/>
            </w:tcBorders>
            <w:vAlign w:val="center"/>
            <w:tcPrChange w:id="596" w:author="Sarkar, Soumyadeep" w:date="2026-05-20T10:17:00Z" w16du:dateUtc="2026-05-20T17:17:00Z">
              <w:tcPr>
                <w:tcW w:w="727" w:type="dxa"/>
                <w:vMerge/>
                <w:tcBorders>
                  <w:left w:val="single" w:sz="8" w:space="0" w:color="auto"/>
                  <w:bottom w:val="single" w:sz="8" w:space="0" w:color="auto"/>
                  <w:right w:val="single" w:sz="4" w:space="0" w:color="auto"/>
                </w:tcBorders>
                <w:vAlign w:val="center"/>
              </w:tcPr>
            </w:tcPrChange>
          </w:tcPr>
          <w:p w14:paraId="1121A433" w14:textId="77777777" w:rsidR="008E31CB" w:rsidRPr="00B80459" w:rsidRDefault="008E31CB" w:rsidP="00B80459">
            <w:pPr>
              <w:rPr>
                <w:rFonts w:ascii="Arial" w:hAnsi="Arial" w:cs="Arial"/>
                <w:b/>
                <w:bCs/>
                <w:sz w:val="11"/>
                <w:szCs w:val="11"/>
              </w:rPr>
            </w:pPr>
          </w:p>
        </w:tc>
        <w:tc>
          <w:tcPr>
            <w:tcW w:w="890" w:type="dxa"/>
            <w:vMerge/>
            <w:tcBorders>
              <w:top w:val="single" w:sz="8" w:space="0" w:color="auto"/>
              <w:left w:val="single" w:sz="4" w:space="0" w:color="auto"/>
              <w:bottom w:val="single" w:sz="8" w:space="0" w:color="auto"/>
              <w:right w:val="single" w:sz="4" w:space="0" w:color="auto"/>
            </w:tcBorders>
            <w:vAlign w:val="center"/>
            <w:tcPrChange w:id="597" w:author="Sarkar, Soumyadeep" w:date="2026-05-20T10:17:00Z" w16du:dateUtc="2026-05-20T17:17:00Z">
              <w:tcPr>
                <w:tcW w:w="890" w:type="dxa"/>
                <w:gridSpan w:val="4"/>
                <w:vMerge/>
                <w:tcBorders>
                  <w:top w:val="single" w:sz="8" w:space="0" w:color="auto"/>
                  <w:left w:val="single" w:sz="4" w:space="0" w:color="auto"/>
                  <w:bottom w:val="single" w:sz="8" w:space="0" w:color="auto"/>
                  <w:right w:val="single" w:sz="4" w:space="0" w:color="auto"/>
                </w:tcBorders>
                <w:vAlign w:val="center"/>
              </w:tcPr>
            </w:tcPrChange>
          </w:tcPr>
          <w:p w14:paraId="52A4E69C" w14:textId="77777777" w:rsidR="008E31CB" w:rsidRPr="00B80459" w:rsidRDefault="008E31CB" w:rsidP="00B80459">
            <w:pPr>
              <w:rPr>
                <w:rFonts w:ascii="Arial" w:hAnsi="Arial" w:cs="Arial"/>
                <w:b/>
                <w:bCs/>
                <w:sz w:val="11"/>
                <w:szCs w:val="11"/>
              </w:rPr>
            </w:pPr>
          </w:p>
        </w:tc>
        <w:tc>
          <w:tcPr>
            <w:tcW w:w="1111" w:type="dxa"/>
            <w:vMerge/>
            <w:tcBorders>
              <w:left w:val="single" w:sz="4" w:space="0" w:color="auto"/>
            </w:tcBorders>
            <w:vAlign w:val="center"/>
            <w:tcPrChange w:id="598" w:author="Sarkar, Soumyadeep" w:date="2026-05-20T10:17:00Z" w16du:dateUtc="2026-05-20T17:17:00Z">
              <w:tcPr>
                <w:tcW w:w="1111" w:type="dxa"/>
                <w:gridSpan w:val="4"/>
                <w:vMerge/>
                <w:tcBorders>
                  <w:left w:val="single" w:sz="4" w:space="0" w:color="auto"/>
                </w:tcBorders>
                <w:vAlign w:val="center"/>
              </w:tcPr>
            </w:tcPrChange>
          </w:tcPr>
          <w:p w14:paraId="1B2FBD59" w14:textId="77777777" w:rsidR="008E31CB" w:rsidRPr="00B80459" w:rsidRDefault="008E31CB" w:rsidP="00B80459">
            <w:pPr>
              <w:rPr>
                <w:rFonts w:ascii="Arial" w:hAnsi="Arial" w:cs="Arial"/>
                <w:b/>
                <w:bCs/>
                <w:sz w:val="11"/>
                <w:szCs w:val="11"/>
              </w:rPr>
            </w:pPr>
          </w:p>
        </w:tc>
        <w:tc>
          <w:tcPr>
            <w:tcW w:w="567" w:type="dxa"/>
            <w:vMerge/>
            <w:vAlign w:val="center"/>
            <w:tcPrChange w:id="599" w:author="Sarkar, Soumyadeep" w:date="2026-05-20T10:17:00Z" w16du:dateUtc="2026-05-20T17:17:00Z">
              <w:tcPr>
                <w:tcW w:w="567" w:type="dxa"/>
                <w:gridSpan w:val="4"/>
                <w:vMerge/>
                <w:vAlign w:val="center"/>
              </w:tcPr>
            </w:tcPrChange>
          </w:tcPr>
          <w:p w14:paraId="117FCE89" w14:textId="77777777" w:rsidR="008E31CB" w:rsidRPr="00B80459" w:rsidRDefault="008E31CB" w:rsidP="00B80459">
            <w:pPr>
              <w:rPr>
                <w:rFonts w:ascii="Arial" w:hAnsi="Arial" w:cs="Arial"/>
                <w:b/>
                <w:bCs/>
                <w:sz w:val="11"/>
                <w:szCs w:val="11"/>
              </w:rPr>
            </w:pPr>
          </w:p>
        </w:tc>
        <w:tc>
          <w:tcPr>
            <w:tcW w:w="1317" w:type="dxa"/>
            <w:vAlign w:val="center"/>
            <w:tcPrChange w:id="600" w:author="Sarkar, Soumyadeep" w:date="2026-05-20T10:17:00Z" w16du:dateUtc="2026-05-20T17:17:00Z">
              <w:tcPr>
                <w:tcW w:w="1317" w:type="dxa"/>
                <w:gridSpan w:val="4"/>
                <w:vAlign w:val="center"/>
              </w:tcPr>
            </w:tcPrChange>
          </w:tcPr>
          <w:p w14:paraId="6F231105" w14:textId="627962A7"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Cysteine Redox</w:t>
            </w:r>
          </w:p>
        </w:tc>
        <w:tc>
          <w:tcPr>
            <w:tcW w:w="790" w:type="dxa"/>
            <w:vAlign w:val="center"/>
            <w:tcPrChange w:id="601" w:author="Sarkar, Soumyadeep" w:date="2026-05-20T10:17:00Z" w16du:dateUtc="2026-05-20T17:17:00Z">
              <w:tcPr>
                <w:tcW w:w="790" w:type="dxa"/>
                <w:gridSpan w:val="4"/>
                <w:vAlign w:val="center"/>
              </w:tcPr>
            </w:tcPrChange>
          </w:tcPr>
          <w:p w14:paraId="2F50CFF3" w14:textId="65CA8C30"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Merge/>
            <w:tcBorders>
              <w:right w:val="single" w:sz="4" w:space="0" w:color="auto"/>
            </w:tcBorders>
            <w:vAlign w:val="center"/>
            <w:tcPrChange w:id="602" w:author="Sarkar, Soumyadeep" w:date="2026-05-20T10:17:00Z" w16du:dateUtc="2026-05-20T17:17:00Z">
              <w:tcPr>
                <w:tcW w:w="1715" w:type="dxa"/>
                <w:gridSpan w:val="4"/>
                <w:vMerge/>
                <w:tcBorders>
                  <w:right w:val="single" w:sz="4" w:space="0" w:color="auto"/>
                </w:tcBorders>
                <w:vAlign w:val="center"/>
              </w:tcPr>
            </w:tcPrChange>
          </w:tcPr>
          <w:p w14:paraId="4A465CBE" w14:textId="503311EE"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603"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0860B919" w14:textId="77777777" w:rsidR="008E31CB" w:rsidRPr="00B80459" w:rsidRDefault="008E31CB" w:rsidP="004F5BE1">
            <w:pPr>
              <w:rPr>
                <w:rFonts w:ascii="Arial" w:hAnsi="Arial" w:cs="Arial"/>
                <w:color w:val="000000"/>
                <w:sz w:val="11"/>
                <w:szCs w:val="11"/>
              </w:rPr>
            </w:pPr>
          </w:p>
        </w:tc>
      </w:tr>
      <w:tr w:rsidR="008E31CB" w:rsidRPr="00442AE3" w14:paraId="34AA6CA4" w14:textId="77777777" w:rsidTr="004F5BE1">
        <w:tc>
          <w:tcPr>
            <w:tcW w:w="727" w:type="dxa"/>
            <w:vMerge/>
            <w:tcBorders>
              <w:left w:val="single" w:sz="8" w:space="0" w:color="auto"/>
              <w:bottom w:val="single" w:sz="8" w:space="0" w:color="auto"/>
              <w:right w:val="single" w:sz="4" w:space="0" w:color="auto"/>
            </w:tcBorders>
            <w:vAlign w:val="center"/>
            <w:tcPrChange w:id="604" w:author="Sarkar, Soumyadeep" w:date="2026-05-20T10:17:00Z" w16du:dateUtc="2026-05-20T17:17:00Z">
              <w:tcPr>
                <w:tcW w:w="727" w:type="dxa"/>
                <w:vMerge/>
                <w:tcBorders>
                  <w:left w:val="single" w:sz="8" w:space="0" w:color="auto"/>
                  <w:bottom w:val="single" w:sz="8" w:space="0" w:color="auto"/>
                  <w:right w:val="single" w:sz="4" w:space="0" w:color="auto"/>
                </w:tcBorders>
                <w:vAlign w:val="center"/>
              </w:tcPr>
            </w:tcPrChange>
          </w:tcPr>
          <w:p w14:paraId="6368B7CF" w14:textId="77777777" w:rsidR="008E31CB" w:rsidRPr="00B80459" w:rsidRDefault="008E31CB" w:rsidP="00B80459">
            <w:pPr>
              <w:rPr>
                <w:rFonts w:ascii="Arial" w:hAnsi="Arial" w:cs="Arial"/>
                <w:b/>
                <w:bCs/>
                <w:sz w:val="11"/>
                <w:szCs w:val="11"/>
              </w:rPr>
            </w:pPr>
          </w:p>
        </w:tc>
        <w:tc>
          <w:tcPr>
            <w:tcW w:w="890" w:type="dxa"/>
            <w:vMerge/>
            <w:tcBorders>
              <w:top w:val="single" w:sz="8" w:space="0" w:color="auto"/>
              <w:left w:val="single" w:sz="4" w:space="0" w:color="auto"/>
              <w:bottom w:val="single" w:sz="8" w:space="0" w:color="auto"/>
              <w:right w:val="single" w:sz="4" w:space="0" w:color="auto"/>
            </w:tcBorders>
            <w:vAlign w:val="center"/>
            <w:tcPrChange w:id="605" w:author="Sarkar, Soumyadeep" w:date="2026-05-20T10:17:00Z" w16du:dateUtc="2026-05-20T17:17:00Z">
              <w:tcPr>
                <w:tcW w:w="890" w:type="dxa"/>
                <w:gridSpan w:val="4"/>
                <w:vMerge/>
                <w:tcBorders>
                  <w:top w:val="single" w:sz="8" w:space="0" w:color="auto"/>
                  <w:left w:val="single" w:sz="4" w:space="0" w:color="auto"/>
                  <w:bottom w:val="single" w:sz="8" w:space="0" w:color="auto"/>
                  <w:right w:val="single" w:sz="4" w:space="0" w:color="auto"/>
                </w:tcBorders>
                <w:vAlign w:val="center"/>
              </w:tcPr>
            </w:tcPrChange>
          </w:tcPr>
          <w:p w14:paraId="43607E4E" w14:textId="77777777" w:rsidR="008E31CB" w:rsidRPr="00B80459" w:rsidRDefault="008E31CB" w:rsidP="00B80459">
            <w:pPr>
              <w:rPr>
                <w:rFonts w:ascii="Arial" w:hAnsi="Arial" w:cs="Arial"/>
                <w:b/>
                <w:bCs/>
                <w:sz w:val="11"/>
                <w:szCs w:val="11"/>
              </w:rPr>
            </w:pPr>
          </w:p>
        </w:tc>
        <w:tc>
          <w:tcPr>
            <w:tcW w:w="1111" w:type="dxa"/>
            <w:vMerge/>
            <w:tcBorders>
              <w:left w:val="single" w:sz="4" w:space="0" w:color="auto"/>
            </w:tcBorders>
            <w:vAlign w:val="center"/>
            <w:tcPrChange w:id="606" w:author="Sarkar, Soumyadeep" w:date="2026-05-20T10:17:00Z" w16du:dateUtc="2026-05-20T17:17:00Z">
              <w:tcPr>
                <w:tcW w:w="1111" w:type="dxa"/>
                <w:gridSpan w:val="4"/>
                <w:vMerge/>
                <w:tcBorders>
                  <w:left w:val="single" w:sz="4" w:space="0" w:color="auto"/>
                </w:tcBorders>
                <w:vAlign w:val="center"/>
              </w:tcPr>
            </w:tcPrChange>
          </w:tcPr>
          <w:p w14:paraId="67DA502C" w14:textId="77777777" w:rsidR="008E31CB" w:rsidRPr="00B80459" w:rsidRDefault="008E31CB" w:rsidP="00B80459">
            <w:pPr>
              <w:rPr>
                <w:rFonts w:ascii="Arial" w:hAnsi="Arial" w:cs="Arial"/>
                <w:b/>
                <w:bCs/>
                <w:sz w:val="11"/>
                <w:szCs w:val="11"/>
              </w:rPr>
            </w:pPr>
          </w:p>
        </w:tc>
        <w:tc>
          <w:tcPr>
            <w:tcW w:w="567" w:type="dxa"/>
            <w:vMerge/>
            <w:vAlign w:val="center"/>
            <w:tcPrChange w:id="607" w:author="Sarkar, Soumyadeep" w:date="2026-05-20T10:17:00Z" w16du:dateUtc="2026-05-20T17:17:00Z">
              <w:tcPr>
                <w:tcW w:w="567" w:type="dxa"/>
                <w:gridSpan w:val="4"/>
                <w:vMerge/>
                <w:vAlign w:val="center"/>
              </w:tcPr>
            </w:tcPrChange>
          </w:tcPr>
          <w:p w14:paraId="3D42A005" w14:textId="77777777" w:rsidR="008E31CB" w:rsidRPr="00B80459" w:rsidRDefault="008E31CB" w:rsidP="00B80459">
            <w:pPr>
              <w:rPr>
                <w:rFonts w:ascii="Arial" w:hAnsi="Arial" w:cs="Arial"/>
                <w:b/>
                <w:bCs/>
                <w:sz w:val="11"/>
                <w:szCs w:val="11"/>
              </w:rPr>
            </w:pPr>
          </w:p>
        </w:tc>
        <w:tc>
          <w:tcPr>
            <w:tcW w:w="1317" w:type="dxa"/>
            <w:vAlign w:val="center"/>
            <w:tcPrChange w:id="608" w:author="Sarkar, Soumyadeep" w:date="2026-05-20T10:17:00Z" w16du:dateUtc="2026-05-20T17:17:00Z">
              <w:tcPr>
                <w:tcW w:w="1317" w:type="dxa"/>
                <w:gridSpan w:val="4"/>
                <w:vAlign w:val="center"/>
              </w:tcPr>
            </w:tcPrChange>
          </w:tcPr>
          <w:p w14:paraId="4001B935" w14:textId="58285524"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Phosphoproteomics</w:t>
            </w:r>
          </w:p>
        </w:tc>
        <w:tc>
          <w:tcPr>
            <w:tcW w:w="790" w:type="dxa"/>
            <w:vAlign w:val="center"/>
            <w:tcPrChange w:id="609" w:author="Sarkar, Soumyadeep" w:date="2026-05-20T10:17:00Z" w16du:dateUtc="2026-05-20T17:17:00Z">
              <w:tcPr>
                <w:tcW w:w="790" w:type="dxa"/>
                <w:gridSpan w:val="4"/>
                <w:vAlign w:val="center"/>
              </w:tcPr>
            </w:tcPrChange>
          </w:tcPr>
          <w:p w14:paraId="1D2AF47B" w14:textId="1E571FFF"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Merge/>
            <w:tcBorders>
              <w:right w:val="single" w:sz="4" w:space="0" w:color="auto"/>
            </w:tcBorders>
            <w:vAlign w:val="center"/>
            <w:tcPrChange w:id="610" w:author="Sarkar, Soumyadeep" w:date="2026-05-20T10:17:00Z" w16du:dateUtc="2026-05-20T17:17:00Z">
              <w:tcPr>
                <w:tcW w:w="1715" w:type="dxa"/>
                <w:gridSpan w:val="4"/>
                <w:vMerge/>
                <w:tcBorders>
                  <w:right w:val="single" w:sz="4" w:space="0" w:color="auto"/>
                </w:tcBorders>
                <w:vAlign w:val="center"/>
              </w:tcPr>
            </w:tcPrChange>
          </w:tcPr>
          <w:p w14:paraId="13F1DE70" w14:textId="6B888C71"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611"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40EF3AAA" w14:textId="77777777" w:rsidR="008E31CB" w:rsidRPr="00B80459" w:rsidRDefault="008E31CB" w:rsidP="004F5BE1">
            <w:pPr>
              <w:rPr>
                <w:rFonts w:ascii="Arial" w:hAnsi="Arial" w:cs="Arial"/>
                <w:color w:val="000000"/>
                <w:sz w:val="11"/>
                <w:szCs w:val="11"/>
              </w:rPr>
            </w:pPr>
          </w:p>
        </w:tc>
      </w:tr>
      <w:tr w:rsidR="008E31CB" w:rsidRPr="00442AE3" w14:paraId="5DACDD12" w14:textId="77777777" w:rsidTr="004F5BE1">
        <w:tc>
          <w:tcPr>
            <w:tcW w:w="727" w:type="dxa"/>
            <w:vMerge/>
            <w:tcBorders>
              <w:left w:val="single" w:sz="8" w:space="0" w:color="auto"/>
              <w:bottom w:val="single" w:sz="12" w:space="0" w:color="auto"/>
              <w:right w:val="single" w:sz="4" w:space="0" w:color="auto"/>
            </w:tcBorders>
            <w:vAlign w:val="center"/>
            <w:tcPrChange w:id="612" w:author="Sarkar, Soumyadeep" w:date="2026-05-20T10:17:00Z" w16du:dateUtc="2026-05-20T17:17:00Z">
              <w:tcPr>
                <w:tcW w:w="727" w:type="dxa"/>
                <w:vMerge/>
                <w:tcBorders>
                  <w:left w:val="single" w:sz="8" w:space="0" w:color="auto"/>
                  <w:bottom w:val="single" w:sz="12" w:space="0" w:color="auto"/>
                  <w:right w:val="single" w:sz="4" w:space="0" w:color="auto"/>
                </w:tcBorders>
                <w:vAlign w:val="center"/>
              </w:tcPr>
            </w:tcPrChange>
          </w:tcPr>
          <w:p w14:paraId="0916A41A" w14:textId="77777777" w:rsidR="008E31CB" w:rsidRPr="00B80459" w:rsidRDefault="008E31CB" w:rsidP="00B80459">
            <w:pPr>
              <w:rPr>
                <w:rFonts w:ascii="Arial" w:hAnsi="Arial" w:cs="Arial"/>
                <w:b/>
                <w:bCs/>
                <w:sz w:val="11"/>
                <w:szCs w:val="11"/>
              </w:rPr>
            </w:pPr>
          </w:p>
        </w:tc>
        <w:tc>
          <w:tcPr>
            <w:tcW w:w="890" w:type="dxa"/>
            <w:vMerge/>
            <w:tcBorders>
              <w:top w:val="single" w:sz="8" w:space="0" w:color="auto"/>
              <w:left w:val="single" w:sz="4" w:space="0" w:color="auto"/>
              <w:bottom w:val="single" w:sz="12" w:space="0" w:color="auto"/>
              <w:right w:val="single" w:sz="4" w:space="0" w:color="auto"/>
            </w:tcBorders>
            <w:vAlign w:val="center"/>
            <w:tcPrChange w:id="613" w:author="Sarkar, Soumyadeep" w:date="2026-05-20T10:17:00Z" w16du:dateUtc="2026-05-20T17:17:00Z">
              <w:tcPr>
                <w:tcW w:w="890" w:type="dxa"/>
                <w:gridSpan w:val="4"/>
                <w:vMerge/>
                <w:tcBorders>
                  <w:top w:val="single" w:sz="8" w:space="0" w:color="auto"/>
                  <w:left w:val="single" w:sz="4" w:space="0" w:color="auto"/>
                  <w:bottom w:val="single" w:sz="12" w:space="0" w:color="auto"/>
                  <w:right w:val="single" w:sz="4" w:space="0" w:color="auto"/>
                </w:tcBorders>
                <w:vAlign w:val="center"/>
              </w:tcPr>
            </w:tcPrChange>
          </w:tcPr>
          <w:p w14:paraId="44A228BA" w14:textId="77777777" w:rsidR="008E31CB" w:rsidRPr="00B80459" w:rsidRDefault="008E31CB" w:rsidP="00B80459">
            <w:pPr>
              <w:rPr>
                <w:rFonts w:ascii="Arial" w:hAnsi="Arial" w:cs="Arial"/>
                <w:b/>
                <w:bCs/>
                <w:sz w:val="11"/>
                <w:szCs w:val="11"/>
              </w:rPr>
            </w:pPr>
          </w:p>
        </w:tc>
        <w:tc>
          <w:tcPr>
            <w:tcW w:w="1111" w:type="dxa"/>
            <w:vMerge/>
            <w:tcBorders>
              <w:left w:val="single" w:sz="4" w:space="0" w:color="auto"/>
              <w:bottom w:val="single" w:sz="12" w:space="0" w:color="auto"/>
            </w:tcBorders>
            <w:vAlign w:val="center"/>
            <w:tcPrChange w:id="614" w:author="Sarkar, Soumyadeep" w:date="2026-05-20T10:17:00Z" w16du:dateUtc="2026-05-20T17:17:00Z">
              <w:tcPr>
                <w:tcW w:w="1111" w:type="dxa"/>
                <w:gridSpan w:val="4"/>
                <w:vMerge/>
                <w:tcBorders>
                  <w:left w:val="single" w:sz="4" w:space="0" w:color="auto"/>
                  <w:bottom w:val="single" w:sz="12" w:space="0" w:color="auto"/>
                </w:tcBorders>
                <w:vAlign w:val="center"/>
              </w:tcPr>
            </w:tcPrChange>
          </w:tcPr>
          <w:p w14:paraId="1C0132A7" w14:textId="77777777" w:rsidR="008E31CB" w:rsidRPr="00B80459" w:rsidRDefault="008E31CB" w:rsidP="00B80459">
            <w:pPr>
              <w:rPr>
                <w:rFonts w:ascii="Arial" w:hAnsi="Arial" w:cs="Arial"/>
                <w:b/>
                <w:bCs/>
                <w:sz w:val="11"/>
                <w:szCs w:val="11"/>
              </w:rPr>
            </w:pPr>
          </w:p>
        </w:tc>
        <w:tc>
          <w:tcPr>
            <w:tcW w:w="567" w:type="dxa"/>
            <w:vMerge/>
            <w:tcBorders>
              <w:bottom w:val="single" w:sz="12" w:space="0" w:color="auto"/>
            </w:tcBorders>
            <w:vAlign w:val="center"/>
            <w:tcPrChange w:id="615" w:author="Sarkar, Soumyadeep" w:date="2026-05-20T10:17:00Z" w16du:dateUtc="2026-05-20T17:17:00Z">
              <w:tcPr>
                <w:tcW w:w="567" w:type="dxa"/>
                <w:gridSpan w:val="4"/>
                <w:vMerge/>
                <w:tcBorders>
                  <w:bottom w:val="single" w:sz="12" w:space="0" w:color="auto"/>
                </w:tcBorders>
                <w:vAlign w:val="center"/>
              </w:tcPr>
            </w:tcPrChange>
          </w:tcPr>
          <w:p w14:paraId="7500E44A" w14:textId="77777777" w:rsidR="008E31CB" w:rsidRPr="00B80459" w:rsidRDefault="008E31CB" w:rsidP="00B80459">
            <w:pPr>
              <w:rPr>
                <w:rFonts w:ascii="Arial" w:hAnsi="Arial" w:cs="Arial"/>
                <w:b/>
                <w:bCs/>
                <w:sz w:val="11"/>
                <w:szCs w:val="11"/>
              </w:rPr>
            </w:pPr>
          </w:p>
        </w:tc>
        <w:tc>
          <w:tcPr>
            <w:tcW w:w="1317" w:type="dxa"/>
            <w:tcBorders>
              <w:bottom w:val="single" w:sz="12" w:space="0" w:color="auto"/>
            </w:tcBorders>
            <w:vAlign w:val="center"/>
            <w:tcPrChange w:id="616" w:author="Sarkar, Soumyadeep" w:date="2026-05-20T10:17:00Z" w16du:dateUtc="2026-05-20T17:17:00Z">
              <w:tcPr>
                <w:tcW w:w="1317" w:type="dxa"/>
                <w:gridSpan w:val="4"/>
                <w:tcBorders>
                  <w:bottom w:val="single" w:sz="12" w:space="0" w:color="auto"/>
                </w:tcBorders>
                <w:vAlign w:val="center"/>
              </w:tcPr>
            </w:tcPrChange>
          </w:tcPr>
          <w:p w14:paraId="3E42F0DB" w14:textId="50688547"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Acetylome</w:t>
            </w:r>
          </w:p>
        </w:tc>
        <w:tc>
          <w:tcPr>
            <w:tcW w:w="790" w:type="dxa"/>
            <w:tcBorders>
              <w:bottom w:val="single" w:sz="12" w:space="0" w:color="auto"/>
            </w:tcBorders>
            <w:vAlign w:val="center"/>
            <w:tcPrChange w:id="617" w:author="Sarkar, Soumyadeep" w:date="2026-05-20T10:17:00Z" w16du:dateUtc="2026-05-20T17:17:00Z">
              <w:tcPr>
                <w:tcW w:w="790" w:type="dxa"/>
                <w:gridSpan w:val="4"/>
                <w:tcBorders>
                  <w:bottom w:val="single" w:sz="12" w:space="0" w:color="auto"/>
                </w:tcBorders>
                <w:vAlign w:val="center"/>
              </w:tcPr>
            </w:tcPrChange>
          </w:tcPr>
          <w:p w14:paraId="291ED2B5" w14:textId="54CDC364"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Merge/>
            <w:tcBorders>
              <w:bottom w:val="single" w:sz="12" w:space="0" w:color="auto"/>
              <w:right w:val="single" w:sz="4" w:space="0" w:color="auto"/>
            </w:tcBorders>
            <w:vAlign w:val="center"/>
            <w:tcPrChange w:id="618" w:author="Sarkar, Soumyadeep" w:date="2026-05-20T10:17:00Z" w16du:dateUtc="2026-05-20T17:17:00Z">
              <w:tcPr>
                <w:tcW w:w="1715" w:type="dxa"/>
                <w:gridSpan w:val="4"/>
                <w:vMerge/>
                <w:tcBorders>
                  <w:bottom w:val="single" w:sz="12" w:space="0" w:color="auto"/>
                  <w:right w:val="single" w:sz="4" w:space="0" w:color="auto"/>
                </w:tcBorders>
                <w:vAlign w:val="center"/>
              </w:tcPr>
            </w:tcPrChange>
          </w:tcPr>
          <w:p w14:paraId="1E8638BB" w14:textId="3E9AD627"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12" w:space="0" w:color="auto"/>
              <w:right w:val="single" w:sz="8" w:space="0" w:color="auto"/>
            </w:tcBorders>
            <w:vAlign w:val="center"/>
            <w:tcPrChange w:id="619" w:author="Sarkar, Soumyadeep" w:date="2026-05-20T10:17:00Z" w16du:dateUtc="2026-05-20T17:17:00Z">
              <w:tcPr>
                <w:tcW w:w="2223" w:type="dxa"/>
                <w:gridSpan w:val="4"/>
                <w:vMerge/>
                <w:tcBorders>
                  <w:top w:val="single" w:sz="8" w:space="0" w:color="auto"/>
                  <w:left w:val="single" w:sz="4" w:space="0" w:color="auto"/>
                  <w:bottom w:val="single" w:sz="12" w:space="0" w:color="auto"/>
                  <w:right w:val="single" w:sz="8" w:space="0" w:color="auto"/>
                </w:tcBorders>
                <w:vAlign w:val="center"/>
              </w:tcPr>
            </w:tcPrChange>
          </w:tcPr>
          <w:p w14:paraId="1E3B22A5" w14:textId="77777777" w:rsidR="008E31CB" w:rsidRPr="00B80459" w:rsidRDefault="008E31CB" w:rsidP="004F5BE1">
            <w:pPr>
              <w:rPr>
                <w:rFonts w:ascii="Arial" w:hAnsi="Arial" w:cs="Arial"/>
                <w:color w:val="000000"/>
                <w:sz w:val="11"/>
                <w:szCs w:val="11"/>
              </w:rPr>
            </w:pPr>
          </w:p>
        </w:tc>
      </w:tr>
      <w:tr w:rsidR="00725765" w:rsidRPr="00442AE3" w14:paraId="71DE1150" w14:textId="77777777" w:rsidTr="004F5BE1">
        <w:tc>
          <w:tcPr>
            <w:tcW w:w="727" w:type="dxa"/>
            <w:vMerge w:val="restart"/>
            <w:tcBorders>
              <w:top w:val="single" w:sz="12" w:space="0" w:color="auto"/>
              <w:left w:val="single" w:sz="8" w:space="0" w:color="auto"/>
            </w:tcBorders>
            <w:vAlign w:val="center"/>
            <w:tcPrChange w:id="620" w:author="Sarkar, Soumyadeep" w:date="2026-05-20T10:17:00Z" w16du:dateUtc="2026-05-20T17:17:00Z">
              <w:tcPr>
                <w:tcW w:w="1027" w:type="dxa"/>
                <w:gridSpan w:val="4"/>
                <w:vMerge w:val="restart"/>
                <w:tcBorders>
                  <w:top w:val="single" w:sz="8" w:space="0" w:color="auto"/>
                  <w:left w:val="single" w:sz="8" w:space="0" w:color="auto"/>
                </w:tcBorders>
                <w:vAlign w:val="center"/>
              </w:tcPr>
            </w:tcPrChange>
          </w:tcPr>
          <w:p w14:paraId="4BA9E02B" w14:textId="14955879" w:rsidR="00725765" w:rsidRPr="00B80459" w:rsidRDefault="00725765" w:rsidP="00B80459">
            <w:pPr>
              <w:rPr>
                <w:rFonts w:ascii="Arial" w:hAnsi="Arial" w:cs="Arial"/>
                <w:b/>
                <w:bCs/>
                <w:sz w:val="11"/>
                <w:szCs w:val="11"/>
              </w:rPr>
            </w:pPr>
            <w:r w:rsidRPr="00B80459">
              <w:rPr>
                <w:rFonts w:ascii="Arial" w:hAnsi="Arial" w:cs="Arial"/>
                <w:color w:val="000000"/>
                <w:sz w:val="11"/>
                <w:szCs w:val="11"/>
              </w:rPr>
              <w:t>Pck006</w:t>
            </w:r>
          </w:p>
        </w:tc>
        <w:tc>
          <w:tcPr>
            <w:tcW w:w="890" w:type="dxa"/>
            <w:vMerge w:val="restart"/>
            <w:tcBorders>
              <w:top w:val="single" w:sz="12" w:space="0" w:color="auto"/>
            </w:tcBorders>
            <w:vAlign w:val="center"/>
            <w:tcPrChange w:id="621" w:author="Sarkar, Soumyadeep" w:date="2026-05-20T10:17:00Z" w16du:dateUtc="2026-05-20T17:17:00Z">
              <w:tcPr>
                <w:tcW w:w="1080" w:type="dxa"/>
                <w:gridSpan w:val="4"/>
                <w:vMerge w:val="restart"/>
                <w:tcBorders>
                  <w:top w:val="single" w:sz="8" w:space="0" w:color="auto"/>
                </w:tcBorders>
                <w:vAlign w:val="center"/>
              </w:tcPr>
            </w:tcPrChange>
          </w:tcPr>
          <w:p w14:paraId="4F09A949" w14:textId="406FD66D" w:rsidR="00725765" w:rsidRPr="00B80459" w:rsidRDefault="00725765"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vMerge w:val="restart"/>
            <w:tcBorders>
              <w:top w:val="single" w:sz="12" w:space="0" w:color="auto"/>
            </w:tcBorders>
            <w:vAlign w:val="center"/>
            <w:tcPrChange w:id="622" w:author="Sarkar, Soumyadeep" w:date="2026-05-20T10:17:00Z" w16du:dateUtc="2026-05-20T17:17:00Z">
              <w:tcPr>
                <w:tcW w:w="1151" w:type="dxa"/>
                <w:gridSpan w:val="4"/>
                <w:vMerge w:val="restart"/>
                <w:tcBorders>
                  <w:top w:val="single" w:sz="8" w:space="0" w:color="auto"/>
                </w:tcBorders>
                <w:vAlign w:val="center"/>
              </w:tcPr>
            </w:tcPrChange>
          </w:tcPr>
          <w:p w14:paraId="40B0434A" w14:textId="1D81DD7B" w:rsidR="00725765" w:rsidRPr="00B80459" w:rsidRDefault="00725765" w:rsidP="00B80459">
            <w:pPr>
              <w:rPr>
                <w:rFonts w:ascii="Arial" w:hAnsi="Arial" w:cs="Arial"/>
                <w:b/>
                <w:bCs/>
                <w:sz w:val="11"/>
                <w:szCs w:val="11"/>
              </w:rPr>
            </w:pPr>
            <w:r w:rsidRPr="00B80459">
              <w:rPr>
                <w:rFonts w:ascii="Arial" w:hAnsi="Arial" w:cs="Arial"/>
                <w:color w:val="000000"/>
                <w:sz w:val="11"/>
                <w:szCs w:val="11"/>
              </w:rPr>
              <w:t xml:space="preserve">IFNγ + IL-1β </w:t>
            </w:r>
          </w:p>
        </w:tc>
        <w:tc>
          <w:tcPr>
            <w:tcW w:w="567" w:type="dxa"/>
            <w:vMerge w:val="restart"/>
            <w:tcBorders>
              <w:top w:val="single" w:sz="12" w:space="0" w:color="auto"/>
            </w:tcBorders>
            <w:vAlign w:val="center"/>
            <w:tcPrChange w:id="623" w:author="Sarkar, Soumyadeep" w:date="2026-05-20T10:17:00Z" w16du:dateUtc="2026-05-20T17:17:00Z">
              <w:tcPr>
                <w:tcW w:w="979" w:type="dxa"/>
                <w:gridSpan w:val="4"/>
                <w:vMerge w:val="restart"/>
                <w:tcBorders>
                  <w:top w:val="single" w:sz="8" w:space="0" w:color="auto"/>
                </w:tcBorders>
                <w:vAlign w:val="center"/>
              </w:tcPr>
            </w:tcPrChange>
          </w:tcPr>
          <w:p w14:paraId="45124BB1" w14:textId="1A1A6EE9" w:rsidR="00725765" w:rsidRPr="00B80459" w:rsidRDefault="00725765"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12" w:space="0" w:color="auto"/>
            </w:tcBorders>
            <w:vAlign w:val="center"/>
            <w:tcPrChange w:id="624" w:author="Sarkar, Soumyadeep" w:date="2026-05-20T10:17:00Z" w16du:dateUtc="2026-05-20T17:17:00Z">
              <w:tcPr>
                <w:tcW w:w="1189" w:type="dxa"/>
                <w:gridSpan w:val="4"/>
                <w:tcBorders>
                  <w:top w:val="single" w:sz="8" w:space="0" w:color="auto"/>
                </w:tcBorders>
                <w:vAlign w:val="center"/>
              </w:tcPr>
            </w:tcPrChange>
          </w:tcPr>
          <w:p w14:paraId="69EEAF06" w14:textId="031D8F1B"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12" w:space="0" w:color="auto"/>
            </w:tcBorders>
            <w:vAlign w:val="center"/>
            <w:tcPrChange w:id="625" w:author="Sarkar, Soumyadeep" w:date="2026-05-20T10:17:00Z" w16du:dateUtc="2026-05-20T17:17:00Z">
              <w:tcPr>
                <w:tcW w:w="1049" w:type="dxa"/>
                <w:gridSpan w:val="4"/>
                <w:tcBorders>
                  <w:top w:val="single" w:sz="8" w:space="0" w:color="auto"/>
                </w:tcBorders>
                <w:vAlign w:val="center"/>
              </w:tcPr>
            </w:tcPrChange>
          </w:tcPr>
          <w:p w14:paraId="04BD5E56" w14:textId="2007A39A"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10</w:t>
            </w:r>
          </w:p>
        </w:tc>
        <w:tc>
          <w:tcPr>
            <w:tcW w:w="1715" w:type="dxa"/>
            <w:tcBorders>
              <w:top w:val="single" w:sz="12" w:space="0" w:color="auto"/>
            </w:tcBorders>
            <w:vAlign w:val="center"/>
            <w:tcPrChange w:id="626" w:author="Sarkar, Soumyadeep" w:date="2026-05-20T10:17:00Z" w16du:dateUtc="2026-05-20T17:17:00Z">
              <w:tcPr>
                <w:tcW w:w="1707" w:type="dxa"/>
                <w:gridSpan w:val="4"/>
                <w:tcBorders>
                  <w:top w:val="single" w:sz="8" w:space="0" w:color="auto"/>
                </w:tcBorders>
                <w:vAlign w:val="center"/>
              </w:tcPr>
            </w:tcPrChange>
          </w:tcPr>
          <w:p w14:paraId="6FD8C4F5" w14:textId="601C058A"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31928885</w:t>
            </w:r>
          </w:p>
        </w:tc>
        <w:tc>
          <w:tcPr>
            <w:tcW w:w="2223" w:type="dxa"/>
            <w:tcBorders>
              <w:top w:val="single" w:sz="12" w:space="0" w:color="auto"/>
              <w:right w:val="single" w:sz="8" w:space="0" w:color="auto"/>
            </w:tcBorders>
            <w:vAlign w:val="center"/>
            <w:tcPrChange w:id="627" w:author="Sarkar, Soumyadeep" w:date="2026-05-20T10:17:00Z" w16du:dateUtc="2026-05-20T17:17:00Z">
              <w:tcPr>
                <w:tcW w:w="1158" w:type="dxa"/>
                <w:tcBorders>
                  <w:top w:val="single" w:sz="8" w:space="0" w:color="auto"/>
                  <w:right w:val="single" w:sz="8" w:space="0" w:color="auto"/>
                </w:tcBorders>
                <w:vAlign w:val="bottom"/>
              </w:tcPr>
            </w:tcPrChange>
          </w:tcPr>
          <w:p w14:paraId="6A08E24A" w14:textId="2E0D71A0"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PXD009131</w:t>
            </w:r>
          </w:p>
        </w:tc>
      </w:tr>
      <w:tr w:rsidR="00725765" w:rsidRPr="00442AE3" w14:paraId="1E3D7300" w14:textId="77777777" w:rsidTr="004F5BE1">
        <w:tc>
          <w:tcPr>
            <w:tcW w:w="727" w:type="dxa"/>
            <w:vMerge/>
            <w:tcBorders>
              <w:left w:val="single" w:sz="8" w:space="0" w:color="auto"/>
            </w:tcBorders>
            <w:vAlign w:val="center"/>
            <w:tcPrChange w:id="628" w:author="Sarkar, Soumyadeep" w:date="2026-05-20T10:17:00Z" w16du:dateUtc="2026-05-20T17:17:00Z">
              <w:tcPr>
                <w:tcW w:w="1027" w:type="dxa"/>
                <w:gridSpan w:val="4"/>
                <w:vMerge/>
                <w:tcBorders>
                  <w:left w:val="single" w:sz="8" w:space="0" w:color="auto"/>
                </w:tcBorders>
                <w:vAlign w:val="center"/>
              </w:tcPr>
            </w:tcPrChange>
          </w:tcPr>
          <w:p w14:paraId="6F4B217F" w14:textId="77777777" w:rsidR="00725765" w:rsidRPr="00B80459" w:rsidRDefault="00725765" w:rsidP="00B80459">
            <w:pPr>
              <w:rPr>
                <w:rFonts w:ascii="Arial" w:hAnsi="Arial" w:cs="Arial"/>
                <w:b/>
                <w:bCs/>
                <w:sz w:val="11"/>
                <w:szCs w:val="11"/>
              </w:rPr>
            </w:pPr>
          </w:p>
        </w:tc>
        <w:tc>
          <w:tcPr>
            <w:tcW w:w="890" w:type="dxa"/>
            <w:vMerge/>
            <w:vAlign w:val="center"/>
            <w:tcPrChange w:id="629" w:author="Sarkar, Soumyadeep" w:date="2026-05-20T10:17:00Z" w16du:dateUtc="2026-05-20T17:17:00Z">
              <w:tcPr>
                <w:tcW w:w="1080" w:type="dxa"/>
                <w:gridSpan w:val="4"/>
                <w:vMerge/>
                <w:vAlign w:val="center"/>
              </w:tcPr>
            </w:tcPrChange>
          </w:tcPr>
          <w:p w14:paraId="3050F382" w14:textId="77777777" w:rsidR="00725765" w:rsidRPr="00B80459" w:rsidRDefault="00725765" w:rsidP="00B80459">
            <w:pPr>
              <w:rPr>
                <w:rFonts w:ascii="Arial" w:hAnsi="Arial" w:cs="Arial"/>
                <w:b/>
                <w:bCs/>
                <w:sz w:val="11"/>
                <w:szCs w:val="11"/>
              </w:rPr>
            </w:pPr>
          </w:p>
        </w:tc>
        <w:tc>
          <w:tcPr>
            <w:tcW w:w="1111" w:type="dxa"/>
            <w:vMerge/>
            <w:vAlign w:val="center"/>
            <w:tcPrChange w:id="630" w:author="Sarkar, Soumyadeep" w:date="2026-05-20T10:17:00Z" w16du:dateUtc="2026-05-20T17:17:00Z">
              <w:tcPr>
                <w:tcW w:w="1151" w:type="dxa"/>
                <w:gridSpan w:val="4"/>
                <w:vMerge/>
                <w:vAlign w:val="center"/>
              </w:tcPr>
            </w:tcPrChange>
          </w:tcPr>
          <w:p w14:paraId="2C9A8B22" w14:textId="77777777" w:rsidR="00725765" w:rsidRPr="00B80459" w:rsidRDefault="00725765" w:rsidP="00B80459">
            <w:pPr>
              <w:rPr>
                <w:rFonts w:ascii="Arial" w:hAnsi="Arial" w:cs="Arial"/>
                <w:b/>
                <w:bCs/>
                <w:sz w:val="11"/>
                <w:szCs w:val="11"/>
              </w:rPr>
            </w:pPr>
          </w:p>
        </w:tc>
        <w:tc>
          <w:tcPr>
            <w:tcW w:w="567" w:type="dxa"/>
            <w:vMerge/>
            <w:vAlign w:val="center"/>
            <w:tcPrChange w:id="631" w:author="Sarkar, Soumyadeep" w:date="2026-05-20T10:17:00Z" w16du:dateUtc="2026-05-20T17:17:00Z">
              <w:tcPr>
                <w:tcW w:w="979" w:type="dxa"/>
                <w:gridSpan w:val="4"/>
                <w:vMerge/>
                <w:vAlign w:val="center"/>
              </w:tcPr>
            </w:tcPrChange>
          </w:tcPr>
          <w:p w14:paraId="3FD86713" w14:textId="77777777" w:rsidR="00725765" w:rsidRPr="00B80459" w:rsidRDefault="00725765" w:rsidP="00B80459">
            <w:pPr>
              <w:rPr>
                <w:rFonts w:ascii="Arial" w:hAnsi="Arial" w:cs="Arial"/>
                <w:b/>
                <w:bCs/>
                <w:sz w:val="11"/>
                <w:szCs w:val="11"/>
              </w:rPr>
            </w:pPr>
          </w:p>
        </w:tc>
        <w:tc>
          <w:tcPr>
            <w:tcW w:w="1317" w:type="dxa"/>
            <w:vAlign w:val="center"/>
            <w:tcPrChange w:id="632" w:author="Sarkar, Soumyadeep" w:date="2026-05-20T10:17:00Z" w16du:dateUtc="2026-05-20T17:17:00Z">
              <w:tcPr>
                <w:tcW w:w="1189" w:type="dxa"/>
                <w:gridSpan w:val="4"/>
                <w:vAlign w:val="center"/>
              </w:tcPr>
            </w:tcPrChange>
          </w:tcPr>
          <w:p w14:paraId="6BF727EE" w14:textId="54CCCF94"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Lipidomics</w:t>
            </w:r>
          </w:p>
        </w:tc>
        <w:tc>
          <w:tcPr>
            <w:tcW w:w="790" w:type="dxa"/>
            <w:vAlign w:val="center"/>
            <w:tcPrChange w:id="633" w:author="Sarkar, Soumyadeep" w:date="2026-05-20T10:17:00Z" w16du:dateUtc="2026-05-20T17:17:00Z">
              <w:tcPr>
                <w:tcW w:w="1049" w:type="dxa"/>
                <w:gridSpan w:val="4"/>
                <w:vAlign w:val="center"/>
              </w:tcPr>
            </w:tcPrChange>
          </w:tcPr>
          <w:p w14:paraId="03C3C21C" w14:textId="50445368"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10</w:t>
            </w:r>
          </w:p>
        </w:tc>
        <w:tc>
          <w:tcPr>
            <w:tcW w:w="1715" w:type="dxa"/>
            <w:vAlign w:val="center"/>
            <w:tcPrChange w:id="634" w:author="Sarkar, Soumyadeep" w:date="2026-05-20T10:17:00Z" w16du:dateUtc="2026-05-20T17:17:00Z">
              <w:tcPr>
                <w:tcW w:w="1707" w:type="dxa"/>
                <w:gridSpan w:val="4"/>
                <w:vAlign w:val="center"/>
              </w:tcPr>
            </w:tcPrChange>
          </w:tcPr>
          <w:p w14:paraId="07FA6E30" w14:textId="6840932C"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38383396</w:t>
            </w:r>
          </w:p>
        </w:tc>
        <w:tc>
          <w:tcPr>
            <w:tcW w:w="2223" w:type="dxa"/>
            <w:tcBorders>
              <w:right w:val="single" w:sz="8" w:space="0" w:color="auto"/>
            </w:tcBorders>
            <w:vAlign w:val="center"/>
            <w:tcPrChange w:id="635" w:author="Sarkar, Soumyadeep" w:date="2026-05-20T10:17:00Z" w16du:dateUtc="2026-05-20T17:17:00Z">
              <w:tcPr>
                <w:tcW w:w="1158" w:type="dxa"/>
                <w:tcBorders>
                  <w:right w:val="single" w:sz="8" w:space="0" w:color="auto"/>
                </w:tcBorders>
                <w:vAlign w:val="center"/>
              </w:tcPr>
            </w:tcPrChange>
          </w:tcPr>
          <w:p w14:paraId="2D61DBE4" w14:textId="105AE963"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MSV000086174</w:t>
            </w:r>
          </w:p>
        </w:tc>
      </w:tr>
      <w:tr w:rsidR="00725765" w:rsidRPr="00442AE3" w14:paraId="1B1DB7E5" w14:textId="77777777" w:rsidTr="004F5BE1">
        <w:tc>
          <w:tcPr>
            <w:tcW w:w="727" w:type="dxa"/>
            <w:vMerge/>
            <w:tcBorders>
              <w:left w:val="single" w:sz="8" w:space="0" w:color="auto"/>
              <w:bottom w:val="single" w:sz="12" w:space="0" w:color="auto"/>
            </w:tcBorders>
            <w:vAlign w:val="center"/>
            <w:tcPrChange w:id="636" w:author="Sarkar, Soumyadeep" w:date="2026-05-20T10:17:00Z" w16du:dateUtc="2026-05-20T17:17:00Z">
              <w:tcPr>
                <w:tcW w:w="1027" w:type="dxa"/>
                <w:gridSpan w:val="4"/>
                <w:vMerge/>
                <w:tcBorders>
                  <w:left w:val="single" w:sz="8" w:space="0" w:color="auto"/>
                  <w:bottom w:val="single" w:sz="8" w:space="0" w:color="auto"/>
                </w:tcBorders>
                <w:vAlign w:val="center"/>
              </w:tcPr>
            </w:tcPrChange>
          </w:tcPr>
          <w:p w14:paraId="3671912E" w14:textId="77777777" w:rsidR="00725765" w:rsidRPr="00B80459" w:rsidRDefault="00725765" w:rsidP="00B80459">
            <w:pPr>
              <w:rPr>
                <w:rFonts w:ascii="Arial" w:hAnsi="Arial" w:cs="Arial"/>
                <w:b/>
                <w:bCs/>
                <w:sz w:val="11"/>
                <w:szCs w:val="11"/>
              </w:rPr>
            </w:pPr>
          </w:p>
        </w:tc>
        <w:tc>
          <w:tcPr>
            <w:tcW w:w="890" w:type="dxa"/>
            <w:vMerge/>
            <w:tcBorders>
              <w:bottom w:val="single" w:sz="12" w:space="0" w:color="auto"/>
            </w:tcBorders>
            <w:vAlign w:val="center"/>
            <w:tcPrChange w:id="637" w:author="Sarkar, Soumyadeep" w:date="2026-05-20T10:17:00Z" w16du:dateUtc="2026-05-20T17:17:00Z">
              <w:tcPr>
                <w:tcW w:w="1080" w:type="dxa"/>
                <w:gridSpan w:val="4"/>
                <w:vMerge/>
                <w:tcBorders>
                  <w:bottom w:val="single" w:sz="8" w:space="0" w:color="auto"/>
                </w:tcBorders>
                <w:vAlign w:val="center"/>
              </w:tcPr>
            </w:tcPrChange>
          </w:tcPr>
          <w:p w14:paraId="3DDB64CF" w14:textId="77777777" w:rsidR="00725765" w:rsidRPr="00B80459" w:rsidRDefault="00725765" w:rsidP="00B80459">
            <w:pPr>
              <w:rPr>
                <w:rFonts w:ascii="Arial" w:hAnsi="Arial" w:cs="Arial"/>
                <w:b/>
                <w:bCs/>
                <w:sz w:val="11"/>
                <w:szCs w:val="11"/>
              </w:rPr>
            </w:pPr>
          </w:p>
        </w:tc>
        <w:tc>
          <w:tcPr>
            <w:tcW w:w="1111" w:type="dxa"/>
            <w:vMerge/>
            <w:tcBorders>
              <w:bottom w:val="single" w:sz="12" w:space="0" w:color="auto"/>
            </w:tcBorders>
            <w:vAlign w:val="center"/>
            <w:tcPrChange w:id="638" w:author="Sarkar, Soumyadeep" w:date="2026-05-20T10:17:00Z" w16du:dateUtc="2026-05-20T17:17:00Z">
              <w:tcPr>
                <w:tcW w:w="1151" w:type="dxa"/>
                <w:gridSpan w:val="4"/>
                <w:vMerge/>
                <w:tcBorders>
                  <w:bottom w:val="single" w:sz="8" w:space="0" w:color="auto"/>
                </w:tcBorders>
                <w:vAlign w:val="center"/>
              </w:tcPr>
            </w:tcPrChange>
          </w:tcPr>
          <w:p w14:paraId="24B71D89" w14:textId="77777777" w:rsidR="00725765" w:rsidRPr="00B80459" w:rsidRDefault="00725765" w:rsidP="00B80459">
            <w:pPr>
              <w:rPr>
                <w:rFonts w:ascii="Arial" w:hAnsi="Arial" w:cs="Arial"/>
                <w:b/>
                <w:bCs/>
                <w:sz w:val="11"/>
                <w:szCs w:val="11"/>
              </w:rPr>
            </w:pPr>
          </w:p>
        </w:tc>
        <w:tc>
          <w:tcPr>
            <w:tcW w:w="567" w:type="dxa"/>
            <w:vMerge/>
            <w:tcBorders>
              <w:bottom w:val="single" w:sz="12" w:space="0" w:color="auto"/>
            </w:tcBorders>
            <w:vAlign w:val="center"/>
            <w:tcPrChange w:id="639" w:author="Sarkar, Soumyadeep" w:date="2026-05-20T10:17:00Z" w16du:dateUtc="2026-05-20T17:17:00Z">
              <w:tcPr>
                <w:tcW w:w="979" w:type="dxa"/>
                <w:gridSpan w:val="4"/>
                <w:vMerge/>
                <w:tcBorders>
                  <w:bottom w:val="single" w:sz="8" w:space="0" w:color="auto"/>
                </w:tcBorders>
                <w:vAlign w:val="center"/>
              </w:tcPr>
            </w:tcPrChange>
          </w:tcPr>
          <w:p w14:paraId="1FF4DD6C" w14:textId="77777777" w:rsidR="00725765" w:rsidRPr="00B80459" w:rsidRDefault="00725765" w:rsidP="00B80459">
            <w:pPr>
              <w:rPr>
                <w:rFonts w:ascii="Arial" w:hAnsi="Arial" w:cs="Arial"/>
                <w:b/>
                <w:bCs/>
                <w:sz w:val="11"/>
                <w:szCs w:val="11"/>
              </w:rPr>
            </w:pPr>
          </w:p>
        </w:tc>
        <w:tc>
          <w:tcPr>
            <w:tcW w:w="1317" w:type="dxa"/>
            <w:tcBorders>
              <w:bottom w:val="single" w:sz="12" w:space="0" w:color="auto"/>
            </w:tcBorders>
            <w:vAlign w:val="center"/>
            <w:tcPrChange w:id="640" w:author="Sarkar, Soumyadeep" w:date="2026-05-20T10:17:00Z" w16du:dateUtc="2026-05-20T17:17:00Z">
              <w:tcPr>
                <w:tcW w:w="1189" w:type="dxa"/>
                <w:gridSpan w:val="4"/>
                <w:tcBorders>
                  <w:bottom w:val="single" w:sz="8" w:space="0" w:color="auto"/>
                </w:tcBorders>
                <w:vAlign w:val="center"/>
              </w:tcPr>
            </w:tcPrChange>
          </w:tcPr>
          <w:p w14:paraId="0FDF4B1C" w14:textId="0AB82BBF"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Metabolomics</w:t>
            </w:r>
          </w:p>
        </w:tc>
        <w:tc>
          <w:tcPr>
            <w:tcW w:w="790" w:type="dxa"/>
            <w:tcBorders>
              <w:bottom w:val="single" w:sz="12" w:space="0" w:color="auto"/>
            </w:tcBorders>
            <w:vAlign w:val="center"/>
            <w:tcPrChange w:id="641" w:author="Sarkar, Soumyadeep" w:date="2026-05-20T10:17:00Z" w16du:dateUtc="2026-05-20T17:17:00Z">
              <w:tcPr>
                <w:tcW w:w="1049" w:type="dxa"/>
                <w:gridSpan w:val="4"/>
                <w:tcBorders>
                  <w:bottom w:val="single" w:sz="8" w:space="0" w:color="auto"/>
                </w:tcBorders>
                <w:vAlign w:val="center"/>
              </w:tcPr>
            </w:tcPrChange>
          </w:tcPr>
          <w:p w14:paraId="0451209B" w14:textId="5672FB61"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10</w:t>
            </w:r>
          </w:p>
        </w:tc>
        <w:tc>
          <w:tcPr>
            <w:tcW w:w="1715" w:type="dxa"/>
            <w:tcBorders>
              <w:bottom w:val="single" w:sz="12" w:space="0" w:color="auto"/>
            </w:tcBorders>
            <w:vAlign w:val="bottom"/>
            <w:tcPrChange w:id="642" w:author="Sarkar, Soumyadeep" w:date="2026-05-20T10:17:00Z" w16du:dateUtc="2026-05-20T17:17:00Z">
              <w:tcPr>
                <w:tcW w:w="1707" w:type="dxa"/>
                <w:gridSpan w:val="4"/>
                <w:tcBorders>
                  <w:bottom w:val="single" w:sz="8" w:space="0" w:color="auto"/>
                </w:tcBorders>
                <w:vAlign w:val="bottom"/>
              </w:tcPr>
            </w:tcPrChange>
          </w:tcPr>
          <w:p w14:paraId="375C8CF6" w14:textId="14228C89"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10.1101/2024.09.16.24313433</w:t>
            </w:r>
          </w:p>
        </w:tc>
        <w:tc>
          <w:tcPr>
            <w:tcW w:w="2223" w:type="dxa"/>
            <w:tcBorders>
              <w:bottom w:val="single" w:sz="12" w:space="0" w:color="auto"/>
              <w:right w:val="single" w:sz="8" w:space="0" w:color="auto"/>
            </w:tcBorders>
            <w:vAlign w:val="center"/>
            <w:tcPrChange w:id="643" w:author="Sarkar, Soumyadeep" w:date="2026-05-20T10:17:00Z" w16du:dateUtc="2026-05-20T17:17:00Z">
              <w:tcPr>
                <w:tcW w:w="1158" w:type="dxa"/>
                <w:tcBorders>
                  <w:bottom w:val="single" w:sz="8" w:space="0" w:color="auto"/>
                  <w:right w:val="single" w:sz="8" w:space="0" w:color="auto"/>
                </w:tcBorders>
                <w:vAlign w:val="bottom"/>
              </w:tcPr>
            </w:tcPrChange>
          </w:tcPr>
          <w:p w14:paraId="74988B1C" w14:textId="0C762483"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https://osf.io/nskdc</w:t>
            </w:r>
          </w:p>
        </w:tc>
      </w:tr>
      <w:tr w:rsidR="008E31CB" w:rsidRPr="00442AE3" w14:paraId="43C44DC8" w14:textId="77777777" w:rsidTr="004F5BE1">
        <w:tc>
          <w:tcPr>
            <w:tcW w:w="727" w:type="dxa"/>
            <w:vMerge w:val="restart"/>
            <w:tcBorders>
              <w:top w:val="single" w:sz="12" w:space="0" w:color="auto"/>
              <w:left w:val="single" w:sz="8" w:space="0" w:color="auto"/>
            </w:tcBorders>
            <w:vAlign w:val="center"/>
            <w:tcPrChange w:id="644"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5E24964B" w14:textId="2B6366AB" w:rsidR="008E31CB" w:rsidRPr="00B80459" w:rsidRDefault="008E31CB" w:rsidP="00B80459">
            <w:pPr>
              <w:rPr>
                <w:rFonts w:ascii="Arial" w:hAnsi="Arial" w:cs="Arial"/>
                <w:b/>
                <w:bCs/>
                <w:sz w:val="11"/>
                <w:szCs w:val="11"/>
              </w:rPr>
            </w:pPr>
            <w:r w:rsidRPr="00B80459">
              <w:rPr>
                <w:rFonts w:ascii="Arial" w:hAnsi="Arial" w:cs="Arial"/>
                <w:color w:val="000000"/>
                <w:sz w:val="11"/>
                <w:szCs w:val="11"/>
              </w:rPr>
              <w:t>Pck007</w:t>
            </w:r>
          </w:p>
        </w:tc>
        <w:tc>
          <w:tcPr>
            <w:tcW w:w="890" w:type="dxa"/>
            <w:vMerge w:val="restart"/>
            <w:tcBorders>
              <w:top w:val="single" w:sz="12" w:space="0" w:color="auto"/>
            </w:tcBorders>
            <w:vAlign w:val="center"/>
            <w:tcPrChange w:id="645" w:author="Sarkar, Soumyadeep" w:date="2026-05-20T10:17:00Z" w16du:dateUtc="2026-05-20T17:17:00Z">
              <w:tcPr>
                <w:tcW w:w="890" w:type="dxa"/>
                <w:gridSpan w:val="4"/>
                <w:vMerge w:val="restart"/>
                <w:tcBorders>
                  <w:top w:val="single" w:sz="12" w:space="0" w:color="auto"/>
                </w:tcBorders>
                <w:vAlign w:val="center"/>
              </w:tcPr>
            </w:tcPrChange>
          </w:tcPr>
          <w:p w14:paraId="3CA6ADBD" w14:textId="1F6686FD" w:rsidR="008E31CB" w:rsidRPr="00B80459" w:rsidRDefault="008E31CB" w:rsidP="00B80459">
            <w:pPr>
              <w:rPr>
                <w:rFonts w:ascii="Arial" w:hAnsi="Arial" w:cs="Arial"/>
                <w:b/>
                <w:bCs/>
                <w:sz w:val="11"/>
                <w:szCs w:val="11"/>
              </w:rPr>
            </w:pPr>
            <w:r w:rsidRPr="00B80459">
              <w:rPr>
                <w:rFonts w:ascii="Arial" w:hAnsi="Arial" w:cs="Arial"/>
                <w:color w:val="000000"/>
                <w:sz w:val="11"/>
                <w:szCs w:val="11"/>
              </w:rPr>
              <w:t>EndoC-βH1</w:t>
            </w:r>
          </w:p>
        </w:tc>
        <w:tc>
          <w:tcPr>
            <w:tcW w:w="1111" w:type="dxa"/>
            <w:tcBorders>
              <w:top w:val="single" w:sz="12" w:space="0" w:color="auto"/>
            </w:tcBorders>
            <w:vAlign w:val="center"/>
            <w:tcPrChange w:id="646" w:author="Sarkar, Soumyadeep" w:date="2026-05-20T10:17:00Z" w16du:dateUtc="2026-05-20T17:17:00Z">
              <w:tcPr>
                <w:tcW w:w="1111" w:type="dxa"/>
                <w:gridSpan w:val="4"/>
                <w:tcBorders>
                  <w:top w:val="single" w:sz="12" w:space="0" w:color="auto"/>
                </w:tcBorders>
                <w:vAlign w:val="center"/>
              </w:tcPr>
            </w:tcPrChange>
          </w:tcPr>
          <w:p w14:paraId="6163F41D" w14:textId="3B555BB9" w:rsidR="008E31CB" w:rsidRPr="00B80459" w:rsidRDefault="008E31CB" w:rsidP="00B80459">
            <w:pPr>
              <w:rPr>
                <w:rFonts w:ascii="Arial" w:hAnsi="Arial" w:cs="Arial"/>
                <w:b/>
                <w:bCs/>
                <w:sz w:val="11"/>
                <w:szCs w:val="11"/>
              </w:rPr>
            </w:pPr>
            <w:r w:rsidRPr="00B80459">
              <w:rPr>
                <w:rFonts w:ascii="Arial" w:hAnsi="Arial" w:cs="Arial"/>
                <w:color w:val="000000"/>
                <w:sz w:val="11"/>
                <w:szCs w:val="11"/>
              </w:rPr>
              <w:t>IFNα</w:t>
            </w:r>
          </w:p>
        </w:tc>
        <w:tc>
          <w:tcPr>
            <w:tcW w:w="567" w:type="dxa"/>
            <w:tcBorders>
              <w:top w:val="single" w:sz="12" w:space="0" w:color="auto"/>
            </w:tcBorders>
            <w:vAlign w:val="center"/>
            <w:tcPrChange w:id="647" w:author="Sarkar, Soumyadeep" w:date="2026-05-20T10:17:00Z" w16du:dateUtc="2026-05-20T17:17:00Z">
              <w:tcPr>
                <w:tcW w:w="567" w:type="dxa"/>
                <w:gridSpan w:val="4"/>
                <w:tcBorders>
                  <w:top w:val="single" w:sz="12" w:space="0" w:color="auto"/>
                </w:tcBorders>
                <w:vAlign w:val="center"/>
              </w:tcPr>
            </w:tcPrChange>
          </w:tcPr>
          <w:p w14:paraId="5298EF2D" w14:textId="54AC8A71" w:rsidR="008E31CB" w:rsidRPr="00B80459" w:rsidRDefault="008E31CB"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12" w:space="0" w:color="auto"/>
            </w:tcBorders>
            <w:vAlign w:val="center"/>
            <w:tcPrChange w:id="648" w:author="Sarkar, Soumyadeep" w:date="2026-05-20T10:17:00Z" w16du:dateUtc="2026-05-20T17:17:00Z">
              <w:tcPr>
                <w:tcW w:w="1317" w:type="dxa"/>
                <w:gridSpan w:val="4"/>
                <w:tcBorders>
                  <w:top w:val="single" w:sz="12" w:space="0" w:color="auto"/>
                </w:tcBorders>
                <w:vAlign w:val="center"/>
              </w:tcPr>
            </w:tcPrChange>
          </w:tcPr>
          <w:p w14:paraId="501C67BD" w14:textId="7A4800C4"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12" w:space="0" w:color="auto"/>
            </w:tcBorders>
            <w:vAlign w:val="center"/>
            <w:tcPrChange w:id="649" w:author="Sarkar, Soumyadeep" w:date="2026-05-20T10:17:00Z" w16du:dateUtc="2026-05-20T17:17:00Z">
              <w:tcPr>
                <w:tcW w:w="790" w:type="dxa"/>
                <w:gridSpan w:val="4"/>
                <w:tcBorders>
                  <w:top w:val="single" w:sz="12" w:space="0" w:color="auto"/>
                </w:tcBorders>
                <w:vAlign w:val="center"/>
              </w:tcPr>
            </w:tcPrChange>
          </w:tcPr>
          <w:p w14:paraId="6CC4A80E" w14:textId="375258BD"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val="restart"/>
            <w:tcBorders>
              <w:top w:val="single" w:sz="12" w:space="0" w:color="auto"/>
              <w:right w:val="single" w:sz="4" w:space="0" w:color="auto"/>
            </w:tcBorders>
            <w:vAlign w:val="center"/>
            <w:tcPrChange w:id="650" w:author="Sarkar, Soumyadeep" w:date="2026-05-20T10:17:00Z" w16du:dateUtc="2026-05-20T17:17:00Z">
              <w:tcPr>
                <w:tcW w:w="1715" w:type="dxa"/>
                <w:gridSpan w:val="4"/>
                <w:vMerge w:val="restart"/>
                <w:tcBorders>
                  <w:top w:val="single" w:sz="12" w:space="0" w:color="auto"/>
                  <w:right w:val="single" w:sz="4" w:space="0" w:color="auto"/>
                </w:tcBorders>
                <w:vAlign w:val="center"/>
              </w:tcPr>
            </w:tcPrChange>
          </w:tcPr>
          <w:p w14:paraId="1B4E675E" w14:textId="77777777" w:rsidR="008E31CB" w:rsidRPr="00B80459" w:rsidDel="008E31CB" w:rsidRDefault="008E31CB" w:rsidP="00B80459">
            <w:pPr>
              <w:rPr>
                <w:del w:id="651" w:author="Sarkar, Soumyadeep" w:date="2026-05-18T14:08:00Z" w16du:dateUtc="2026-05-18T21:08:00Z"/>
                <w:rFonts w:ascii="Arial" w:hAnsi="Arial" w:cs="Arial"/>
                <w:color w:val="000000"/>
                <w:sz w:val="11"/>
                <w:szCs w:val="11"/>
              </w:rPr>
            </w:pPr>
            <w:r w:rsidRPr="00B80459">
              <w:rPr>
                <w:rFonts w:ascii="Arial" w:hAnsi="Arial" w:cs="Arial"/>
                <w:color w:val="000000"/>
                <w:sz w:val="11"/>
                <w:szCs w:val="11"/>
              </w:rPr>
              <w:t>38409439</w:t>
            </w:r>
          </w:p>
          <w:p w14:paraId="29E05106" w14:textId="17E9F5A8" w:rsidR="008E31CB" w:rsidRPr="00B80459" w:rsidDel="008E31CB" w:rsidRDefault="008E31CB" w:rsidP="00B80459">
            <w:pPr>
              <w:rPr>
                <w:del w:id="652" w:author="Sarkar, Soumyadeep" w:date="2026-05-18T14:08:00Z" w16du:dateUtc="2026-05-18T21:08:00Z"/>
                <w:rFonts w:ascii="Arial" w:hAnsi="Arial" w:cs="Arial"/>
                <w:color w:val="000000"/>
                <w:sz w:val="11"/>
                <w:szCs w:val="11"/>
              </w:rPr>
            </w:pPr>
            <w:del w:id="653" w:author="Sarkar, Soumyadeep" w:date="2026-05-18T14:08:00Z" w16du:dateUtc="2026-05-18T21:08:00Z">
              <w:r w:rsidRPr="00B80459" w:rsidDel="008E31CB">
                <w:rPr>
                  <w:rFonts w:ascii="Arial" w:hAnsi="Arial" w:cs="Arial"/>
                  <w:color w:val="000000"/>
                  <w:sz w:val="11"/>
                  <w:szCs w:val="11"/>
                </w:rPr>
                <w:delText>38409439</w:delText>
              </w:r>
            </w:del>
          </w:p>
          <w:p w14:paraId="1D911EC9" w14:textId="63981FAE" w:rsidR="008E31CB" w:rsidRPr="00B80459" w:rsidDel="008E31CB" w:rsidRDefault="008E31CB" w:rsidP="00B80459">
            <w:pPr>
              <w:rPr>
                <w:del w:id="654" w:author="Sarkar, Soumyadeep" w:date="2026-05-18T14:08:00Z" w16du:dateUtc="2026-05-18T21:08:00Z"/>
                <w:rFonts w:ascii="Arial" w:hAnsi="Arial" w:cs="Arial"/>
                <w:color w:val="000000"/>
                <w:sz w:val="11"/>
                <w:szCs w:val="11"/>
              </w:rPr>
            </w:pPr>
            <w:del w:id="655" w:author="Sarkar, Soumyadeep" w:date="2026-05-18T14:08:00Z" w16du:dateUtc="2026-05-18T21:08:00Z">
              <w:r w:rsidRPr="00B80459" w:rsidDel="008E31CB">
                <w:rPr>
                  <w:rFonts w:ascii="Arial" w:hAnsi="Arial" w:cs="Arial"/>
                  <w:color w:val="000000"/>
                  <w:sz w:val="11"/>
                  <w:szCs w:val="11"/>
                </w:rPr>
                <w:delText>38409439</w:delText>
              </w:r>
            </w:del>
          </w:p>
          <w:p w14:paraId="4F701E97" w14:textId="5E04434E" w:rsidR="008E31CB" w:rsidRPr="00B80459" w:rsidRDefault="008E31CB" w:rsidP="00B80459">
            <w:pPr>
              <w:rPr>
                <w:rFonts w:ascii="Arial" w:hAnsi="Arial" w:cs="Arial"/>
                <w:color w:val="000000"/>
                <w:sz w:val="11"/>
                <w:szCs w:val="11"/>
              </w:rPr>
            </w:pPr>
            <w:del w:id="656" w:author="Sarkar, Soumyadeep" w:date="2026-05-18T14:08:00Z" w16du:dateUtc="2026-05-18T21:08:00Z">
              <w:r w:rsidRPr="00B80459" w:rsidDel="008E31CB">
                <w:rPr>
                  <w:rFonts w:ascii="Arial" w:hAnsi="Arial" w:cs="Arial"/>
                  <w:color w:val="000000"/>
                  <w:sz w:val="11"/>
                  <w:szCs w:val="11"/>
                </w:rPr>
                <w:delText>38409439</w:delText>
              </w:r>
            </w:del>
          </w:p>
        </w:tc>
        <w:tc>
          <w:tcPr>
            <w:tcW w:w="2223" w:type="dxa"/>
            <w:vMerge w:val="restart"/>
            <w:tcBorders>
              <w:top w:val="single" w:sz="12" w:space="0" w:color="auto"/>
              <w:left w:val="single" w:sz="4" w:space="0" w:color="auto"/>
              <w:bottom w:val="single" w:sz="8" w:space="0" w:color="auto"/>
              <w:right w:val="single" w:sz="8" w:space="0" w:color="auto"/>
            </w:tcBorders>
            <w:vAlign w:val="center"/>
            <w:tcPrChange w:id="657" w:author="Sarkar, Soumyadeep" w:date="2026-05-20T10:17:00Z" w16du:dateUtc="2026-05-20T17:17:00Z">
              <w:tcPr>
                <w:tcW w:w="2223" w:type="dxa"/>
                <w:gridSpan w:val="4"/>
                <w:vMerge w:val="restart"/>
                <w:tcBorders>
                  <w:top w:val="single" w:sz="12" w:space="0" w:color="auto"/>
                  <w:left w:val="single" w:sz="4" w:space="0" w:color="auto"/>
                  <w:bottom w:val="single" w:sz="8" w:space="0" w:color="auto"/>
                  <w:right w:val="single" w:sz="8" w:space="0" w:color="auto"/>
                </w:tcBorders>
                <w:vAlign w:val="center"/>
              </w:tcPr>
            </w:tcPrChange>
          </w:tcPr>
          <w:p w14:paraId="1B526A4A" w14:textId="760E6D42" w:rsidR="008E31CB" w:rsidRPr="00B80459" w:rsidRDefault="008E31CB" w:rsidP="004F5BE1">
            <w:pPr>
              <w:rPr>
                <w:rFonts w:ascii="Arial" w:hAnsi="Arial" w:cs="Arial"/>
                <w:color w:val="000000"/>
                <w:sz w:val="11"/>
                <w:szCs w:val="11"/>
              </w:rPr>
            </w:pPr>
            <w:r w:rsidRPr="00B80459">
              <w:rPr>
                <w:rFonts w:ascii="Arial" w:hAnsi="Arial" w:cs="Arial"/>
                <w:color w:val="000000"/>
                <w:sz w:val="11"/>
                <w:szCs w:val="11"/>
              </w:rPr>
              <w:t>GSE235683</w:t>
            </w:r>
          </w:p>
        </w:tc>
      </w:tr>
      <w:tr w:rsidR="008E31CB" w:rsidRPr="00442AE3" w14:paraId="417CDBC9" w14:textId="77777777" w:rsidTr="004F5BE1">
        <w:tc>
          <w:tcPr>
            <w:tcW w:w="727" w:type="dxa"/>
            <w:vMerge/>
            <w:tcBorders>
              <w:left w:val="single" w:sz="8" w:space="0" w:color="auto"/>
            </w:tcBorders>
            <w:vAlign w:val="center"/>
            <w:tcPrChange w:id="658" w:author="Sarkar, Soumyadeep" w:date="2026-05-20T10:17:00Z" w16du:dateUtc="2026-05-20T17:17:00Z">
              <w:tcPr>
                <w:tcW w:w="727" w:type="dxa"/>
                <w:vMerge/>
                <w:tcBorders>
                  <w:left w:val="single" w:sz="8" w:space="0" w:color="auto"/>
                </w:tcBorders>
                <w:vAlign w:val="center"/>
              </w:tcPr>
            </w:tcPrChange>
          </w:tcPr>
          <w:p w14:paraId="5CE8D4A3" w14:textId="77777777" w:rsidR="008E31CB" w:rsidRPr="00B80459" w:rsidRDefault="008E31CB" w:rsidP="00B80459">
            <w:pPr>
              <w:rPr>
                <w:rFonts w:ascii="Arial" w:hAnsi="Arial" w:cs="Arial"/>
                <w:b/>
                <w:bCs/>
                <w:sz w:val="11"/>
                <w:szCs w:val="11"/>
              </w:rPr>
            </w:pPr>
          </w:p>
        </w:tc>
        <w:tc>
          <w:tcPr>
            <w:tcW w:w="890" w:type="dxa"/>
            <w:vMerge/>
            <w:vAlign w:val="center"/>
            <w:tcPrChange w:id="659" w:author="Sarkar, Soumyadeep" w:date="2026-05-20T10:17:00Z" w16du:dateUtc="2026-05-20T17:17:00Z">
              <w:tcPr>
                <w:tcW w:w="890" w:type="dxa"/>
                <w:gridSpan w:val="4"/>
                <w:vMerge/>
                <w:vAlign w:val="center"/>
              </w:tcPr>
            </w:tcPrChange>
          </w:tcPr>
          <w:p w14:paraId="6B324907" w14:textId="77777777" w:rsidR="008E31CB" w:rsidRPr="00B80459" w:rsidRDefault="008E31CB" w:rsidP="00B80459">
            <w:pPr>
              <w:rPr>
                <w:rFonts w:ascii="Arial" w:hAnsi="Arial" w:cs="Arial"/>
                <w:b/>
                <w:bCs/>
                <w:sz w:val="11"/>
                <w:szCs w:val="11"/>
              </w:rPr>
            </w:pPr>
          </w:p>
        </w:tc>
        <w:tc>
          <w:tcPr>
            <w:tcW w:w="1111" w:type="dxa"/>
            <w:vAlign w:val="center"/>
            <w:tcPrChange w:id="660" w:author="Sarkar, Soumyadeep" w:date="2026-05-20T10:17:00Z" w16du:dateUtc="2026-05-20T17:17:00Z">
              <w:tcPr>
                <w:tcW w:w="1111" w:type="dxa"/>
                <w:gridSpan w:val="4"/>
                <w:vAlign w:val="center"/>
              </w:tcPr>
            </w:tcPrChange>
          </w:tcPr>
          <w:p w14:paraId="03288D41" w14:textId="22827696" w:rsidR="008E31CB" w:rsidRPr="00B80459" w:rsidRDefault="008E31CB" w:rsidP="00B80459">
            <w:pPr>
              <w:rPr>
                <w:rFonts w:ascii="Arial" w:hAnsi="Arial" w:cs="Arial"/>
                <w:b/>
                <w:bCs/>
                <w:sz w:val="11"/>
                <w:szCs w:val="11"/>
              </w:rPr>
            </w:pPr>
            <w:r w:rsidRPr="00B80459">
              <w:rPr>
                <w:rFonts w:ascii="Arial" w:hAnsi="Arial" w:cs="Arial"/>
                <w:color w:val="000000"/>
                <w:sz w:val="11"/>
                <w:szCs w:val="11"/>
              </w:rPr>
              <w:t>IFNγ</w:t>
            </w:r>
          </w:p>
        </w:tc>
        <w:tc>
          <w:tcPr>
            <w:tcW w:w="567" w:type="dxa"/>
            <w:vAlign w:val="center"/>
            <w:tcPrChange w:id="661" w:author="Sarkar, Soumyadeep" w:date="2026-05-20T10:17:00Z" w16du:dateUtc="2026-05-20T17:17:00Z">
              <w:tcPr>
                <w:tcW w:w="567" w:type="dxa"/>
                <w:gridSpan w:val="4"/>
                <w:vAlign w:val="center"/>
              </w:tcPr>
            </w:tcPrChange>
          </w:tcPr>
          <w:p w14:paraId="45BFA5E5" w14:textId="020C2AD8" w:rsidR="008E31CB" w:rsidRPr="00B80459" w:rsidRDefault="008E31CB" w:rsidP="00B80459">
            <w:pPr>
              <w:rPr>
                <w:rFonts w:ascii="Arial" w:hAnsi="Arial" w:cs="Arial"/>
                <w:b/>
                <w:bCs/>
                <w:sz w:val="11"/>
                <w:szCs w:val="11"/>
              </w:rPr>
            </w:pPr>
            <w:r w:rsidRPr="00B80459">
              <w:rPr>
                <w:rFonts w:ascii="Arial" w:hAnsi="Arial" w:cs="Arial"/>
                <w:color w:val="000000"/>
                <w:sz w:val="11"/>
                <w:szCs w:val="11"/>
              </w:rPr>
              <w:t>24</w:t>
            </w:r>
          </w:p>
        </w:tc>
        <w:tc>
          <w:tcPr>
            <w:tcW w:w="1317" w:type="dxa"/>
            <w:vAlign w:val="center"/>
            <w:tcPrChange w:id="662" w:author="Sarkar, Soumyadeep" w:date="2026-05-20T10:17:00Z" w16du:dateUtc="2026-05-20T17:17:00Z">
              <w:tcPr>
                <w:tcW w:w="1317" w:type="dxa"/>
                <w:gridSpan w:val="4"/>
                <w:vAlign w:val="center"/>
              </w:tcPr>
            </w:tcPrChange>
          </w:tcPr>
          <w:p w14:paraId="644C0D45" w14:textId="27D4457C"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vAlign w:val="center"/>
            <w:tcPrChange w:id="663" w:author="Sarkar, Soumyadeep" w:date="2026-05-20T10:17:00Z" w16du:dateUtc="2026-05-20T17:17:00Z">
              <w:tcPr>
                <w:tcW w:w="790" w:type="dxa"/>
                <w:gridSpan w:val="4"/>
                <w:vAlign w:val="center"/>
              </w:tcPr>
            </w:tcPrChange>
          </w:tcPr>
          <w:p w14:paraId="54A6010F" w14:textId="157A758D"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3</w:t>
            </w:r>
          </w:p>
        </w:tc>
        <w:tc>
          <w:tcPr>
            <w:tcW w:w="1715" w:type="dxa"/>
            <w:vMerge/>
            <w:tcBorders>
              <w:right w:val="single" w:sz="4" w:space="0" w:color="auto"/>
            </w:tcBorders>
            <w:vAlign w:val="center"/>
            <w:tcPrChange w:id="664" w:author="Sarkar, Soumyadeep" w:date="2026-05-20T10:17:00Z" w16du:dateUtc="2026-05-20T17:17:00Z">
              <w:tcPr>
                <w:tcW w:w="1715" w:type="dxa"/>
                <w:gridSpan w:val="4"/>
                <w:vMerge/>
                <w:tcBorders>
                  <w:right w:val="single" w:sz="4" w:space="0" w:color="auto"/>
                </w:tcBorders>
                <w:vAlign w:val="center"/>
              </w:tcPr>
            </w:tcPrChange>
          </w:tcPr>
          <w:p w14:paraId="7F8372FD" w14:textId="5BFF2C97"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665"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70DF4C3E" w14:textId="77777777" w:rsidR="008E31CB" w:rsidRPr="00B80459" w:rsidRDefault="008E31CB" w:rsidP="004F5BE1">
            <w:pPr>
              <w:rPr>
                <w:rFonts w:ascii="Arial" w:hAnsi="Arial" w:cs="Arial"/>
                <w:color w:val="000000"/>
                <w:sz w:val="11"/>
                <w:szCs w:val="11"/>
              </w:rPr>
            </w:pPr>
          </w:p>
        </w:tc>
      </w:tr>
      <w:tr w:rsidR="008E31CB" w:rsidRPr="00442AE3" w14:paraId="58FC87E1" w14:textId="77777777" w:rsidTr="004F5BE1">
        <w:tc>
          <w:tcPr>
            <w:tcW w:w="727" w:type="dxa"/>
            <w:vMerge/>
            <w:tcBorders>
              <w:left w:val="single" w:sz="8" w:space="0" w:color="auto"/>
            </w:tcBorders>
            <w:vAlign w:val="center"/>
            <w:tcPrChange w:id="666" w:author="Sarkar, Soumyadeep" w:date="2026-05-20T10:17:00Z" w16du:dateUtc="2026-05-20T17:17:00Z">
              <w:tcPr>
                <w:tcW w:w="727" w:type="dxa"/>
                <w:vMerge/>
                <w:tcBorders>
                  <w:left w:val="single" w:sz="8" w:space="0" w:color="auto"/>
                </w:tcBorders>
                <w:vAlign w:val="center"/>
              </w:tcPr>
            </w:tcPrChange>
          </w:tcPr>
          <w:p w14:paraId="048FA7C2" w14:textId="77777777" w:rsidR="008E31CB" w:rsidRPr="00B80459" w:rsidRDefault="008E31CB" w:rsidP="00B80459">
            <w:pPr>
              <w:rPr>
                <w:rFonts w:ascii="Arial" w:hAnsi="Arial" w:cs="Arial"/>
                <w:b/>
                <w:bCs/>
                <w:sz w:val="11"/>
                <w:szCs w:val="11"/>
              </w:rPr>
            </w:pPr>
          </w:p>
        </w:tc>
        <w:tc>
          <w:tcPr>
            <w:tcW w:w="890" w:type="dxa"/>
            <w:vMerge/>
            <w:vAlign w:val="center"/>
            <w:tcPrChange w:id="667" w:author="Sarkar, Soumyadeep" w:date="2026-05-20T10:17:00Z" w16du:dateUtc="2026-05-20T17:17:00Z">
              <w:tcPr>
                <w:tcW w:w="890" w:type="dxa"/>
                <w:gridSpan w:val="4"/>
                <w:vMerge/>
                <w:vAlign w:val="center"/>
              </w:tcPr>
            </w:tcPrChange>
          </w:tcPr>
          <w:p w14:paraId="162363D8" w14:textId="77777777" w:rsidR="008E31CB" w:rsidRPr="00B80459" w:rsidRDefault="008E31CB" w:rsidP="00B80459">
            <w:pPr>
              <w:rPr>
                <w:rFonts w:ascii="Arial" w:hAnsi="Arial" w:cs="Arial"/>
                <w:b/>
                <w:bCs/>
                <w:sz w:val="11"/>
                <w:szCs w:val="11"/>
              </w:rPr>
            </w:pPr>
          </w:p>
        </w:tc>
        <w:tc>
          <w:tcPr>
            <w:tcW w:w="1111" w:type="dxa"/>
            <w:vAlign w:val="center"/>
            <w:tcPrChange w:id="668" w:author="Sarkar, Soumyadeep" w:date="2026-05-20T10:17:00Z" w16du:dateUtc="2026-05-20T17:17:00Z">
              <w:tcPr>
                <w:tcW w:w="1111" w:type="dxa"/>
                <w:gridSpan w:val="4"/>
                <w:vAlign w:val="center"/>
              </w:tcPr>
            </w:tcPrChange>
          </w:tcPr>
          <w:p w14:paraId="66BA08F1" w14:textId="0E47F07E" w:rsidR="008E31CB" w:rsidRPr="00B80459" w:rsidRDefault="008E31CB" w:rsidP="00B80459">
            <w:pPr>
              <w:rPr>
                <w:rFonts w:ascii="Arial" w:hAnsi="Arial" w:cs="Arial"/>
                <w:b/>
                <w:bCs/>
                <w:sz w:val="11"/>
                <w:szCs w:val="11"/>
              </w:rPr>
            </w:pPr>
            <w:r w:rsidRPr="00B80459">
              <w:rPr>
                <w:rFonts w:ascii="Arial" w:hAnsi="Arial" w:cs="Arial"/>
                <w:color w:val="000000"/>
                <w:sz w:val="11"/>
                <w:szCs w:val="11"/>
              </w:rPr>
              <w:t>IL-1β</w:t>
            </w:r>
          </w:p>
        </w:tc>
        <w:tc>
          <w:tcPr>
            <w:tcW w:w="567" w:type="dxa"/>
            <w:vAlign w:val="center"/>
            <w:tcPrChange w:id="669" w:author="Sarkar, Soumyadeep" w:date="2026-05-20T10:17:00Z" w16du:dateUtc="2026-05-20T17:17:00Z">
              <w:tcPr>
                <w:tcW w:w="567" w:type="dxa"/>
                <w:gridSpan w:val="4"/>
                <w:vAlign w:val="center"/>
              </w:tcPr>
            </w:tcPrChange>
          </w:tcPr>
          <w:p w14:paraId="09F5FD97" w14:textId="78E1D37B" w:rsidR="008E31CB" w:rsidRPr="00B80459" w:rsidRDefault="008E31CB" w:rsidP="00B80459">
            <w:pPr>
              <w:rPr>
                <w:rFonts w:ascii="Arial" w:hAnsi="Arial" w:cs="Arial"/>
                <w:b/>
                <w:bCs/>
                <w:sz w:val="11"/>
                <w:szCs w:val="11"/>
              </w:rPr>
            </w:pPr>
            <w:r w:rsidRPr="00B80459">
              <w:rPr>
                <w:rFonts w:ascii="Arial" w:hAnsi="Arial" w:cs="Arial"/>
                <w:color w:val="000000"/>
                <w:sz w:val="11"/>
                <w:szCs w:val="11"/>
              </w:rPr>
              <w:t>24</w:t>
            </w:r>
          </w:p>
        </w:tc>
        <w:tc>
          <w:tcPr>
            <w:tcW w:w="1317" w:type="dxa"/>
            <w:vAlign w:val="center"/>
            <w:tcPrChange w:id="670" w:author="Sarkar, Soumyadeep" w:date="2026-05-20T10:17:00Z" w16du:dateUtc="2026-05-20T17:17:00Z">
              <w:tcPr>
                <w:tcW w:w="1317" w:type="dxa"/>
                <w:gridSpan w:val="4"/>
                <w:vAlign w:val="center"/>
              </w:tcPr>
            </w:tcPrChange>
          </w:tcPr>
          <w:p w14:paraId="3D0E3CE2" w14:textId="0A7B215B"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vAlign w:val="center"/>
            <w:tcPrChange w:id="671" w:author="Sarkar, Soumyadeep" w:date="2026-05-20T10:17:00Z" w16du:dateUtc="2026-05-20T17:17:00Z">
              <w:tcPr>
                <w:tcW w:w="790" w:type="dxa"/>
                <w:gridSpan w:val="4"/>
                <w:vAlign w:val="center"/>
              </w:tcPr>
            </w:tcPrChange>
          </w:tcPr>
          <w:p w14:paraId="66427853" w14:textId="30BB435A"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right w:val="single" w:sz="4" w:space="0" w:color="auto"/>
            </w:tcBorders>
            <w:vAlign w:val="center"/>
            <w:tcPrChange w:id="672" w:author="Sarkar, Soumyadeep" w:date="2026-05-20T10:17:00Z" w16du:dateUtc="2026-05-20T17:17:00Z">
              <w:tcPr>
                <w:tcW w:w="1715" w:type="dxa"/>
                <w:gridSpan w:val="4"/>
                <w:vMerge/>
                <w:tcBorders>
                  <w:right w:val="single" w:sz="4" w:space="0" w:color="auto"/>
                </w:tcBorders>
                <w:vAlign w:val="center"/>
              </w:tcPr>
            </w:tcPrChange>
          </w:tcPr>
          <w:p w14:paraId="1F0EFA45" w14:textId="2213FDD6"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8" w:space="0" w:color="auto"/>
              <w:right w:val="single" w:sz="8" w:space="0" w:color="auto"/>
            </w:tcBorders>
            <w:vAlign w:val="center"/>
            <w:tcPrChange w:id="673" w:author="Sarkar, Soumyadeep" w:date="2026-05-20T10:17:00Z" w16du:dateUtc="2026-05-20T17:17:00Z">
              <w:tcPr>
                <w:tcW w:w="2223" w:type="dxa"/>
                <w:gridSpan w:val="4"/>
                <w:vMerge/>
                <w:tcBorders>
                  <w:top w:val="single" w:sz="8" w:space="0" w:color="auto"/>
                  <w:left w:val="single" w:sz="4" w:space="0" w:color="auto"/>
                  <w:bottom w:val="single" w:sz="8" w:space="0" w:color="auto"/>
                  <w:right w:val="single" w:sz="8" w:space="0" w:color="auto"/>
                </w:tcBorders>
                <w:vAlign w:val="center"/>
              </w:tcPr>
            </w:tcPrChange>
          </w:tcPr>
          <w:p w14:paraId="1CA3F50C" w14:textId="77777777" w:rsidR="008E31CB" w:rsidRPr="00B80459" w:rsidRDefault="008E31CB" w:rsidP="004F5BE1">
            <w:pPr>
              <w:rPr>
                <w:rFonts w:ascii="Arial" w:hAnsi="Arial" w:cs="Arial"/>
                <w:color w:val="000000"/>
                <w:sz w:val="11"/>
                <w:szCs w:val="11"/>
              </w:rPr>
            </w:pPr>
          </w:p>
        </w:tc>
      </w:tr>
      <w:tr w:rsidR="008E31CB" w:rsidRPr="00442AE3" w14:paraId="3EEC7CCE" w14:textId="77777777" w:rsidTr="004F5BE1">
        <w:tc>
          <w:tcPr>
            <w:tcW w:w="727" w:type="dxa"/>
            <w:vMerge/>
            <w:tcBorders>
              <w:left w:val="single" w:sz="8" w:space="0" w:color="auto"/>
              <w:bottom w:val="single" w:sz="12" w:space="0" w:color="auto"/>
            </w:tcBorders>
            <w:vAlign w:val="center"/>
            <w:tcPrChange w:id="674" w:author="Sarkar, Soumyadeep" w:date="2026-05-20T10:17:00Z" w16du:dateUtc="2026-05-20T17:17:00Z">
              <w:tcPr>
                <w:tcW w:w="727" w:type="dxa"/>
                <w:vMerge/>
                <w:tcBorders>
                  <w:left w:val="single" w:sz="8" w:space="0" w:color="auto"/>
                  <w:bottom w:val="single" w:sz="12" w:space="0" w:color="auto"/>
                </w:tcBorders>
                <w:vAlign w:val="center"/>
              </w:tcPr>
            </w:tcPrChange>
          </w:tcPr>
          <w:p w14:paraId="01C4146D" w14:textId="77777777" w:rsidR="008E31CB" w:rsidRPr="00B80459" w:rsidRDefault="008E31CB" w:rsidP="00B80459">
            <w:pPr>
              <w:rPr>
                <w:rFonts w:ascii="Arial" w:hAnsi="Arial" w:cs="Arial"/>
                <w:b/>
                <w:bCs/>
                <w:sz w:val="11"/>
                <w:szCs w:val="11"/>
              </w:rPr>
            </w:pPr>
          </w:p>
        </w:tc>
        <w:tc>
          <w:tcPr>
            <w:tcW w:w="890" w:type="dxa"/>
            <w:vMerge/>
            <w:tcBorders>
              <w:bottom w:val="single" w:sz="12" w:space="0" w:color="auto"/>
            </w:tcBorders>
            <w:vAlign w:val="center"/>
            <w:tcPrChange w:id="675" w:author="Sarkar, Soumyadeep" w:date="2026-05-20T10:17:00Z" w16du:dateUtc="2026-05-20T17:17:00Z">
              <w:tcPr>
                <w:tcW w:w="890" w:type="dxa"/>
                <w:gridSpan w:val="4"/>
                <w:vMerge/>
                <w:tcBorders>
                  <w:bottom w:val="single" w:sz="12" w:space="0" w:color="auto"/>
                </w:tcBorders>
                <w:vAlign w:val="center"/>
              </w:tcPr>
            </w:tcPrChange>
          </w:tcPr>
          <w:p w14:paraId="5A504787" w14:textId="77777777" w:rsidR="008E31CB" w:rsidRPr="00B80459" w:rsidRDefault="008E31CB" w:rsidP="00B80459">
            <w:pPr>
              <w:rPr>
                <w:rFonts w:ascii="Arial" w:hAnsi="Arial" w:cs="Arial"/>
                <w:b/>
                <w:bCs/>
                <w:sz w:val="11"/>
                <w:szCs w:val="11"/>
              </w:rPr>
            </w:pPr>
          </w:p>
        </w:tc>
        <w:tc>
          <w:tcPr>
            <w:tcW w:w="1111" w:type="dxa"/>
            <w:tcBorders>
              <w:bottom w:val="single" w:sz="12" w:space="0" w:color="auto"/>
            </w:tcBorders>
            <w:vAlign w:val="center"/>
            <w:tcPrChange w:id="676" w:author="Sarkar, Soumyadeep" w:date="2026-05-20T10:17:00Z" w16du:dateUtc="2026-05-20T17:17:00Z">
              <w:tcPr>
                <w:tcW w:w="1111" w:type="dxa"/>
                <w:gridSpan w:val="4"/>
                <w:tcBorders>
                  <w:bottom w:val="single" w:sz="12" w:space="0" w:color="auto"/>
                </w:tcBorders>
                <w:vAlign w:val="center"/>
              </w:tcPr>
            </w:tcPrChange>
          </w:tcPr>
          <w:p w14:paraId="54D4ED25" w14:textId="5A62F00E" w:rsidR="008E31CB" w:rsidRPr="00B80459" w:rsidRDefault="008E31CB" w:rsidP="00B80459">
            <w:pPr>
              <w:rPr>
                <w:rFonts w:ascii="Arial" w:hAnsi="Arial" w:cs="Arial"/>
                <w:b/>
                <w:bCs/>
                <w:sz w:val="11"/>
                <w:szCs w:val="11"/>
              </w:rPr>
            </w:pPr>
            <w:r w:rsidRPr="00B80459">
              <w:rPr>
                <w:rFonts w:ascii="Arial" w:hAnsi="Arial" w:cs="Arial"/>
                <w:color w:val="000000"/>
                <w:sz w:val="11"/>
                <w:szCs w:val="11"/>
              </w:rPr>
              <w:t>TNFα</w:t>
            </w:r>
          </w:p>
        </w:tc>
        <w:tc>
          <w:tcPr>
            <w:tcW w:w="567" w:type="dxa"/>
            <w:tcBorders>
              <w:bottom w:val="single" w:sz="12" w:space="0" w:color="auto"/>
            </w:tcBorders>
            <w:vAlign w:val="center"/>
            <w:tcPrChange w:id="677" w:author="Sarkar, Soumyadeep" w:date="2026-05-20T10:17:00Z" w16du:dateUtc="2026-05-20T17:17:00Z">
              <w:tcPr>
                <w:tcW w:w="567" w:type="dxa"/>
                <w:gridSpan w:val="4"/>
                <w:tcBorders>
                  <w:bottom w:val="single" w:sz="12" w:space="0" w:color="auto"/>
                </w:tcBorders>
                <w:vAlign w:val="center"/>
              </w:tcPr>
            </w:tcPrChange>
          </w:tcPr>
          <w:p w14:paraId="079A92E4" w14:textId="20A0397B" w:rsidR="008E31CB" w:rsidRPr="00B80459" w:rsidRDefault="008E31CB"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bottom w:val="single" w:sz="12" w:space="0" w:color="auto"/>
            </w:tcBorders>
            <w:vAlign w:val="center"/>
            <w:tcPrChange w:id="678" w:author="Sarkar, Soumyadeep" w:date="2026-05-20T10:17:00Z" w16du:dateUtc="2026-05-20T17:17:00Z">
              <w:tcPr>
                <w:tcW w:w="1317" w:type="dxa"/>
                <w:gridSpan w:val="4"/>
                <w:tcBorders>
                  <w:bottom w:val="single" w:sz="12" w:space="0" w:color="auto"/>
                </w:tcBorders>
                <w:vAlign w:val="center"/>
              </w:tcPr>
            </w:tcPrChange>
          </w:tcPr>
          <w:p w14:paraId="5001DE43" w14:textId="3DC9E8D8"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bottom w:val="single" w:sz="12" w:space="0" w:color="auto"/>
            </w:tcBorders>
            <w:vAlign w:val="center"/>
            <w:tcPrChange w:id="679" w:author="Sarkar, Soumyadeep" w:date="2026-05-20T10:17:00Z" w16du:dateUtc="2026-05-20T17:17:00Z">
              <w:tcPr>
                <w:tcW w:w="790" w:type="dxa"/>
                <w:gridSpan w:val="4"/>
                <w:tcBorders>
                  <w:bottom w:val="single" w:sz="12" w:space="0" w:color="auto"/>
                </w:tcBorders>
                <w:vAlign w:val="center"/>
              </w:tcPr>
            </w:tcPrChange>
          </w:tcPr>
          <w:p w14:paraId="72B89B56" w14:textId="05F6730D" w:rsidR="008E31CB" w:rsidRPr="00B80459" w:rsidRDefault="008E31CB"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vMerge/>
            <w:tcBorders>
              <w:bottom w:val="single" w:sz="12" w:space="0" w:color="auto"/>
              <w:right w:val="single" w:sz="4" w:space="0" w:color="auto"/>
            </w:tcBorders>
            <w:vAlign w:val="center"/>
            <w:tcPrChange w:id="680" w:author="Sarkar, Soumyadeep" w:date="2026-05-20T10:17:00Z" w16du:dateUtc="2026-05-20T17:17:00Z">
              <w:tcPr>
                <w:tcW w:w="1715" w:type="dxa"/>
                <w:gridSpan w:val="4"/>
                <w:vMerge/>
                <w:tcBorders>
                  <w:bottom w:val="single" w:sz="12" w:space="0" w:color="auto"/>
                  <w:right w:val="single" w:sz="4" w:space="0" w:color="auto"/>
                </w:tcBorders>
                <w:vAlign w:val="center"/>
              </w:tcPr>
            </w:tcPrChange>
          </w:tcPr>
          <w:p w14:paraId="2F2C1AC5" w14:textId="11D35144" w:rsidR="008E31CB" w:rsidRPr="00B80459" w:rsidRDefault="008E31CB" w:rsidP="00B80459">
            <w:pPr>
              <w:rPr>
                <w:rFonts w:ascii="Arial" w:hAnsi="Arial" w:cs="Arial"/>
                <w:color w:val="000000"/>
                <w:sz w:val="11"/>
                <w:szCs w:val="11"/>
              </w:rPr>
            </w:pPr>
          </w:p>
        </w:tc>
        <w:tc>
          <w:tcPr>
            <w:tcW w:w="2223" w:type="dxa"/>
            <w:vMerge/>
            <w:tcBorders>
              <w:top w:val="single" w:sz="8" w:space="0" w:color="auto"/>
              <w:left w:val="single" w:sz="4" w:space="0" w:color="auto"/>
              <w:bottom w:val="single" w:sz="12" w:space="0" w:color="auto"/>
              <w:right w:val="single" w:sz="8" w:space="0" w:color="auto"/>
            </w:tcBorders>
            <w:vAlign w:val="center"/>
            <w:tcPrChange w:id="681" w:author="Sarkar, Soumyadeep" w:date="2026-05-20T10:17:00Z" w16du:dateUtc="2026-05-20T17:17:00Z">
              <w:tcPr>
                <w:tcW w:w="2223" w:type="dxa"/>
                <w:gridSpan w:val="4"/>
                <w:vMerge/>
                <w:tcBorders>
                  <w:top w:val="single" w:sz="8" w:space="0" w:color="auto"/>
                  <w:left w:val="single" w:sz="4" w:space="0" w:color="auto"/>
                  <w:bottom w:val="single" w:sz="12" w:space="0" w:color="auto"/>
                  <w:right w:val="single" w:sz="8" w:space="0" w:color="auto"/>
                </w:tcBorders>
                <w:vAlign w:val="center"/>
              </w:tcPr>
            </w:tcPrChange>
          </w:tcPr>
          <w:p w14:paraId="4A0BBA07" w14:textId="77777777" w:rsidR="008E31CB" w:rsidRPr="00B80459" w:rsidRDefault="008E31CB" w:rsidP="004F5BE1">
            <w:pPr>
              <w:rPr>
                <w:rFonts w:ascii="Arial" w:hAnsi="Arial" w:cs="Arial"/>
                <w:color w:val="000000"/>
                <w:sz w:val="11"/>
                <w:szCs w:val="11"/>
              </w:rPr>
            </w:pPr>
          </w:p>
        </w:tc>
      </w:tr>
      <w:tr w:rsidR="00725765" w:rsidRPr="00442AE3" w14:paraId="22D3AF7C" w14:textId="77777777" w:rsidTr="004F5BE1">
        <w:tc>
          <w:tcPr>
            <w:tcW w:w="727" w:type="dxa"/>
            <w:vMerge w:val="restart"/>
            <w:tcBorders>
              <w:top w:val="single" w:sz="12" w:space="0" w:color="auto"/>
              <w:left w:val="single" w:sz="8" w:space="0" w:color="auto"/>
            </w:tcBorders>
            <w:vAlign w:val="center"/>
            <w:tcPrChange w:id="682" w:author="Sarkar, Soumyadeep" w:date="2026-05-20T10:17:00Z" w16du:dateUtc="2026-05-20T17:17:00Z">
              <w:tcPr>
                <w:tcW w:w="1027" w:type="dxa"/>
                <w:gridSpan w:val="4"/>
                <w:vMerge w:val="restart"/>
                <w:tcBorders>
                  <w:top w:val="single" w:sz="8" w:space="0" w:color="auto"/>
                  <w:left w:val="single" w:sz="8" w:space="0" w:color="auto"/>
                </w:tcBorders>
                <w:vAlign w:val="center"/>
              </w:tcPr>
            </w:tcPrChange>
          </w:tcPr>
          <w:p w14:paraId="117CB1A5" w14:textId="085B6742" w:rsidR="00725765" w:rsidRPr="00B80459" w:rsidRDefault="00725765" w:rsidP="00B80459">
            <w:pPr>
              <w:rPr>
                <w:rFonts w:ascii="Arial" w:hAnsi="Arial" w:cs="Arial"/>
                <w:b/>
                <w:bCs/>
                <w:sz w:val="11"/>
                <w:szCs w:val="11"/>
              </w:rPr>
            </w:pPr>
            <w:r w:rsidRPr="00B80459">
              <w:rPr>
                <w:rFonts w:ascii="Arial" w:hAnsi="Arial" w:cs="Arial"/>
                <w:color w:val="000000"/>
                <w:sz w:val="11"/>
                <w:szCs w:val="11"/>
              </w:rPr>
              <w:t>Pck008</w:t>
            </w:r>
          </w:p>
        </w:tc>
        <w:tc>
          <w:tcPr>
            <w:tcW w:w="890" w:type="dxa"/>
            <w:vMerge w:val="restart"/>
            <w:tcBorders>
              <w:top w:val="single" w:sz="12" w:space="0" w:color="auto"/>
            </w:tcBorders>
            <w:vAlign w:val="center"/>
            <w:tcPrChange w:id="683" w:author="Sarkar, Soumyadeep" w:date="2026-05-20T10:17:00Z" w16du:dateUtc="2026-05-20T17:17:00Z">
              <w:tcPr>
                <w:tcW w:w="1080" w:type="dxa"/>
                <w:gridSpan w:val="4"/>
                <w:vMerge w:val="restart"/>
                <w:tcBorders>
                  <w:top w:val="single" w:sz="8" w:space="0" w:color="auto"/>
                </w:tcBorders>
                <w:vAlign w:val="center"/>
              </w:tcPr>
            </w:tcPrChange>
          </w:tcPr>
          <w:p w14:paraId="77B7D35D" w14:textId="35950141" w:rsidR="00725765" w:rsidRPr="00B80459" w:rsidRDefault="00725765"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vMerge w:val="restart"/>
            <w:tcBorders>
              <w:top w:val="single" w:sz="12" w:space="0" w:color="auto"/>
            </w:tcBorders>
            <w:vAlign w:val="center"/>
            <w:tcPrChange w:id="684" w:author="Sarkar, Soumyadeep" w:date="2026-05-20T10:17:00Z" w16du:dateUtc="2026-05-20T17:17:00Z">
              <w:tcPr>
                <w:tcW w:w="1151" w:type="dxa"/>
                <w:gridSpan w:val="4"/>
                <w:vMerge w:val="restart"/>
                <w:tcBorders>
                  <w:top w:val="single" w:sz="8" w:space="0" w:color="auto"/>
                </w:tcBorders>
                <w:vAlign w:val="center"/>
              </w:tcPr>
            </w:tcPrChange>
          </w:tcPr>
          <w:p w14:paraId="6234A17A" w14:textId="305DEFE2" w:rsidR="00725765" w:rsidRPr="00B80459" w:rsidRDefault="00725765" w:rsidP="00B80459">
            <w:pPr>
              <w:rPr>
                <w:rFonts w:ascii="Arial" w:hAnsi="Arial" w:cs="Arial"/>
                <w:b/>
                <w:bCs/>
                <w:sz w:val="11"/>
                <w:szCs w:val="11"/>
              </w:rPr>
            </w:pPr>
            <w:r w:rsidRPr="00B80459">
              <w:rPr>
                <w:rFonts w:ascii="Arial" w:hAnsi="Arial" w:cs="Arial"/>
                <w:color w:val="000000"/>
                <w:sz w:val="11"/>
                <w:szCs w:val="11"/>
              </w:rPr>
              <w:t>IFNγ + IL-1β  (+/- DFMO)</w:t>
            </w:r>
          </w:p>
        </w:tc>
        <w:tc>
          <w:tcPr>
            <w:tcW w:w="567" w:type="dxa"/>
            <w:vMerge w:val="restart"/>
            <w:tcBorders>
              <w:top w:val="single" w:sz="12" w:space="0" w:color="auto"/>
            </w:tcBorders>
            <w:vAlign w:val="center"/>
            <w:tcPrChange w:id="685" w:author="Sarkar, Soumyadeep" w:date="2026-05-20T10:17:00Z" w16du:dateUtc="2026-05-20T17:17:00Z">
              <w:tcPr>
                <w:tcW w:w="979" w:type="dxa"/>
                <w:gridSpan w:val="4"/>
                <w:vMerge w:val="restart"/>
                <w:tcBorders>
                  <w:top w:val="single" w:sz="8" w:space="0" w:color="auto"/>
                </w:tcBorders>
                <w:vAlign w:val="center"/>
              </w:tcPr>
            </w:tcPrChange>
          </w:tcPr>
          <w:p w14:paraId="1823A78E" w14:textId="1EC87FB4" w:rsidR="00725765" w:rsidRPr="00B80459" w:rsidRDefault="00725765"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12" w:space="0" w:color="auto"/>
            </w:tcBorders>
            <w:vAlign w:val="center"/>
            <w:tcPrChange w:id="686" w:author="Sarkar, Soumyadeep" w:date="2026-05-20T10:17:00Z" w16du:dateUtc="2026-05-20T17:17:00Z">
              <w:tcPr>
                <w:tcW w:w="1189" w:type="dxa"/>
                <w:gridSpan w:val="4"/>
                <w:tcBorders>
                  <w:top w:val="single" w:sz="8" w:space="0" w:color="auto"/>
                </w:tcBorders>
                <w:vAlign w:val="center"/>
              </w:tcPr>
            </w:tcPrChange>
          </w:tcPr>
          <w:p w14:paraId="2ADFAB15" w14:textId="0CD7E4A0"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12" w:space="0" w:color="auto"/>
            </w:tcBorders>
            <w:vAlign w:val="center"/>
            <w:tcPrChange w:id="687" w:author="Sarkar, Soumyadeep" w:date="2026-05-20T10:17:00Z" w16du:dateUtc="2026-05-20T17:17:00Z">
              <w:tcPr>
                <w:tcW w:w="1049" w:type="dxa"/>
                <w:gridSpan w:val="4"/>
                <w:tcBorders>
                  <w:top w:val="single" w:sz="8" w:space="0" w:color="auto"/>
                </w:tcBorders>
                <w:vAlign w:val="center"/>
              </w:tcPr>
            </w:tcPrChange>
          </w:tcPr>
          <w:p w14:paraId="61B31CD1" w14:textId="516A857F"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tcBorders>
              <w:top w:val="single" w:sz="12" w:space="0" w:color="auto"/>
            </w:tcBorders>
            <w:vAlign w:val="center"/>
            <w:tcPrChange w:id="688" w:author="Sarkar, Soumyadeep" w:date="2026-05-20T10:17:00Z" w16du:dateUtc="2026-05-20T17:17:00Z">
              <w:tcPr>
                <w:tcW w:w="1707" w:type="dxa"/>
                <w:gridSpan w:val="4"/>
                <w:tcBorders>
                  <w:top w:val="single" w:sz="8" w:space="0" w:color="auto"/>
                </w:tcBorders>
                <w:vAlign w:val="center"/>
              </w:tcPr>
            </w:tcPrChange>
          </w:tcPr>
          <w:p w14:paraId="2F65761D" w14:textId="7E903BE4"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37918404</w:t>
            </w:r>
          </w:p>
        </w:tc>
        <w:tc>
          <w:tcPr>
            <w:tcW w:w="2223" w:type="dxa"/>
            <w:tcBorders>
              <w:top w:val="single" w:sz="12" w:space="0" w:color="auto"/>
              <w:right w:val="single" w:sz="8" w:space="0" w:color="auto"/>
            </w:tcBorders>
            <w:vAlign w:val="center"/>
            <w:tcPrChange w:id="689" w:author="Sarkar, Soumyadeep" w:date="2026-05-20T10:17:00Z" w16du:dateUtc="2026-05-20T17:17:00Z">
              <w:tcPr>
                <w:tcW w:w="1158" w:type="dxa"/>
                <w:tcBorders>
                  <w:top w:val="single" w:sz="8" w:space="0" w:color="auto"/>
                  <w:right w:val="single" w:sz="8" w:space="0" w:color="auto"/>
                </w:tcBorders>
                <w:vAlign w:val="center"/>
              </w:tcPr>
            </w:tcPrChange>
          </w:tcPr>
          <w:p w14:paraId="6270F77F" w14:textId="7E568319"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GSE226888</w:t>
            </w:r>
          </w:p>
        </w:tc>
      </w:tr>
      <w:tr w:rsidR="00725765" w:rsidRPr="00442AE3" w14:paraId="11F6B42D" w14:textId="77777777" w:rsidTr="004F5BE1">
        <w:tc>
          <w:tcPr>
            <w:tcW w:w="727" w:type="dxa"/>
            <w:vMerge/>
            <w:tcBorders>
              <w:left w:val="single" w:sz="8" w:space="0" w:color="auto"/>
              <w:bottom w:val="single" w:sz="12" w:space="0" w:color="auto"/>
            </w:tcBorders>
            <w:vAlign w:val="center"/>
            <w:tcPrChange w:id="690" w:author="Sarkar, Soumyadeep" w:date="2026-05-20T10:17:00Z" w16du:dateUtc="2026-05-20T17:17:00Z">
              <w:tcPr>
                <w:tcW w:w="1027" w:type="dxa"/>
                <w:gridSpan w:val="4"/>
                <w:vMerge/>
                <w:tcBorders>
                  <w:left w:val="single" w:sz="8" w:space="0" w:color="auto"/>
                  <w:bottom w:val="single" w:sz="8" w:space="0" w:color="auto"/>
                </w:tcBorders>
                <w:vAlign w:val="center"/>
              </w:tcPr>
            </w:tcPrChange>
          </w:tcPr>
          <w:p w14:paraId="2DFFF48D" w14:textId="77777777" w:rsidR="00725765" w:rsidRPr="00B80459" w:rsidRDefault="00725765" w:rsidP="00B80459">
            <w:pPr>
              <w:rPr>
                <w:rFonts w:ascii="Arial" w:hAnsi="Arial" w:cs="Arial"/>
                <w:b/>
                <w:bCs/>
                <w:sz w:val="11"/>
                <w:szCs w:val="11"/>
              </w:rPr>
            </w:pPr>
          </w:p>
        </w:tc>
        <w:tc>
          <w:tcPr>
            <w:tcW w:w="890" w:type="dxa"/>
            <w:vMerge/>
            <w:tcBorders>
              <w:bottom w:val="single" w:sz="12" w:space="0" w:color="auto"/>
            </w:tcBorders>
            <w:vAlign w:val="center"/>
            <w:tcPrChange w:id="691" w:author="Sarkar, Soumyadeep" w:date="2026-05-20T10:17:00Z" w16du:dateUtc="2026-05-20T17:17:00Z">
              <w:tcPr>
                <w:tcW w:w="1080" w:type="dxa"/>
                <w:gridSpan w:val="4"/>
                <w:vMerge/>
                <w:tcBorders>
                  <w:bottom w:val="single" w:sz="8" w:space="0" w:color="auto"/>
                </w:tcBorders>
                <w:vAlign w:val="center"/>
              </w:tcPr>
            </w:tcPrChange>
          </w:tcPr>
          <w:p w14:paraId="4F558A28" w14:textId="77777777" w:rsidR="00725765" w:rsidRPr="00B80459" w:rsidRDefault="00725765" w:rsidP="00B80459">
            <w:pPr>
              <w:rPr>
                <w:rFonts w:ascii="Arial" w:hAnsi="Arial" w:cs="Arial"/>
                <w:b/>
                <w:bCs/>
                <w:sz w:val="11"/>
                <w:szCs w:val="11"/>
              </w:rPr>
            </w:pPr>
          </w:p>
        </w:tc>
        <w:tc>
          <w:tcPr>
            <w:tcW w:w="1111" w:type="dxa"/>
            <w:vMerge/>
            <w:tcBorders>
              <w:bottom w:val="single" w:sz="12" w:space="0" w:color="auto"/>
            </w:tcBorders>
            <w:vAlign w:val="center"/>
            <w:tcPrChange w:id="692" w:author="Sarkar, Soumyadeep" w:date="2026-05-20T10:17:00Z" w16du:dateUtc="2026-05-20T17:17:00Z">
              <w:tcPr>
                <w:tcW w:w="1151" w:type="dxa"/>
                <w:gridSpan w:val="4"/>
                <w:vMerge/>
                <w:tcBorders>
                  <w:bottom w:val="single" w:sz="8" w:space="0" w:color="auto"/>
                </w:tcBorders>
                <w:vAlign w:val="center"/>
              </w:tcPr>
            </w:tcPrChange>
          </w:tcPr>
          <w:p w14:paraId="1FA1FE92" w14:textId="77777777" w:rsidR="00725765" w:rsidRPr="00B80459" w:rsidRDefault="00725765" w:rsidP="00B80459">
            <w:pPr>
              <w:rPr>
                <w:rFonts w:ascii="Arial" w:hAnsi="Arial" w:cs="Arial"/>
                <w:b/>
                <w:bCs/>
                <w:sz w:val="11"/>
                <w:szCs w:val="11"/>
              </w:rPr>
            </w:pPr>
          </w:p>
        </w:tc>
        <w:tc>
          <w:tcPr>
            <w:tcW w:w="567" w:type="dxa"/>
            <w:vMerge/>
            <w:tcBorders>
              <w:bottom w:val="single" w:sz="12" w:space="0" w:color="auto"/>
            </w:tcBorders>
            <w:vAlign w:val="center"/>
            <w:tcPrChange w:id="693" w:author="Sarkar, Soumyadeep" w:date="2026-05-20T10:17:00Z" w16du:dateUtc="2026-05-20T17:17:00Z">
              <w:tcPr>
                <w:tcW w:w="979" w:type="dxa"/>
                <w:gridSpan w:val="4"/>
                <w:vMerge/>
                <w:tcBorders>
                  <w:bottom w:val="single" w:sz="8" w:space="0" w:color="auto"/>
                </w:tcBorders>
                <w:vAlign w:val="center"/>
              </w:tcPr>
            </w:tcPrChange>
          </w:tcPr>
          <w:p w14:paraId="24AFD8F1" w14:textId="77777777" w:rsidR="00725765" w:rsidRPr="00B80459" w:rsidRDefault="00725765" w:rsidP="00B80459">
            <w:pPr>
              <w:rPr>
                <w:rFonts w:ascii="Arial" w:hAnsi="Arial" w:cs="Arial"/>
                <w:b/>
                <w:bCs/>
                <w:sz w:val="11"/>
                <w:szCs w:val="11"/>
              </w:rPr>
            </w:pPr>
          </w:p>
        </w:tc>
        <w:tc>
          <w:tcPr>
            <w:tcW w:w="1317" w:type="dxa"/>
            <w:tcBorders>
              <w:bottom w:val="single" w:sz="12" w:space="0" w:color="auto"/>
            </w:tcBorders>
            <w:vAlign w:val="center"/>
            <w:tcPrChange w:id="694" w:author="Sarkar, Soumyadeep" w:date="2026-05-20T10:17:00Z" w16du:dateUtc="2026-05-20T17:17:00Z">
              <w:tcPr>
                <w:tcW w:w="1189" w:type="dxa"/>
                <w:gridSpan w:val="4"/>
                <w:tcBorders>
                  <w:bottom w:val="single" w:sz="8" w:space="0" w:color="auto"/>
                </w:tcBorders>
                <w:vAlign w:val="center"/>
              </w:tcPr>
            </w:tcPrChange>
          </w:tcPr>
          <w:p w14:paraId="09226E58" w14:textId="57F05E3A"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bottom w:val="single" w:sz="12" w:space="0" w:color="auto"/>
            </w:tcBorders>
            <w:vAlign w:val="center"/>
            <w:tcPrChange w:id="695" w:author="Sarkar, Soumyadeep" w:date="2026-05-20T10:17:00Z" w16du:dateUtc="2026-05-20T17:17:00Z">
              <w:tcPr>
                <w:tcW w:w="1049" w:type="dxa"/>
                <w:gridSpan w:val="4"/>
                <w:tcBorders>
                  <w:bottom w:val="single" w:sz="8" w:space="0" w:color="auto"/>
                </w:tcBorders>
                <w:vAlign w:val="center"/>
              </w:tcPr>
            </w:tcPrChange>
          </w:tcPr>
          <w:p w14:paraId="08EFE2D0" w14:textId="3B5BB28F"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tcBorders>
              <w:bottom w:val="single" w:sz="12" w:space="0" w:color="auto"/>
            </w:tcBorders>
            <w:vAlign w:val="center"/>
            <w:tcPrChange w:id="696" w:author="Sarkar, Soumyadeep" w:date="2026-05-20T10:17:00Z" w16du:dateUtc="2026-05-20T17:17:00Z">
              <w:tcPr>
                <w:tcW w:w="1707" w:type="dxa"/>
                <w:gridSpan w:val="4"/>
                <w:tcBorders>
                  <w:bottom w:val="single" w:sz="8" w:space="0" w:color="auto"/>
                </w:tcBorders>
                <w:vAlign w:val="center"/>
              </w:tcPr>
            </w:tcPrChange>
          </w:tcPr>
          <w:p w14:paraId="75DD0BEB" w14:textId="47DDE979"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37918404</w:t>
            </w:r>
          </w:p>
        </w:tc>
        <w:tc>
          <w:tcPr>
            <w:tcW w:w="2223" w:type="dxa"/>
            <w:tcBorders>
              <w:bottom w:val="single" w:sz="12" w:space="0" w:color="auto"/>
              <w:right w:val="single" w:sz="8" w:space="0" w:color="auto"/>
            </w:tcBorders>
            <w:vAlign w:val="center"/>
            <w:tcPrChange w:id="697" w:author="Sarkar, Soumyadeep" w:date="2026-05-20T10:17:00Z" w16du:dateUtc="2026-05-20T17:17:00Z">
              <w:tcPr>
                <w:tcW w:w="1158" w:type="dxa"/>
                <w:tcBorders>
                  <w:bottom w:val="single" w:sz="8" w:space="0" w:color="auto"/>
                  <w:right w:val="single" w:sz="8" w:space="0" w:color="auto"/>
                </w:tcBorders>
                <w:vAlign w:val="bottom"/>
              </w:tcPr>
            </w:tcPrChange>
          </w:tcPr>
          <w:p w14:paraId="3C1F25B7" w14:textId="27529269"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MSV000091431</w:t>
            </w:r>
          </w:p>
        </w:tc>
      </w:tr>
      <w:tr w:rsidR="00725765" w:rsidRPr="00442AE3" w14:paraId="2E64FBD3" w14:textId="77777777" w:rsidTr="004F5BE1">
        <w:tc>
          <w:tcPr>
            <w:tcW w:w="727" w:type="dxa"/>
            <w:vMerge w:val="restart"/>
            <w:tcBorders>
              <w:top w:val="single" w:sz="12" w:space="0" w:color="auto"/>
              <w:left w:val="single" w:sz="8" w:space="0" w:color="auto"/>
            </w:tcBorders>
            <w:vAlign w:val="center"/>
            <w:tcPrChange w:id="698" w:author="Sarkar, Soumyadeep" w:date="2026-05-20T10:17:00Z" w16du:dateUtc="2026-05-20T17:17:00Z">
              <w:tcPr>
                <w:tcW w:w="1027" w:type="dxa"/>
                <w:gridSpan w:val="4"/>
                <w:vMerge w:val="restart"/>
                <w:tcBorders>
                  <w:top w:val="single" w:sz="8" w:space="0" w:color="auto"/>
                  <w:left w:val="single" w:sz="8" w:space="0" w:color="auto"/>
                </w:tcBorders>
                <w:vAlign w:val="center"/>
              </w:tcPr>
            </w:tcPrChange>
          </w:tcPr>
          <w:p w14:paraId="406ADBE5" w14:textId="25C79C9D" w:rsidR="00725765" w:rsidRPr="00B80459" w:rsidRDefault="00725765" w:rsidP="00B80459">
            <w:pPr>
              <w:rPr>
                <w:rFonts w:ascii="Arial" w:hAnsi="Arial" w:cs="Arial"/>
                <w:b/>
                <w:bCs/>
                <w:sz w:val="11"/>
                <w:szCs w:val="11"/>
              </w:rPr>
            </w:pPr>
            <w:r w:rsidRPr="00B80459">
              <w:rPr>
                <w:rFonts w:ascii="Arial" w:hAnsi="Arial" w:cs="Arial"/>
                <w:color w:val="000000"/>
                <w:sz w:val="11"/>
                <w:szCs w:val="11"/>
              </w:rPr>
              <w:t>Pck009</w:t>
            </w:r>
          </w:p>
        </w:tc>
        <w:tc>
          <w:tcPr>
            <w:tcW w:w="890" w:type="dxa"/>
            <w:vMerge w:val="restart"/>
            <w:tcBorders>
              <w:top w:val="single" w:sz="12" w:space="0" w:color="auto"/>
            </w:tcBorders>
            <w:vAlign w:val="center"/>
            <w:tcPrChange w:id="699" w:author="Sarkar, Soumyadeep" w:date="2026-05-20T10:17:00Z" w16du:dateUtc="2026-05-20T17:17:00Z">
              <w:tcPr>
                <w:tcW w:w="1080" w:type="dxa"/>
                <w:gridSpan w:val="4"/>
                <w:vMerge w:val="restart"/>
                <w:tcBorders>
                  <w:top w:val="single" w:sz="8" w:space="0" w:color="auto"/>
                </w:tcBorders>
                <w:vAlign w:val="center"/>
              </w:tcPr>
            </w:tcPrChange>
          </w:tcPr>
          <w:p w14:paraId="5E82A6D9" w14:textId="75CFFE09" w:rsidR="00725765" w:rsidRPr="00B80459" w:rsidRDefault="00725765" w:rsidP="00B80459">
            <w:pPr>
              <w:rPr>
                <w:rFonts w:ascii="Arial" w:hAnsi="Arial" w:cs="Arial"/>
                <w:b/>
                <w:bCs/>
                <w:sz w:val="11"/>
                <w:szCs w:val="11"/>
              </w:rPr>
            </w:pPr>
            <w:r w:rsidRPr="00B80459">
              <w:rPr>
                <w:rFonts w:ascii="Arial" w:hAnsi="Arial" w:cs="Arial"/>
                <w:color w:val="000000"/>
                <w:sz w:val="11"/>
                <w:szCs w:val="11"/>
              </w:rPr>
              <w:t>iPSC: HEL115.6-derived islet-like aggregates</w:t>
            </w:r>
          </w:p>
        </w:tc>
        <w:tc>
          <w:tcPr>
            <w:tcW w:w="1111" w:type="dxa"/>
            <w:vMerge w:val="restart"/>
            <w:tcBorders>
              <w:top w:val="single" w:sz="12" w:space="0" w:color="auto"/>
            </w:tcBorders>
            <w:vAlign w:val="center"/>
            <w:tcPrChange w:id="700" w:author="Sarkar, Soumyadeep" w:date="2026-05-20T10:17:00Z" w16du:dateUtc="2026-05-20T17:17:00Z">
              <w:tcPr>
                <w:tcW w:w="1151" w:type="dxa"/>
                <w:gridSpan w:val="4"/>
                <w:vMerge w:val="restart"/>
                <w:tcBorders>
                  <w:top w:val="single" w:sz="8" w:space="0" w:color="auto"/>
                </w:tcBorders>
                <w:vAlign w:val="center"/>
              </w:tcPr>
            </w:tcPrChange>
          </w:tcPr>
          <w:p w14:paraId="5547B7AF" w14:textId="475198A7" w:rsidR="00725765" w:rsidRPr="00B80459" w:rsidRDefault="00725765" w:rsidP="00B80459">
            <w:pPr>
              <w:rPr>
                <w:rFonts w:ascii="Arial" w:hAnsi="Arial" w:cs="Arial"/>
                <w:b/>
                <w:bCs/>
                <w:sz w:val="11"/>
                <w:szCs w:val="11"/>
              </w:rPr>
            </w:pPr>
            <w:r w:rsidRPr="00B80459">
              <w:rPr>
                <w:rFonts w:ascii="Arial" w:hAnsi="Arial" w:cs="Arial"/>
                <w:color w:val="000000"/>
                <w:sz w:val="11"/>
                <w:szCs w:val="11"/>
              </w:rPr>
              <w:t xml:space="preserve">IFNα </w:t>
            </w:r>
          </w:p>
        </w:tc>
        <w:tc>
          <w:tcPr>
            <w:tcW w:w="567" w:type="dxa"/>
            <w:tcBorders>
              <w:top w:val="single" w:sz="12" w:space="0" w:color="auto"/>
            </w:tcBorders>
            <w:vAlign w:val="center"/>
            <w:tcPrChange w:id="701" w:author="Sarkar, Soumyadeep" w:date="2026-05-20T10:17:00Z" w16du:dateUtc="2026-05-20T17:17:00Z">
              <w:tcPr>
                <w:tcW w:w="979" w:type="dxa"/>
                <w:gridSpan w:val="4"/>
                <w:tcBorders>
                  <w:top w:val="single" w:sz="8" w:space="0" w:color="auto"/>
                </w:tcBorders>
                <w:vAlign w:val="center"/>
              </w:tcPr>
            </w:tcPrChange>
          </w:tcPr>
          <w:p w14:paraId="3B5EA125" w14:textId="205A2266" w:rsidR="00725765" w:rsidRPr="00B80459" w:rsidRDefault="00725765"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12" w:space="0" w:color="auto"/>
            </w:tcBorders>
            <w:vAlign w:val="center"/>
            <w:tcPrChange w:id="702" w:author="Sarkar, Soumyadeep" w:date="2026-05-20T10:17:00Z" w16du:dateUtc="2026-05-20T17:17:00Z">
              <w:tcPr>
                <w:tcW w:w="1189" w:type="dxa"/>
                <w:gridSpan w:val="4"/>
                <w:tcBorders>
                  <w:top w:val="single" w:sz="8" w:space="0" w:color="auto"/>
                </w:tcBorders>
                <w:vAlign w:val="center"/>
              </w:tcPr>
            </w:tcPrChange>
          </w:tcPr>
          <w:p w14:paraId="3858E9D9" w14:textId="3CE673D4"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12" w:space="0" w:color="auto"/>
            </w:tcBorders>
            <w:vAlign w:val="center"/>
            <w:tcPrChange w:id="703" w:author="Sarkar, Soumyadeep" w:date="2026-05-20T10:17:00Z" w16du:dateUtc="2026-05-20T17:17:00Z">
              <w:tcPr>
                <w:tcW w:w="1049" w:type="dxa"/>
                <w:gridSpan w:val="4"/>
                <w:tcBorders>
                  <w:top w:val="single" w:sz="8" w:space="0" w:color="auto"/>
                </w:tcBorders>
                <w:vAlign w:val="center"/>
              </w:tcPr>
            </w:tcPrChange>
          </w:tcPr>
          <w:p w14:paraId="461008C4" w14:textId="6FF65E82"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tcBorders>
              <w:top w:val="single" w:sz="12" w:space="0" w:color="auto"/>
            </w:tcBorders>
            <w:vAlign w:val="center"/>
            <w:tcPrChange w:id="704" w:author="Sarkar, Soumyadeep" w:date="2026-05-20T10:17:00Z" w16du:dateUtc="2026-05-20T17:17:00Z">
              <w:tcPr>
                <w:tcW w:w="1707" w:type="dxa"/>
                <w:gridSpan w:val="4"/>
                <w:tcBorders>
                  <w:top w:val="single" w:sz="8" w:space="0" w:color="auto"/>
                </w:tcBorders>
                <w:vAlign w:val="center"/>
              </w:tcPr>
            </w:tcPrChange>
          </w:tcPr>
          <w:p w14:paraId="702D265C" w14:textId="5994A0E7"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36103539</w:t>
            </w:r>
          </w:p>
        </w:tc>
        <w:tc>
          <w:tcPr>
            <w:tcW w:w="2223" w:type="dxa"/>
            <w:tcBorders>
              <w:top w:val="single" w:sz="12" w:space="0" w:color="auto"/>
              <w:right w:val="single" w:sz="8" w:space="0" w:color="auto"/>
            </w:tcBorders>
            <w:vAlign w:val="center"/>
            <w:tcPrChange w:id="705" w:author="Sarkar, Soumyadeep" w:date="2026-05-20T10:17:00Z" w16du:dateUtc="2026-05-20T17:17:00Z">
              <w:tcPr>
                <w:tcW w:w="1158" w:type="dxa"/>
                <w:tcBorders>
                  <w:top w:val="single" w:sz="8" w:space="0" w:color="auto"/>
                  <w:right w:val="single" w:sz="8" w:space="0" w:color="auto"/>
                </w:tcBorders>
                <w:vAlign w:val="bottom"/>
              </w:tcPr>
            </w:tcPrChange>
          </w:tcPr>
          <w:p w14:paraId="0F258B7D" w14:textId="35EDAB8A"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GSE203430 </w:t>
            </w:r>
          </w:p>
        </w:tc>
      </w:tr>
      <w:tr w:rsidR="00725765" w:rsidRPr="00442AE3" w14:paraId="796D9518" w14:textId="77777777" w:rsidTr="004F5BE1">
        <w:tc>
          <w:tcPr>
            <w:tcW w:w="727" w:type="dxa"/>
            <w:vMerge/>
            <w:tcBorders>
              <w:left w:val="single" w:sz="8" w:space="0" w:color="auto"/>
              <w:bottom w:val="single" w:sz="8" w:space="0" w:color="auto"/>
            </w:tcBorders>
            <w:vAlign w:val="center"/>
            <w:tcPrChange w:id="706" w:author="Sarkar, Soumyadeep" w:date="2026-05-20T10:17:00Z" w16du:dateUtc="2026-05-20T17:17:00Z">
              <w:tcPr>
                <w:tcW w:w="1027" w:type="dxa"/>
                <w:gridSpan w:val="4"/>
                <w:vMerge/>
                <w:tcBorders>
                  <w:left w:val="single" w:sz="8" w:space="0" w:color="auto"/>
                  <w:bottom w:val="single" w:sz="8" w:space="0" w:color="auto"/>
                </w:tcBorders>
                <w:vAlign w:val="center"/>
              </w:tcPr>
            </w:tcPrChange>
          </w:tcPr>
          <w:p w14:paraId="731D9714" w14:textId="77777777" w:rsidR="00725765" w:rsidRPr="00B80459" w:rsidRDefault="00725765" w:rsidP="00B80459">
            <w:pPr>
              <w:rPr>
                <w:rFonts w:ascii="Arial" w:hAnsi="Arial" w:cs="Arial"/>
                <w:b/>
                <w:bCs/>
                <w:sz w:val="11"/>
                <w:szCs w:val="11"/>
              </w:rPr>
            </w:pPr>
          </w:p>
        </w:tc>
        <w:tc>
          <w:tcPr>
            <w:tcW w:w="890" w:type="dxa"/>
            <w:vMerge/>
            <w:tcBorders>
              <w:bottom w:val="single" w:sz="8" w:space="0" w:color="auto"/>
            </w:tcBorders>
            <w:vAlign w:val="center"/>
            <w:tcPrChange w:id="707" w:author="Sarkar, Soumyadeep" w:date="2026-05-20T10:17:00Z" w16du:dateUtc="2026-05-20T17:17:00Z">
              <w:tcPr>
                <w:tcW w:w="1080" w:type="dxa"/>
                <w:gridSpan w:val="4"/>
                <w:vMerge/>
                <w:tcBorders>
                  <w:bottom w:val="single" w:sz="8" w:space="0" w:color="auto"/>
                </w:tcBorders>
                <w:vAlign w:val="center"/>
              </w:tcPr>
            </w:tcPrChange>
          </w:tcPr>
          <w:p w14:paraId="5139DAC4" w14:textId="77777777" w:rsidR="00725765" w:rsidRPr="00B80459" w:rsidRDefault="00725765" w:rsidP="00B80459">
            <w:pPr>
              <w:rPr>
                <w:rFonts w:ascii="Arial" w:hAnsi="Arial" w:cs="Arial"/>
                <w:b/>
                <w:bCs/>
                <w:sz w:val="11"/>
                <w:szCs w:val="11"/>
              </w:rPr>
            </w:pPr>
          </w:p>
        </w:tc>
        <w:tc>
          <w:tcPr>
            <w:tcW w:w="1111" w:type="dxa"/>
            <w:vMerge/>
            <w:tcBorders>
              <w:bottom w:val="single" w:sz="8" w:space="0" w:color="auto"/>
            </w:tcBorders>
            <w:vAlign w:val="center"/>
            <w:tcPrChange w:id="708" w:author="Sarkar, Soumyadeep" w:date="2026-05-20T10:17:00Z" w16du:dateUtc="2026-05-20T17:17:00Z">
              <w:tcPr>
                <w:tcW w:w="1151" w:type="dxa"/>
                <w:gridSpan w:val="4"/>
                <w:vMerge/>
                <w:tcBorders>
                  <w:bottom w:val="single" w:sz="8" w:space="0" w:color="auto"/>
                </w:tcBorders>
                <w:vAlign w:val="center"/>
              </w:tcPr>
            </w:tcPrChange>
          </w:tcPr>
          <w:p w14:paraId="338A7ED3" w14:textId="77777777" w:rsidR="00725765" w:rsidRPr="00B80459" w:rsidRDefault="00725765" w:rsidP="00B80459">
            <w:pPr>
              <w:rPr>
                <w:rFonts w:ascii="Arial" w:hAnsi="Arial" w:cs="Arial"/>
                <w:b/>
                <w:bCs/>
                <w:sz w:val="11"/>
                <w:szCs w:val="11"/>
              </w:rPr>
            </w:pPr>
          </w:p>
        </w:tc>
        <w:tc>
          <w:tcPr>
            <w:tcW w:w="567" w:type="dxa"/>
            <w:tcBorders>
              <w:bottom w:val="single" w:sz="8" w:space="0" w:color="auto"/>
            </w:tcBorders>
            <w:vAlign w:val="center"/>
            <w:tcPrChange w:id="709" w:author="Sarkar, Soumyadeep" w:date="2026-05-20T10:17:00Z" w16du:dateUtc="2026-05-20T17:17:00Z">
              <w:tcPr>
                <w:tcW w:w="979" w:type="dxa"/>
                <w:gridSpan w:val="4"/>
                <w:tcBorders>
                  <w:bottom w:val="single" w:sz="8" w:space="0" w:color="auto"/>
                </w:tcBorders>
                <w:vAlign w:val="center"/>
              </w:tcPr>
            </w:tcPrChange>
          </w:tcPr>
          <w:p w14:paraId="63303486" w14:textId="79DA9D01" w:rsidR="00725765" w:rsidRPr="00B80459" w:rsidRDefault="00725765"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bottom w:val="single" w:sz="8" w:space="0" w:color="auto"/>
            </w:tcBorders>
            <w:vAlign w:val="center"/>
            <w:tcPrChange w:id="710" w:author="Sarkar, Soumyadeep" w:date="2026-05-20T10:17:00Z" w16du:dateUtc="2026-05-20T17:17:00Z">
              <w:tcPr>
                <w:tcW w:w="1189" w:type="dxa"/>
                <w:gridSpan w:val="4"/>
                <w:tcBorders>
                  <w:bottom w:val="single" w:sz="8" w:space="0" w:color="auto"/>
                </w:tcBorders>
                <w:vAlign w:val="center"/>
              </w:tcPr>
            </w:tcPrChange>
          </w:tcPr>
          <w:p w14:paraId="4B5BEAA5" w14:textId="52C62154"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scRNA-seq</w:t>
            </w:r>
          </w:p>
        </w:tc>
        <w:tc>
          <w:tcPr>
            <w:tcW w:w="790" w:type="dxa"/>
            <w:tcBorders>
              <w:bottom w:val="single" w:sz="8" w:space="0" w:color="auto"/>
            </w:tcBorders>
            <w:vAlign w:val="center"/>
            <w:tcPrChange w:id="711" w:author="Sarkar, Soumyadeep" w:date="2026-05-20T10:17:00Z" w16du:dateUtc="2026-05-20T17:17:00Z">
              <w:tcPr>
                <w:tcW w:w="1049" w:type="dxa"/>
                <w:gridSpan w:val="4"/>
                <w:tcBorders>
                  <w:bottom w:val="single" w:sz="8" w:space="0" w:color="auto"/>
                </w:tcBorders>
                <w:vAlign w:val="center"/>
              </w:tcPr>
            </w:tcPrChange>
          </w:tcPr>
          <w:p w14:paraId="2045A059" w14:textId="15F977FF"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6</w:t>
            </w:r>
          </w:p>
        </w:tc>
        <w:tc>
          <w:tcPr>
            <w:tcW w:w="1715" w:type="dxa"/>
            <w:tcBorders>
              <w:bottom w:val="single" w:sz="8" w:space="0" w:color="auto"/>
            </w:tcBorders>
            <w:vAlign w:val="center"/>
            <w:tcPrChange w:id="712" w:author="Sarkar, Soumyadeep" w:date="2026-05-20T10:17:00Z" w16du:dateUtc="2026-05-20T17:17:00Z">
              <w:tcPr>
                <w:tcW w:w="1707" w:type="dxa"/>
                <w:gridSpan w:val="4"/>
                <w:tcBorders>
                  <w:bottom w:val="single" w:sz="8" w:space="0" w:color="auto"/>
                </w:tcBorders>
                <w:vAlign w:val="center"/>
              </w:tcPr>
            </w:tcPrChange>
          </w:tcPr>
          <w:p w14:paraId="2A253918" w14:textId="1E7D3B5E" w:rsidR="00725765" w:rsidRPr="00B80459" w:rsidRDefault="00725765" w:rsidP="00B80459">
            <w:pPr>
              <w:rPr>
                <w:rFonts w:ascii="Arial" w:hAnsi="Arial" w:cs="Arial"/>
                <w:color w:val="000000"/>
                <w:sz w:val="11"/>
                <w:szCs w:val="11"/>
              </w:rPr>
            </w:pPr>
            <w:r w:rsidRPr="00B80459">
              <w:rPr>
                <w:rFonts w:ascii="Arial" w:hAnsi="Arial" w:cs="Arial"/>
                <w:color w:val="000000"/>
                <w:sz w:val="11"/>
                <w:szCs w:val="11"/>
              </w:rPr>
              <w:t>36103539</w:t>
            </w:r>
          </w:p>
        </w:tc>
        <w:tc>
          <w:tcPr>
            <w:tcW w:w="2223" w:type="dxa"/>
            <w:tcBorders>
              <w:bottom w:val="single" w:sz="8" w:space="0" w:color="auto"/>
              <w:right w:val="single" w:sz="8" w:space="0" w:color="auto"/>
            </w:tcBorders>
            <w:vAlign w:val="center"/>
            <w:tcPrChange w:id="713" w:author="Sarkar, Soumyadeep" w:date="2026-05-20T10:17:00Z" w16du:dateUtc="2026-05-20T17:17:00Z">
              <w:tcPr>
                <w:tcW w:w="1158" w:type="dxa"/>
                <w:tcBorders>
                  <w:bottom w:val="single" w:sz="8" w:space="0" w:color="auto"/>
                  <w:right w:val="single" w:sz="8" w:space="0" w:color="auto"/>
                </w:tcBorders>
                <w:vAlign w:val="bottom"/>
              </w:tcPr>
            </w:tcPrChange>
          </w:tcPr>
          <w:p w14:paraId="710C217C" w14:textId="455B54CC" w:rsidR="00725765" w:rsidRPr="00B80459" w:rsidRDefault="00725765" w:rsidP="004F5BE1">
            <w:pPr>
              <w:rPr>
                <w:rFonts w:ascii="Arial" w:hAnsi="Arial" w:cs="Arial"/>
                <w:color w:val="000000"/>
                <w:sz w:val="11"/>
                <w:szCs w:val="11"/>
              </w:rPr>
            </w:pPr>
            <w:r w:rsidRPr="00B80459">
              <w:rPr>
                <w:rFonts w:ascii="Arial" w:hAnsi="Arial" w:cs="Arial"/>
                <w:color w:val="000000"/>
                <w:sz w:val="11"/>
                <w:szCs w:val="11"/>
              </w:rPr>
              <w:t>GSE203384 </w:t>
            </w:r>
          </w:p>
        </w:tc>
      </w:tr>
      <w:tr w:rsidR="00B80459" w:rsidRPr="00442AE3" w14:paraId="71566ADD" w14:textId="77777777" w:rsidTr="004F5BE1">
        <w:tc>
          <w:tcPr>
            <w:tcW w:w="727" w:type="dxa"/>
            <w:tcBorders>
              <w:top w:val="single" w:sz="8" w:space="0" w:color="auto"/>
              <w:left w:val="single" w:sz="8" w:space="0" w:color="auto"/>
              <w:bottom w:val="single" w:sz="8" w:space="0" w:color="auto"/>
            </w:tcBorders>
            <w:vAlign w:val="center"/>
            <w:tcPrChange w:id="714"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7BFDAE14" w14:textId="5BD0F32B"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Pck010</w:t>
            </w:r>
          </w:p>
        </w:tc>
        <w:tc>
          <w:tcPr>
            <w:tcW w:w="890" w:type="dxa"/>
            <w:tcBorders>
              <w:top w:val="single" w:sz="8" w:space="0" w:color="auto"/>
              <w:bottom w:val="single" w:sz="8" w:space="0" w:color="auto"/>
            </w:tcBorders>
            <w:vAlign w:val="center"/>
            <w:tcPrChange w:id="715"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4E0C38EA" w14:textId="7A0DA963" w:rsidR="00B80459" w:rsidRPr="00B80459" w:rsidRDefault="00B80459" w:rsidP="00B80459">
            <w:pPr>
              <w:rPr>
                <w:rFonts w:ascii="Arial" w:hAnsi="Arial" w:cs="Arial"/>
                <w:b/>
                <w:bCs/>
                <w:sz w:val="11"/>
                <w:szCs w:val="11"/>
              </w:rPr>
            </w:pPr>
            <w:r w:rsidRPr="00B80459">
              <w:rPr>
                <w:rFonts w:ascii="Arial" w:hAnsi="Arial" w:cs="Arial"/>
                <w:color w:val="000000"/>
                <w:sz w:val="11"/>
                <w:szCs w:val="11"/>
              </w:rPr>
              <w:t>EndoC-βH1</w:t>
            </w:r>
          </w:p>
        </w:tc>
        <w:tc>
          <w:tcPr>
            <w:tcW w:w="1111" w:type="dxa"/>
            <w:tcBorders>
              <w:top w:val="single" w:sz="8" w:space="0" w:color="auto"/>
              <w:bottom w:val="single" w:sz="8" w:space="0" w:color="auto"/>
            </w:tcBorders>
            <w:vAlign w:val="center"/>
            <w:tcPrChange w:id="716"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45F04864" w14:textId="792822F6" w:rsidR="00B80459" w:rsidRPr="00B80459" w:rsidRDefault="00B80459" w:rsidP="00B80459">
            <w:pPr>
              <w:rPr>
                <w:rFonts w:ascii="Arial" w:hAnsi="Arial" w:cs="Arial"/>
                <w:b/>
                <w:bCs/>
                <w:sz w:val="11"/>
                <w:szCs w:val="11"/>
              </w:rPr>
            </w:pPr>
            <w:r w:rsidRPr="00B80459">
              <w:rPr>
                <w:rFonts w:ascii="Arial" w:hAnsi="Arial" w:cs="Arial"/>
                <w:color w:val="000000"/>
                <w:sz w:val="11"/>
                <w:szCs w:val="11"/>
              </w:rPr>
              <w:t xml:space="preserve">INFα </w:t>
            </w:r>
          </w:p>
        </w:tc>
        <w:tc>
          <w:tcPr>
            <w:tcW w:w="567" w:type="dxa"/>
            <w:tcBorders>
              <w:top w:val="single" w:sz="8" w:space="0" w:color="auto"/>
              <w:bottom w:val="single" w:sz="8" w:space="0" w:color="auto"/>
            </w:tcBorders>
            <w:vAlign w:val="center"/>
            <w:tcPrChange w:id="717" w:author="Sarkar, Soumyadeep" w:date="2026-05-20T10:17:00Z" w16du:dateUtc="2026-05-20T17:17:00Z">
              <w:tcPr>
                <w:tcW w:w="979" w:type="dxa"/>
                <w:gridSpan w:val="4"/>
                <w:tcBorders>
                  <w:top w:val="single" w:sz="8" w:space="0" w:color="auto"/>
                  <w:bottom w:val="single" w:sz="8" w:space="0" w:color="auto"/>
                </w:tcBorders>
                <w:vAlign w:val="center"/>
              </w:tcPr>
            </w:tcPrChange>
          </w:tcPr>
          <w:p w14:paraId="2E1606EF" w14:textId="13D23C11" w:rsidR="00B80459" w:rsidRPr="00B80459" w:rsidRDefault="00B80459" w:rsidP="00B80459">
            <w:pPr>
              <w:rPr>
                <w:rFonts w:ascii="Arial" w:hAnsi="Arial" w:cs="Arial"/>
                <w:b/>
                <w:bCs/>
                <w:sz w:val="11"/>
                <w:szCs w:val="11"/>
              </w:rPr>
            </w:pPr>
            <w:r w:rsidRPr="00B80459">
              <w:rPr>
                <w:rFonts w:ascii="Arial" w:hAnsi="Arial" w:cs="Arial"/>
                <w:color w:val="000000"/>
                <w:sz w:val="11"/>
                <w:szCs w:val="11"/>
              </w:rPr>
              <w:t>8, 24</w:t>
            </w:r>
          </w:p>
        </w:tc>
        <w:tc>
          <w:tcPr>
            <w:tcW w:w="1317" w:type="dxa"/>
            <w:tcBorders>
              <w:top w:val="single" w:sz="8" w:space="0" w:color="auto"/>
              <w:bottom w:val="single" w:sz="8" w:space="0" w:color="auto"/>
            </w:tcBorders>
            <w:vAlign w:val="center"/>
            <w:tcPrChange w:id="718"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1E14DA2A" w14:textId="03572608"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19"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210240D8" w14:textId="415AA9D1"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6</w:t>
            </w:r>
          </w:p>
        </w:tc>
        <w:tc>
          <w:tcPr>
            <w:tcW w:w="1715" w:type="dxa"/>
            <w:tcBorders>
              <w:top w:val="single" w:sz="8" w:space="0" w:color="auto"/>
              <w:bottom w:val="single" w:sz="8" w:space="0" w:color="auto"/>
            </w:tcBorders>
            <w:vAlign w:val="center"/>
            <w:tcPrChange w:id="720"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6E7E7229" w14:textId="4E319782"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36103539</w:t>
            </w:r>
          </w:p>
        </w:tc>
        <w:tc>
          <w:tcPr>
            <w:tcW w:w="2223" w:type="dxa"/>
            <w:tcBorders>
              <w:top w:val="single" w:sz="8" w:space="0" w:color="auto"/>
              <w:bottom w:val="single" w:sz="8" w:space="0" w:color="auto"/>
              <w:right w:val="single" w:sz="8" w:space="0" w:color="auto"/>
            </w:tcBorders>
            <w:vAlign w:val="center"/>
            <w:tcPrChange w:id="721" w:author="Sarkar, Soumyadeep" w:date="2026-05-20T10:17:00Z" w16du:dateUtc="2026-05-20T17:17:00Z">
              <w:tcPr>
                <w:tcW w:w="1158" w:type="dxa"/>
                <w:tcBorders>
                  <w:top w:val="single" w:sz="8" w:space="0" w:color="auto"/>
                  <w:bottom w:val="single" w:sz="8" w:space="0" w:color="auto"/>
                  <w:right w:val="single" w:sz="8" w:space="0" w:color="auto"/>
                </w:tcBorders>
                <w:vAlign w:val="bottom"/>
              </w:tcPr>
            </w:tcPrChange>
          </w:tcPr>
          <w:p w14:paraId="03EE8AFB" w14:textId="5F8E353C"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GSE202852 </w:t>
            </w:r>
          </w:p>
        </w:tc>
      </w:tr>
      <w:tr w:rsidR="00B80459" w:rsidRPr="00442AE3" w14:paraId="552097C0" w14:textId="77777777" w:rsidTr="004F5BE1">
        <w:tc>
          <w:tcPr>
            <w:tcW w:w="727" w:type="dxa"/>
            <w:tcBorders>
              <w:top w:val="single" w:sz="8" w:space="0" w:color="auto"/>
              <w:left w:val="single" w:sz="8" w:space="0" w:color="auto"/>
              <w:bottom w:val="single" w:sz="8" w:space="0" w:color="auto"/>
            </w:tcBorders>
            <w:vAlign w:val="center"/>
            <w:tcPrChange w:id="722"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1B4E9C85" w14:textId="6D9D24EC"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Pck011</w:t>
            </w:r>
          </w:p>
        </w:tc>
        <w:tc>
          <w:tcPr>
            <w:tcW w:w="890" w:type="dxa"/>
            <w:tcBorders>
              <w:top w:val="single" w:sz="8" w:space="0" w:color="auto"/>
              <w:bottom w:val="single" w:sz="8" w:space="0" w:color="auto"/>
            </w:tcBorders>
            <w:vAlign w:val="center"/>
            <w:tcPrChange w:id="723"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31D753F0" w14:textId="409E61AD" w:rsidR="00B80459" w:rsidRPr="00B80459" w:rsidRDefault="00B80459"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tcBorders>
              <w:top w:val="single" w:sz="8" w:space="0" w:color="auto"/>
              <w:bottom w:val="single" w:sz="8" w:space="0" w:color="auto"/>
            </w:tcBorders>
            <w:vAlign w:val="center"/>
            <w:tcPrChange w:id="724"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2CBBEBD1" w14:textId="171611ED" w:rsidR="00B80459" w:rsidRPr="00B80459" w:rsidRDefault="00B80459"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tcBorders>
              <w:top w:val="single" w:sz="8" w:space="0" w:color="auto"/>
              <w:bottom w:val="single" w:sz="8" w:space="0" w:color="auto"/>
            </w:tcBorders>
            <w:vAlign w:val="center"/>
            <w:tcPrChange w:id="725" w:author="Sarkar, Soumyadeep" w:date="2026-05-20T10:17:00Z" w16du:dateUtc="2026-05-20T17:17:00Z">
              <w:tcPr>
                <w:tcW w:w="979" w:type="dxa"/>
                <w:gridSpan w:val="4"/>
                <w:tcBorders>
                  <w:top w:val="single" w:sz="8" w:space="0" w:color="auto"/>
                  <w:bottom w:val="single" w:sz="8" w:space="0" w:color="auto"/>
                </w:tcBorders>
                <w:vAlign w:val="center"/>
              </w:tcPr>
            </w:tcPrChange>
          </w:tcPr>
          <w:p w14:paraId="40526B4C" w14:textId="44BA700A" w:rsidR="00B80459" w:rsidRPr="00B80459" w:rsidRDefault="00B80459" w:rsidP="00B80459">
            <w:pPr>
              <w:rPr>
                <w:rFonts w:ascii="Arial" w:hAnsi="Arial" w:cs="Arial"/>
                <w:b/>
                <w:bCs/>
                <w:sz w:val="11"/>
                <w:szCs w:val="11"/>
              </w:rPr>
            </w:pPr>
            <w:r w:rsidRPr="00B80459">
              <w:rPr>
                <w:rFonts w:ascii="Arial" w:hAnsi="Arial" w:cs="Arial"/>
                <w:color w:val="000000"/>
                <w:sz w:val="11"/>
                <w:szCs w:val="11"/>
              </w:rPr>
              <w:t>48</w:t>
            </w:r>
          </w:p>
        </w:tc>
        <w:tc>
          <w:tcPr>
            <w:tcW w:w="1317" w:type="dxa"/>
            <w:tcBorders>
              <w:top w:val="single" w:sz="8" w:space="0" w:color="auto"/>
              <w:bottom w:val="single" w:sz="8" w:space="0" w:color="auto"/>
            </w:tcBorders>
            <w:vAlign w:val="center"/>
            <w:tcPrChange w:id="726"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34EB0931" w14:textId="3F68F94A"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27"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37CC7AB0" w14:textId="39305490"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tcBorders>
              <w:top w:val="single" w:sz="8" w:space="0" w:color="auto"/>
              <w:bottom w:val="single" w:sz="8" w:space="0" w:color="auto"/>
            </w:tcBorders>
            <w:vAlign w:val="center"/>
            <w:tcPrChange w:id="728"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3A8B7C44" w14:textId="0E28F97F"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22412385</w:t>
            </w:r>
          </w:p>
        </w:tc>
        <w:tc>
          <w:tcPr>
            <w:tcW w:w="2223" w:type="dxa"/>
            <w:tcBorders>
              <w:top w:val="single" w:sz="8" w:space="0" w:color="auto"/>
              <w:bottom w:val="single" w:sz="8" w:space="0" w:color="auto"/>
              <w:right w:val="single" w:sz="8" w:space="0" w:color="auto"/>
            </w:tcBorders>
            <w:vAlign w:val="center"/>
            <w:tcPrChange w:id="729" w:author="Sarkar, Soumyadeep" w:date="2026-05-20T10:17:00Z" w16du:dateUtc="2026-05-20T17:17:00Z">
              <w:tcPr>
                <w:tcW w:w="1158" w:type="dxa"/>
                <w:tcBorders>
                  <w:top w:val="single" w:sz="8" w:space="0" w:color="auto"/>
                  <w:bottom w:val="single" w:sz="8" w:space="0" w:color="auto"/>
                  <w:right w:val="single" w:sz="8" w:space="0" w:color="auto"/>
                </w:tcBorders>
                <w:vAlign w:val="bottom"/>
              </w:tcPr>
            </w:tcPrChange>
          </w:tcPr>
          <w:p w14:paraId="142B1DBD" w14:textId="54F8472A"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GSE35296</w:t>
            </w:r>
          </w:p>
        </w:tc>
      </w:tr>
      <w:tr w:rsidR="00B80459" w:rsidRPr="00442AE3" w14:paraId="7ECB2BA3" w14:textId="77777777" w:rsidTr="004F5BE1">
        <w:tc>
          <w:tcPr>
            <w:tcW w:w="727" w:type="dxa"/>
            <w:tcBorders>
              <w:top w:val="single" w:sz="8" w:space="0" w:color="auto"/>
              <w:left w:val="single" w:sz="8" w:space="0" w:color="auto"/>
              <w:bottom w:val="single" w:sz="8" w:space="0" w:color="auto"/>
            </w:tcBorders>
            <w:vAlign w:val="center"/>
            <w:tcPrChange w:id="730"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5E6A9483" w14:textId="53CF01C7"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Pck012</w:t>
            </w:r>
          </w:p>
        </w:tc>
        <w:tc>
          <w:tcPr>
            <w:tcW w:w="890" w:type="dxa"/>
            <w:tcBorders>
              <w:top w:val="single" w:sz="8" w:space="0" w:color="auto"/>
              <w:bottom w:val="single" w:sz="8" w:space="0" w:color="auto"/>
            </w:tcBorders>
            <w:vAlign w:val="center"/>
            <w:tcPrChange w:id="731"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39D057C8" w14:textId="4784223C" w:rsidR="00B80459" w:rsidRPr="00B80459" w:rsidRDefault="00B80459"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tcBorders>
              <w:top w:val="single" w:sz="8" w:space="0" w:color="auto"/>
              <w:bottom w:val="single" w:sz="8" w:space="0" w:color="auto"/>
            </w:tcBorders>
            <w:vAlign w:val="center"/>
            <w:tcPrChange w:id="732"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08C4669B" w14:textId="332223B3" w:rsidR="00B80459" w:rsidRPr="00B80459" w:rsidRDefault="00B80459"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tcBorders>
              <w:top w:val="single" w:sz="8" w:space="0" w:color="auto"/>
              <w:bottom w:val="single" w:sz="8" w:space="0" w:color="auto"/>
            </w:tcBorders>
            <w:vAlign w:val="center"/>
            <w:tcPrChange w:id="733" w:author="Sarkar, Soumyadeep" w:date="2026-05-20T10:17:00Z" w16du:dateUtc="2026-05-20T17:17:00Z">
              <w:tcPr>
                <w:tcW w:w="979" w:type="dxa"/>
                <w:gridSpan w:val="4"/>
                <w:tcBorders>
                  <w:top w:val="single" w:sz="8" w:space="0" w:color="auto"/>
                  <w:bottom w:val="single" w:sz="8" w:space="0" w:color="auto"/>
                </w:tcBorders>
                <w:vAlign w:val="center"/>
              </w:tcPr>
            </w:tcPrChange>
          </w:tcPr>
          <w:p w14:paraId="71A0FEB4" w14:textId="3FC063F1"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34"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48583AA6" w14:textId="52C6ED31"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35"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7BCEC47F" w14:textId="34864612"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10</w:t>
            </w:r>
          </w:p>
        </w:tc>
        <w:tc>
          <w:tcPr>
            <w:tcW w:w="1715" w:type="dxa"/>
            <w:tcBorders>
              <w:top w:val="single" w:sz="8" w:space="0" w:color="auto"/>
              <w:bottom w:val="single" w:sz="8" w:space="0" w:color="auto"/>
            </w:tcBorders>
            <w:vAlign w:val="center"/>
            <w:tcPrChange w:id="736"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4655464E" w14:textId="1E3AEF24"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34957512</w:t>
            </w:r>
          </w:p>
        </w:tc>
        <w:tc>
          <w:tcPr>
            <w:tcW w:w="2223" w:type="dxa"/>
            <w:tcBorders>
              <w:top w:val="single" w:sz="8" w:space="0" w:color="auto"/>
              <w:bottom w:val="single" w:sz="8" w:space="0" w:color="auto"/>
              <w:right w:val="single" w:sz="8" w:space="0" w:color="auto"/>
            </w:tcBorders>
            <w:vAlign w:val="center"/>
            <w:tcPrChange w:id="737" w:author="Sarkar, Soumyadeep" w:date="2026-05-20T10:17:00Z" w16du:dateUtc="2026-05-20T17:17:00Z">
              <w:tcPr>
                <w:tcW w:w="1158" w:type="dxa"/>
                <w:tcBorders>
                  <w:top w:val="single" w:sz="8" w:space="0" w:color="auto"/>
                  <w:bottom w:val="single" w:sz="8" w:space="0" w:color="auto"/>
                  <w:right w:val="single" w:sz="8" w:space="0" w:color="auto"/>
                </w:tcBorders>
                <w:vAlign w:val="bottom"/>
              </w:tcPr>
            </w:tcPrChange>
          </w:tcPr>
          <w:p w14:paraId="5076F614" w14:textId="55F5004F"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GSE169221</w:t>
            </w:r>
          </w:p>
        </w:tc>
      </w:tr>
      <w:tr w:rsidR="00B80459" w:rsidRPr="00442AE3" w14:paraId="522BBD0B" w14:textId="77777777" w:rsidTr="004F5BE1">
        <w:tc>
          <w:tcPr>
            <w:tcW w:w="727" w:type="dxa"/>
            <w:tcBorders>
              <w:top w:val="single" w:sz="8" w:space="0" w:color="auto"/>
              <w:left w:val="single" w:sz="8" w:space="0" w:color="auto"/>
              <w:bottom w:val="single" w:sz="8" w:space="0" w:color="auto"/>
            </w:tcBorders>
            <w:vAlign w:val="center"/>
            <w:tcPrChange w:id="738"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53560C44" w14:textId="3319B470"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Pck013</w:t>
            </w:r>
          </w:p>
        </w:tc>
        <w:tc>
          <w:tcPr>
            <w:tcW w:w="890" w:type="dxa"/>
            <w:tcBorders>
              <w:top w:val="single" w:sz="8" w:space="0" w:color="auto"/>
              <w:bottom w:val="single" w:sz="8" w:space="0" w:color="auto"/>
            </w:tcBorders>
            <w:vAlign w:val="center"/>
            <w:tcPrChange w:id="739"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272176E1" w14:textId="7C2BE914" w:rsidR="00B80459" w:rsidRPr="00B80459" w:rsidRDefault="00B80459" w:rsidP="00B80459">
            <w:pPr>
              <w:rPr>
                <w:rFonts w:ascii="Arial" w:hAnsi="Arial" w:cs="Arial"/>
                <w:b/>
                <w:bCs/>
                <w:sz w:val="11"/>
                <w:szCs w:val="11"/>
              </w:rPr>
            </w:pPr>
            <w:r w:rsidRPr="00B80459">
              <w:rPr>
                <w:rFonts w:ascii="Arial" w:hAnsi="Arial" w:cs="Arial"/>
                <w:color w:val="000000"/>
                <w:sz w:val="11"/>
                <w:szCs w:val="11"/>
              </w:rPr>
              <w:t>Human pancreatic islets derived exosomes</w:t>
            </w:r>
          </w:p>
        </w:tc>
        <w:tc>
          <w:tcPr>
            <w:tcW w:w="1111" w:type="dxa"/>
            <w:tcBorders>
              <w:top w:val="single" w:sz="8" w:space="0" w:color="auto"/>
              <w:bottom w:val="single" w:sz="8" w:space="0" w:color="auto"/>
            </w:tcBorders>
            <w:vAlign w:val="center"/>
            <w:tcPrChange w:id="740"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49DA57FA" w14:textId="3B998D8A" w:rsidR="00B80459" w:rsidRPr="00B80459" w:rsidRDefault="00B80459"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tcBorders>
              <w:top w:val="single" w:sz="8" w:space="0" w:color="auto"/>
              <w:bottom w:val="single" w:sz="8" w:space="0" w:color="auto"/>
            </w:tcBorders>
            <w:vAlign w:val="center"/>
            <w:tcPrChange w:id="741" w:author="Sarkar, Soumyadeep" w:date="2026-05-20T10:17:00Z" w16du:dateUtc="2026-05-20T17:17:00Z">
              <w:tcPr>
                <w:tcW w:w="979" w:type="dxa"/>
                <w:gridSpan w:val="4"/>
                <w:tcBorders>
                  <w:top w:val="single" w:sz="8" w:space="0" w:color="auto"/>
                  <w:bottom w:val="single" w:sz="8" w:space="0" w:color="auto"/>
                </w:tcBorders>
                <w:vAlign w:val="center"/>
              </w:tcPr>
            </w:tcPrChange>
          </w:tcPr>
          <w:p w14:paraId="586DDB2D" w14:textId="0CD7C8EB"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42"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097E2086" w14:textId="4D43946B"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43"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46B2599F" w14:textId="34A1BDCA"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5</w:t>
            </w:r>
          </w:p>
        </w:tc>
        <w:tc>
          <w:tcPr>
            <w:tcW w:w="1715" w:type="dxa"/>
            <w:tcBorders>
              <w:top w:val="single" w:sz="8" w:space="0" w:color="auto"/>
              <w:bottom w:val="single" w:sz="8" w:space="0" w:color="auto"/>
            </w:tcBorders>
            <w:vAlign w:val="center"/>
            <w:tcPrChange w:id="744"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4324F14B" w14:textId="3BFABDF5"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31775218</w:t>
            </w:r>
          </w:p>
        </w:tc>
        <w:tc>
          <w:tcPr>
            <w:tcW w:w="2223" w:type="dxa"/>
            <w:tcBorders>
              <w:top w:val="single" w:sz="8" w:space="0" w:color="auto"/>
              <w:bottom w:val="single" w:sz="8" w:space="0" w:color="auto"/>
              <w:right w:val="single" w:sz="8" w:space="0" w:color="auto"/>
            </w:tcBorders>
            <w:vAlign w:val="center"/>
            <w:tcPrChange w:id="745"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7B499D7D" w14:textId="1D563619"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GSE139932</w:t>
            </w:r>
          </w:p>
        </w:tc>
      </w:tr>
      <w:tr w:rsidR="00B80459" w:rsidRPr="00442AE3" w14:paraId="0204C145" w14:textId="77777777" w:rsidTr="004F5BE1">
        <w:tc>
          <w:tcPr>
            <w:tcW w:w="727" w:type="dxa"/>
            <w:tcBorders>
              <w:top w:val="single" w:sz="8" w:space="0" w:color="auto"/>
              <w:left w:val="single" w:sz="8" w:space="0" w:color="auto"/>
              <w:bottom w:val="single" w:sz="8" w:space="0" w:color="auto"/>
            </w:tcBorders>
            <w:vAlign w:val="center"/>
            <w:tcPrChange w:id="746"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730039C4" w14:textId="0F662B9C"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Pck014</w:t>
            </w:r>
          </w:p>
        </w:tc>
        <w:tc>
          <w:tcPr>
            <w:tcW w:w="890" w:type="dxa"/>
            <w:tcBorders>
              <w:top w:val="single" w:sz="8" w:space="0" w:color="auto"/>
              <w:bottom w:val="single" w:sz="8" w:space="0" w:color="auto"/>
            </w:tcBorders>
            <w:vAlign w:val="center"/>
            <w:tcPrChange w:id="747"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6AB50E2F" w14:textId="5DA3C0EF" w:rsidR="00B80459" w:rsidRPr="00B80459" w:rsidRDefault="00B80459"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tcBorders>
              <w:top w:val="single" w:sz="8" w:space="0" w:color="auto"/>
              <w:bottom w:val="single" w:sz="8" w:space="0" w:color="auto"/>
            </w:tcBorders>
            <w:vAlign w:val="center"/>
            <w:tcPrChange w:id="748"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3EEE1630" w14:textId="6E2D72AE" w:rsidR="00B80459" w:rsidRPr="00B80459" w:rsidRDefault="00B80459"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tcBorders>
              <w:top w:val="single" w:sz="8" w:space="0" w:color="auto"/>
              <w:bottom w:val="single" w:sz="8" w:space="0" w:color="auto"/>
            </w:tcBorders>
            <w:vAlign w:val="center"/>
            <w:tcPrChange w:id="749" w:author="Sarkar, Soumyadeep" w:date="2026-05-20T10:17:00Z" w16du:dateUtc="2026-05-20T17:17:00Z">
              <w:tcPr>
                <w:tcW w:w="979" w:type="dxa"/>
                <w:gridSpan w:val="4"/>
                <w:tcBorders>
                  <w:top w:val="single" w:sz="8" w:space="0" w:color="auto"/>
                  <w:bottom w:val="single" w:sz="8" w:space="0" w:color="auto"/>
                </w:tcBorders>
                <w:vAlign w:val="center"/>
              </w:tcPr>
            </w:tcPrChange>
          </w:tcPr>
          <w:p w14:paraId="4ED6059B" w14:textId="60955F97"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50"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03A1E0CE" w14:textId="5D8110BA"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Phosphoproteomics</w:t>
            </w:r>
          </w:p>
        </w:tc>
        <w:tc>
          <w:tcPr>
            <w:tcW w:w="790" w:type="dxa"/>
            <w:tcBorders>
              <w:top w:val="single" w:sz="8" w:space="0" w:color="auto"/>
              <w:bottom w:val="single" w:sz="8" w:space="0" w:color="auto"/>
            </w:tcBorders>
            <w:vAlign w:val="center"/>
            <w:tcPrChange w:id="751"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7439FBF9" w14:textId="3B6B867D"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8</w:t>
            </w:r>
          </w:p>
        </w:tc>
        <w:tc>
          <w:tcPr>
            <w:tcW w:w="1715" w:type="dxa"/>
            <w:tcBorders>
              <w:top w:val="single" w:sz="8" w:space="0" w:color="auto"/>
              <w:bottom w:val="single" w:sz="8" w:space="0" w:color="auto"/>
            </w:tcBorders>
            <w:vAlign w:val="center"/>
            <w:tcPrChange w:id="752"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6F84880C" w14:textId="271337DD"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30843680</w:t>
            </w:r>
          </w:p>
        </w:tc>
        <w:tc>
          <w:tcPr>
            <w:tcW w:w="2223" w:type="dxa"/>
            <w:tcBorders>
              <w:top w:val="single" w:sz="8" w:space="0" w:color="auto"/>
              <w:bottom w:val="single" w:sz="8" w:space="0" w:color="auto"/>
              <w:right w:val="single" w:sz="8" w:space="0" w:color="auto"/>
            </w:tcBorders>
            <w:vAlign w:val="center"/>
            <w:tcPrChange w:id="753"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4A6439A8" w14:textId="2752D395"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 xml:space="preserve">PXD011857 </w:t>
            </w:r>
          </w:p>
        </w:tc>
      </w:tr>
      <w:tr w:rsidR="00B80459" w:rsidRPr="00442AE3" w14:paraId="4860BC02" w14:textId="77777777" w:rsidTr="004F5BE1">
        <w:tc>
          <w:tcPr>
            <w:tcW w:w="727" w:type="dxa"/>
            <w:tcBorders>
              <w:top w:val="single" w:sz="8" w:space="0" w:color="auto"/>
              <w:left w:val="single" w:sz="8" w:space="0" w:color="auto"/>
              <w:bottom w:val="single" w:sz="8" w:space="0" w:color="auto"/>
            </w:tcBorders>
            <w:vAlign w:val="center"/>
            <w:tcPrChange w:id="754"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0B772260" w14:textId="2F8BBABF"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Pck015</w:t>
            </w:r>
          </w:p>
        </w:tc>
        <w:tc>
          <w:tcPr>
            <w:tcW w:w="890" w:type="dxa"/>
            <w:tcBorders>
              <w:top w:val="single" w:sz="8" w:space="0" w:color="auto"/>
              <w:bottom w:val="single" w:sz="8" w:space="0" w:color="auto"/>
            </w:tcBorders>
            <w:vAlign w:val="center"/>
            <w:tcPrChange w:id="755"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746E7A17" w14:textId="1E87ED08" w:rsidR="00B80459" w:rsidRPr="00B80459" w:rsidRDefault="00B80459" w:rsidP="00B80459">
            <w:pPr>
              <w:rPr>
                <w:rFonts w:ascii="Arial" w:hAnsi="Arial" w:cs="Arial"/>
                <w:b/>
                <w:bCs/>
                <w:sz w:val="11"/>
                <w:szCs w:val="11"/>
              </w:rPr>
            </w:pPr>
            <w:r w:rsidRPr="00B80459">
              <w:rPr>
                <w:rFonts w:ascii="Arial" w:hAnsi="Arial" w:cs="Arial"/>
                <w:color w:val="000000"/>
                <w:sz w:val="11"/>
                <w:szCs w:val="11"/>
              </w:rPr>
              <w:t>Human pancreatic islets</w:t>
            </w:r>
          </w:p>
        </w:tc>
        <w:tc>
          <w:tcPr>
            <w:tcW w:w="1111" w:type="dxa"/>
            <w:tcBorders>
              <w:top w:val="single" w:sz="8" w:space="0" w:color="auto"/>
              <w:bottom w:val="single" w:sz="8" w:space="0" w:color="auto"/>
            </w:tcBorders>
            <w:vAlign w:val="center"/>
            <w:tcPrChange w:id="756"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4D4EC48C" w14:textId="5F9D15DC" w:rsidR="00B80459" w:rsidRPr="00B80459" w:rsidRDefault="00B80459" w:rsidP="00B80459">
            <w:pPr>
              <w:rPr>
                <w:rFonts w:ascii="Arial" w:hAnsi="Arial" w:cs="Arial"/>
                <w:b/>
                <w:bCs/>
                <w:sz w:val="11"/>
                <w:szCs w:val="11"/>
              </w:rPr>
            </w:pPr>
            <w:r w:rsidRPr="00B80459">
              <w:rPr>
                <w:rFonts w:ascii="Arial" w:hAnsi="Arial" w:cs="Arial"/>
                <w:color w:val="000000"/>
                <w:sz w:val="11"/>
                <w:szCs w:val="11"/>
              </w:rPr>
              <w:t>IFNγ + IL-1β</w:t>
            </w:r>
          </w:p>
        </w:tc>
        <w:tc>
          <w:tcPr>
            <w:tcW w:w="567" w:type="dxa"/>
            <w:tcBorders>
              <w:top w:val="single" w:sz="8" w:space="0" w:color="auto"/>
              <w:bottom w:val="single" w:sz="8" w:space="0" w:color="auto"/>
            </w:tcBorders>
            <w:vAlign w:val="center"/>
            <w:tcPrChange w:id="757" w:author="Sarkar, Soumyadeep" w:date="2026-05-20T10:17:00Z" w16du:dateUtc="2026-05-20T17:17:00Z">
              <w:tcPr>
                <w:tcW w:w="979" w:type="dxa"/>
                <w:gridSpan w:val="4"/>
                <w:tcBorders>
                  <w:top w:val="single" w:sz="8" w:space="0" w:color="auto"/>
                  <w:bottom w:val="single" w:sz="8" w:space="0" w:color="auto"/>
                </w:tcBorders>
                <w:vAlign w:val="center"/>
              </w:tcPr>
            </w:tcPrChange>
          </w:tcPr>
          <w:p w14:paraId="61D717AF" w14:textId="285C7D7A"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58"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13B472D6" w14:textId="7F468204"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Top-down proteomics</w:t>
            </w:r>
          </w:p>
        </w:tc>
        <w:tc>
          <w:tcPr>
            <w:tcW w:w="790" w:type="dxa"/>
            <w:tcBorders>
              <w:top w:val="single" w:sz="8" w:space="0" w:color="auto"/>
              <w:bottom w:val="single" w:sz="8" w:space="0" w:color="auto"/>
            </w:tcBorders>
            <w:vAlign w:val="center"/>
            <w:tcPrChange w:id="759"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0CA6428E" w14:textId="4EF6C558"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6</w:t>
            </w:r>
          </w:p>
        </w:tc>
        <w:tc>
          <w:tcPr>
            <w:tcW w:w="1715" w:type="dxa"/>
            <w:tcBorders>
              <w:top w:val="single" w:sz="8" w:space="0" w:color="auto"/>
              <w:bottom w:val="single" w:sz="8" w:space="0" w:color="auto"/>
            </w:tcBorders>
            <w:vAlign w:val="center"/>
            <w:tcPrChange w:id="760"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6153E7A6" w14:textId="6BFD9E67"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40977091</w:t>
            </w:r>
          </w:p>
        </w:tc>
        <w:tc>
          <w:tcPr>
            <w:tcW w:w="2223" w:type="dxa"/>
            <w:tcBorders>
              <w:top w:val="single" w:sz="8" w:space="0" w:color="auto"/>
              <w:bottom w:val="single" w:sz="8" w:space="0" w:color="auto"/>
              <w:right w:val="single" w:sz="8" w:space="0" w:color="auto"/>
            </w:tcBorders>
            <w:vAlign w:val="center"/>
            <w:tcPrChange w:id="761"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6AEAAFA2" w14:textId="7BB2C2A9"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 MSV000097810.</w:t>
            </w:r>
          </w:p>
        </w:tc>
      </w:tr>
      <w:tr w:rsidR="00B80459" w:rsidRPr="00442AE3" w14:paraId="62AFD2DF" w14:textId="77777777" w:rsidTr="004F5BE1">
        <w:tc>
          <w:tcPr>
            <w:tcW w:w="727" w:type="dxa"/>
            <w:tcBorders>
              <w:top w:val="single" w:sz="8" w:space="0" w:color="auto"/>
              <w:left w:val="single" w:sz="8" w:space="0" w:color="auto"/>
              <w:bottom w:val="single" w:sz="8" w:space="0" w:color="auto"/>
            </w:tcBorders>
            <w:vAlign w:val="center"/>
            <w:tcPrChange w:id="762"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4219709E" w14:textId="13E2C728"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Pck016</w:t>
            </w:r>
          </w:p>
        </w:tc>
        <w:tc>
          <w:tcPr>
            <w:tcW w:w="890" w:type="dxa"/>
            <w:tcBorders>
              <w:top w:val="single" w:sz="8" w:space="0" w:color="auto"/>
              <w:bottom w:val="single" w:sz="8" w:space="0" w:color="auto"/>
            </w:tcBorders>
            <w:vAlign w:val="center"/>
            <w:tcPrChange w:id="763"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650239B5" w14:textId="7DFF0373" w:rsidR="00B80459" w:rsidRPr="00B80459" w:rsidRDefault="00B80459" w:rsidP="00B80459">
            <w:pPr>
              <w:rPr>
                <w:rFonts w:ascii="Arial" w:hAnsi="Arial" w:cs="Arial"/>
                <w:b/>
                <w:bCs/>
                <w:sz w:val="11"/>
                <w:szCs w:val="11"/>
              </w:rPr>
            </w:pPr>
            <w:r w:rsidRPr="00B80459">
              <w:rPr>
                <w:rFonts w:ascii="Arial" w:hAnsi="Arial" w:cs="Arial"/>
                <w:color w:val="000000"/>
                <w:sz w:val="11"/>
                <w:szCs w:val="11"/>
              </w:rPr>
              <w:t xml:space="preserve">β-TC-3 </w:t>
            </w:r>
          </w:p>
        </w:tc>
        <w:tc>
          <w:tcPr>
            <w:tcW w:w="1111" w:type="dxa"/>
            <w:tcBorders>
              <w:top w:val="single" w:sz="8" w:space="0" w:color="auto"/>
              <w:bottom w:val="single" w:sz="8" w:space="0" w:color="auto"/>
            </w:tcBorders>
            <w:vAlign w:val="center"/>
            <w:tcPrChange w:id="764"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216CCC91" w14:textId="3B343C47" w:rsidR="00B80459" w:rsidRPr="00B80459" w:rsidRDefault="00B80459" w:rsidP="00B80459">
            <w:pPr>
              <w:rPr>
                <w:rFonts w:ascii="Arial" w:hAnsi="Arial" w:cs="Arial"/>
                <w:b/>
                <w:bCs/>
                <w:sz w:val="11"/>
                <w:szCs w:val="11"/>
              </w:rPr>
            </w:pPr>
            <w:r w:rsidRPr="00B80459">
              <w:rPr>
                <w:rFonts w:ascii="Arial" w:hAnsi="Arial" w:cs="Arial"/>
                <w:color w:val="000000"/>
                <w:sz w:val="11"/>
                <w:szCs w:val="11"/>
              </w:rPr>
              <w:t>IL-1β + IFNγ + TNFα (+/- ML351)</w:t>
            </w:r>
          </w:p>
        </w:tc>
        <w:tc>
          <w:tcPr>
            <w:tcW w:w="567" w:type="dxa"/>
            <w:tcBorders>
              <w:top w:val="single" w:sz="8" w:space="0" w:color="auto"/>
              <w:bottom w:val="single" w:sz="8" w:space="0" w:color="auto"/>
            </w:tcBorders>
            <w:vAlign w:val="center"/>
            <w:tcPrChange w:id="765" w:author="Sarkar, Soumyadeep" w:date="2026-05-20T10:17:00Z" w16du:dateUtc="2026-05-20T17:17:00Z">
              <w:tcPr>
                <w:tcW w:w="979" w:type="dxa"/>
                <w:gridSpan w:val="4"/>
                <w:tcBorders>
                  <w:top w:val="single" w:sz="8" w:space="0" w:color="auto"/>
                  <w:bottom w:val="single" w:sz="8" w:space="0" w:color="auto"/>
                </w:tcBorders>
                <w:vAlign w:val="center"/>
              </w:tcPr>
            </w:tcPrChange>
          </w:tcPr>
          <w:p w14:paraId="65F09B29" w14:textId="5DF9400A"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66"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5A7D4E7B" w14:textId="3E1AAE14"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67"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1438B5AE" w14:textId="20950511"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w:t>
            </w:r>
          </w:p>
        </w:tc>
        <w:tc>
          <w:tcPr>
            <w:tcW w:w="1715" w:type="dxa"/>
            <w:tcBorders>
              <w:top w:val="single" w:sz="8" w:space="0" w:color="auto"/>
              <w:bottom w:val="single" w:sz="8" w:space="0" w:color="auto"/>
            </w:tcBorders>
            <w:vAlign w:val="center"/>
            <w:tcPrChange w:id="768"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5E9E8463" w14:textId="0FF021D0"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28842399</w:t>
            </w:r>
          </w:p>
        </w:tc>
        <w:tc>
          <w:tcPr>
            <w:tcW w:w="2223" w:type="dxa"/>
            <w:tcBorders>
              <w:top w:val="single" w:sz="8" w:space="0" w:color="auto"/>
              <w:bottom w:val="single" w:sz="8" w:space="0" w:color="auto"/>
              <w:right w:val="single" w:sz="8" w:space="0" w:color="auto"/>
            </w:tcBorders>
            <w:vAlign w:val="center"/>
            <w:tcPrChange w:id="769"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0249C24E" w14:textId="0A4DEABA"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NA</w:t>
            </w:r>
          </w:p>
        </w:tc>
      </w:tr>
      <w:tr w:rsidR="00B80459" w:rsidRPr="00442AE3" w14:paraId="0E15C52C" w14:textId="77777777" w:rsidTr="004F5BE1">
        <w:tc>
          <w:tcPr>
            <w:tcW w:w="727" w:type="dxa"/>
            <w:tcBorders>
              <w:top w:val="single" w:sz="8" w:space="0" w:color="auto"/>
              <w:left w:val="single" w:sz="8" w:space="0" w:color="auto"/>
              <w:bottom w:val="single" w:sz="8" w:space="0" w:color="auto"/>
            </w:tcBorders>
            <w:vAlign w:val="center"/>
            <w:tcPrChange w:id="770"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0E39991F" w14:textId="6A32A3F4"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Pck017</w:t>
            </w:r>
          </w:p>
        </w:tc>
        <w:tc>
          <w:tcPr>
            <w:tcW w:w="890" w:type="dxa"/>
            <w:tcBorders>
              <w:top w:val="single" w:sz="8" w:space="0" w:color="auto"/>
              <w:bottom w:val="single" w:sz="8" w:space="0" w:color="auto"/>
            </w:tcBorders>
            <w:vAlign w:val="center"/>
            <w:tcPrChange w:id="771"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52B3F827" w14:textId="33C8C54C" w:rsidR="00B80459" w:rsidRPr="00B80459" w:rsidRDefault="00B80459" w:rsidP="00B80459">
            <w:pPr>
              <w:rPr>
                <w:rFonts w:ascii="Arial" w:hAnsi="Arial" w:cs="Arial"/>
                <w:b/>
                <w:bCs/>
                <w:sz w:val="11"/>
                <w:szCs w:val="11"/>
              </w:rPr>
            </w:pPr>
            <w:r w:rsidRPr="00B80459">
              <w:rPr>
                <w:rFonts w:ascii="Arial" w:hAnsi="Arial" w:cs="Arial"/>
                <w:color w:val="000000"/>
                <w:sz w:val="11"/>
                <w:szCs w:val="11"/>
              </w:rPr>
              <w:t xml:space="preserve">MIN6 cells </w:t>
            </w:r>
          </w:p>
        </w:tc>
        <w:tc>
          <w:tcPr>
            <w:tcW w:w="1111" w:type="dxa"/>
            <w:tcBorders>
              <w:top w:val="single" w:sz="8" w:space="0" w:color="auto"/>
              <w:bottom w:val="single" w:sz="8" w:space="0" w:color="auto"/>
            </w:tcBorders>
            <w:vAlign w:val="center"/>
            <w:tcPrChange w:id="772"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5D43CB5B" w14:textId="3845BF8A" w:rsidR="00B80459" w:rsidRPr="00B80459" w:rsidRDefault="00B80459" w:rsidP="00B80459">
            <w:pPr>
              <w:rPr>
                <w:rFonts w:ascii="Arial" w:hAnsi="Arial" w:cs="Arial"/>
                <w:b/>
                <w:bCs/>
                <w:sz w:val="11"/>
                <w:szCs w:val="11"/>
              </w:rPr>
            </w:pPr>
            <w:r w:rsidRPr="00B80459">
              <w:rPr>
                <w:rFonts w:ascii="Arial" w:hAnsi="Arial" w:cs="Arial"/>
                <w:color w:val="000000"/>
                <w:sz w:val="11"/>
                <w:szCs w:val="11"/>
              </w:rPr>
              <w:t>IL-1β + IFNγ +TNFα (+/- DFMO/DENSPM)</w:t>
            </w:r>
          </w:p>
        </w:tc>
        <w:tc>
          <w:tcPr>
            <w:tcW w:w="567" w:type="dxa"/>
            <w:tcBorders>
              <w:top w:val="single" w:sz="8" w:space="0" w:color="auto"/>
              <w:bottom w:val="single" w:sz="8" w:space="0" w:color="auto"/>
            </w:tcBorders>
            <w:vAlign w:val="center"/>
            <w:tcPrChange w:id="773" w:author="Sarkar, Soumyadeep" w:date="2026-05-20T10:17:00Z" w16du:dateUtc="2026-05-20T17:17:00Z">
              <w:tcPr>
                <w:tcW w:w="979" w:type="dxa"/>
                <w:gridSpan w:val="4"/>
                <w:tcBorders>
                  <w:top w:val="single" w:sz="8" w:space="0" w:color="auto"/>
                  <w:bottom w:val="single" w:sz="8" w:space="0" w:color="auto"/>
                </w:tcBorders>
                <w:vAlign w:val="center"/>
              </w:tcPr>
            </w:tcPrChange>
          </w:tcPr>
          <w:p w14:paraId="0CDD3E13" w14:textId="66D1DD2F"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74"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1EA3147A" w14:textId="1C1F3BED"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RNA-seq</w:t>
            </w:r>
          </w:p>
        </w:tc>
        <w:tc>
          <w:tcPr>
            <w:tcW w:w="790" w:type="dxa"/>
            <w:tcBorders>
              <w:top w:val="single" w:sz="8" w:space="0" w:color="auto"/>
              <w:bottom w:val="single" w:sz="8" w:space="0" w:color="auto"/>
            </w:tcBorders>
            <w:vAlign w:val="center"/>
            <w:tcPrChange w:id="775"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71556149" w14:textId="754AC37E"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w:t>
            </w:r>
          </w:p>
        </w:tc>
        <w:tc>
          <w:tcPr>
            <w:tcW w:w="1715" w:type="dxa"/>
            <w:tcBorders>
              <w:top w:val="single" w:sz="8" w:space="0" w:color="auto"/>
              <w:bottom w:val="single" w:sz="8" w:space="0" w:color="auto"/>
            </w:tcBorders>
            <w:vAlign w:val="center"/>
            <w:tcPrChange w:id="776"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73822CF8" w14:textId="503AB527"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38195178</w:t>
            </w:r>
          </w:p>
        </w:tc>
        <w:tc>
          <w:tcPr>
            <w:tcW w:w="2223" w:type="dxa"/>
            <w:tcBorders>
              <w:top w:val="single" w:sz="8" w:space="0" w:color="auto"/>
              <w:bottom w:val="single" w:sz="8" w:space="0" w:color="auto"/>
              <w:right w:val="single" w:sz="8" w:space="0" w:color="auto"/>
            </w:tcBorders>
            <w:vAlign w:val="center"/>
            <w:tcPrChange w:id="777"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6404253F" w14:textId="77448716"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GSE242725</w:t>
            </w:r>
          </w:p>
        </w:tc>
      </w:tr>
      <w:tr w:rsidR="00B80459" w:rsidRPr="00442AE3" w14:paraId="5DF2D28D" w14:textId="77777777" w:rsidTr="004F5BE1">
        <w:tc>
          <w:tcPr>
            <w:tcW w:w="727" w:type="dxa"/>
            <w:tcBorders>
              <w:top w:val="single" w:sz="8" w:space="0" w:color="auto"/>
              <w:left w:val="single" w:sz="8" w:space="0" w:color="auto"/>
              <w:bottom w:val="single" w:sz="8" w:space="0" w:color="auto"/>
            </w:tcBorders>
            <w:vAlign w:val="center"/>
            <w:tcPrChange w:id="778"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7439CFF2" w14:textId="1AFF42BE"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Pck018</w:t>
            </w:r>
          </w:p>
        </w:tc>
        <w:tc>
          <w:tcPr>
            <w:tcW w:w="890" w:type="dxa"/>
            <w:tcBorders>
              <w:top w:val="single" w:sz="8" w:space="0" w:color="auto"/>
              <w:bottom w:val="single" w:sz="8" w:space="0" w:color="auto"/>
            </w:tcBorders>
            <w:vAlign w:val="center"/>
            <w:tcPrChange w:id="779"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68EB6222" w14:textId="4DB02E24" w:rsidR="00B80459" w:rsidRPr="00B80459" w:rsidRDefault="00B80459" w:rsidP="00B80459">
            <w:pPr>
              <w:rPr>
                <w:rFonts w:ascii="Arial" w:hAnsi="Arial" w:cs="Arial"/>
                <w:b/>
                <w:bCs/>
                <w:sz w:val="11"/>
                <w:szCs w:val="11"/>
              </w:rPr>
            </w:pPr>
            <w:r w:rsidRPr="00B80459">
              <w:rPr>
                <w:rFonts w:ascii="Arial" w:hAnsi="Arial" w:cs="Arial"/>
                <w:color w:val="000000"/>
                <w:sz w:val="11"/>
                <w:szCs w:val="11"/>
              </w:rPr>
              <w:t>MIN6 cells/</w:t>
            </w:r>
            <w:r w:rsidRPr="00B80459">
              <w:rPr>
                <w:rFonts w:ascii="Arial" w:hAnsi="Arial" w:cs="Arial"/>
                <w:i/>
                <w:iCs/>
                <w:color w:val="000000"/>
                <w:sz w:val="11"/>
                <w:szCs w:val="11"/>
              </w:rPr>
              <w:t xml:space="preserve">Adprhl2 </w:t>
            </w:r>
            <w:r w:rsidRPr="00B80459">
              <w:rPr>
                <w:rFonts w:ascii="Arial" w:hAnsi="Arial" w:cs="Arial"/>
                <w:color w:val="000000"/>
                <w:sz w:val="11"/>
                <w:szCs w:val="11"/>
              </w:rPr>
              <w:t xml:space="preserve">RNAi MIN6 cells </w:t>
            </w:r>
          </w:p>
        </w:tc>
        <w:tc>
          <w:tcPr>
            <w:tcW w:w="1111" w:type="dxa"/>
            <w:tcBorders>
              <w:top w:val="single" w:sz="8" w:space="0" w:color="auto"/>
              <w:bottom w:val="single" w:sz="8" w:space="0" w:color="auto"/>
            </w:tcBorders>
            <w:vAlign w:val="center"/>
            <w:tcPrChange w:id="780"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2920AFDC" w14:textId="7AE700FA" w:rsidR="00B80459" w:rsidRPr="00B80459" w:rsidRDefault="00B80459" w:rsidP="00B80459">
            <w:pPr>
              <w:rPr>
                <w:rFonts w:ascii="Arial" w:hAnsi="Arial" w:cs="Arial"/>
                <w:b/>
                <w:bCs/>
                <w:sz w:val="11"/>
                <w:szCs w:val="11"/>
              </w:rPr>
            </w:pPr>
            <w:r w:rsidRPr="00B80459">
              <w:rPr>
                <w:rFonts w:ascii="Arial" w:hAnsi="Arial" w:cs="Arial"/>
                <w:color w:val="000000"/>
                <w:sz w:val="11"/>
                <w:szCs w:val="11"/>
              </w:rPr>
              <w:t>IL-1β + IFNγ + TNFα</w:t>
            </w:r>
          </w:p>
        </w:tc>
        <w:tc>
          <w:tcPr>
            <w:tcW w:w="567" w:type="dxa"/>
            <w:tcBorders>
              <w:top w:val="single" w:sz="8" w:space="0" w:color="auto"/>
              <w:bottom w:val="single" w:sz="8" w:space="0" w:color="auto"/>
            </w:tcBorders>
            <w:vAlign w:val="center"/>
            <w:tcPrChange w:id="781" w:author="Sarkar, Soumyadeep" w:date="2026-05-20T10:17:00Z" w16du:dateUtc="2026-05-20T17:17:00Z">
              <w:tcPr>
                <w:tcW w:w="979" w:type="dxa"/>
                <w:gridSpan w:val="4"/>
                <w:tcBorders>
                  <w:top w:val="single" w:sz="8" w:space="0" w:color="auto"/>
                  <w:bottom w:val="single" w:sz="8" w:space="0" w:color="auto"/>
                </w:tcBorders>
                <w:vAlign w:val="center"/>
              </w:tcPr>
            </w:tcPrChange>
          </w:tcPr>
          <w:p w14:paraId="660747E9" w14:textId="0B1D783A"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82"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405EB04D" w14:textId="0499F0DC"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8" w:space="0" w:color="auto"/>
              <w:bottom w:val="single" w:sz="8" w:space="0" w:color="auto"/>
            </w:tcBorders>
            <w:vAlign w:val="center"/>
            <w:tcPrChange w:id="783"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0B9E6114" w14:textId="20B9ECB5"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tcBorders>
              <w:top w:val="single" w:sz="8" w:space="0" w:color="auto"/>
              <w:bottom w:val="single" w:sz="8" w:space="0" w:color="auto"/>
            </w:tcBorders>
            <w:vAlign w:val="center"/>
            <w:tcPrChange w:id="784"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55FEED58" w14:textId="17BAABDB"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39648458</w:t>
            </w:r>
          </w:p>
        </w:tc>
        <w:tc>
          <w:tcPr>
            <w:tcW w:w="2223" w:type="dxa"/>
            <w:tcBorders>
              <w:top w:val="single" w:sz="8" w:space="0" w:color="auto"/>
              <w:bottom w:val="single" w:sz="8" w:space="0" w:color="auto"/>
              <w:right w:val="single" w:sz="8" w:space="0" w:color="auto"/>
            </w:tcBorders>
            <w:vAlign w:val="center"/>
            <w:tcPrChange w:id="785"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2FE421D6" w14:textId="6F5FAAB3"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PXD021501</w:t>
            </w:r>
          </w:p>
        </w:tc>
      </w:tr>
      <w:tr w:rsidR="00B80459" w:rsidRPr="00442AE3" w14:paraId="22D5D37F" w14:textId="77777777" w:rsidTr="004F5BE1">
        <w:tc>
          <w:tcPr>
            <w:tcW w:w="727" w:type="dxa"/>
            <w:tcBorders>
              <w:top w:val="single" w:sz="8" w:space="0" w:color="auto"/>
              <w:left w:val="single" w:sz="8" w:space="0" w:color="auto"/>
              <w:bottom w:val="single" w:sz="8" w:space="0" w:color="auto"/>
            </w:tcBorders>
            <w:vAlign w:val="center"/>
            <w:tcPrChange w:id="786"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478453D3" w14:textId="4424936E"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Pck019</w:t>
            </w:r>
          </w:p>
        </w:tc>
        <w:tc>
          <w:tcPr>
            <w:tcW w:w="890" w:type="dxa"/>
            <w:tcBorders>
              <w:top w:val="single" w:sz="8" w:space="0" w:color="auto"/>
              <w:bottom w:val="single" w:sz="8" w:space="0" w:color="auto"/>
            </w:tcBorders>
            <w:vAlign w:val="center"/>
            <w:tcPrChange w:id="787"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3A908F02" w14:textId="4A38CD49" w:rsidR="00B80459" w:rsidRPr="00B80459" w:rsidRDefault="00B80459" w:rsidP="00B80459">
            <w:pPr>
              <w:rPr>
                <w:rFonts w:ascii="Arial" w:hAnsi="Arial" w:cs="Arial"/>
                <w:b/>
                <w:bCs/>
                <w:sz w:val="11"/>
                <w:szCs w:val="11"/>
              </w:rPr>
            </w:pPr>
            <w:r w:rsidRPr="00B80459">
              <w:rPr>
                <w:rFonts w:ascii="Arial" w:hAnsi="Arial" w:cs="Arial"/>
                <w:color w:val="000000"/>
                <w:sz w:val="11"/>
                <w:szCs w:val="11"/>
              </w:rPr>
              <w:t>MIN6 cells/</w:t>
            </w:r>
            <w:r w:rsidRPr="00B80459">
              <w:rPr>
                <w:rFonts w:ascii="Arial" w:hAnsi="Arial" w:cs="Arial"/>
                <w:i/>
                <w:iCs/>
                <w:color w:val="000000"/>
                <w:sz w:val="11"/>
                <w:szCs w:val="11"/>
              </w:rPr>
              <w:t xml:space="preserve">Parp12 </w:t>
            </w:r>
            <w:r w:rsidRPr="00B80459">
              <w:rPr>
                <w:rFonts w:ascii="Arial" w:hAnsi="Arial" w:cs="Arial"/>
                <w:color w:val="000000"/>
                <w:sz w:val="11"/>
                <w:szCs w:val="11"/>
              </w:rPr>
              <w:t xml:space="preserve">RNAi MIN6 cells </w:t>
            </w:r>
          </w:p>
        </w:tc>
        <w:tc>
          <w:tcPr>
            <w:tcW w:w="1111" w:type="dxa"/>
            <w:tcBorders>
              <w:top w:val="single" w:sz="8" w:space="0" w:color="auto"/>
              <w:bottom w:val="single" w:sz="8" w:space="0" w:color="auto"/>
            </w:tcBorders>
            <w:vAlign w:val="center"/>
            <w:tcPrChange w:id="788"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56CB12E5" w14:textId="002839B2" w:rsidR="00B80459" w:rsidRPr="00B80459" w:rsidRDefault="00B80459" w:rsidP="00B80459">
            <w:pPr>
              <w:rPr>
                <w:rFonts w:ascii="Arial" w:hAnsi="Arial" w:cs="Arial"/>
                <w:b/>
                <w:bCs/>
                <w:sz w:val="11"/>
                <w:szCs w:val="11"/>
              </w:rPr>
            </w:pPr>
            <w:r w:rsidRPr="00B80459">
              <w:rPr>
                <w:rFonts w:ascii="Arial" w:hAnsi="Arial" w:cs="Arial"/>
                <w:color w:val="000000"/>
                <w:sz w:val="11"/>
                <w:szCs w:val="11"/>
              </w:rPr>
              <w:t>IL-1β + IFNγ + TNFα</w:t>
            </w:r>
          </w:p>
        </w:tc>
        <w:tc>
          <w:tcPr>
            <w:tcW w:w="567" w:type="dxa"/>
            <w:tcBorders>
              <w:top w:val="single" w:sz="8" w:space="0" w:color="auto"/>
              <w:bottom w:val="single" w:sz="8" w:space="0" w:color="auto"/>
            </w:tcBorders>
            <w:vAlign w:val="center"/>
            <w:tcPrChange w:id="789" w:author="Sarkar, Soumyadeep" w:date="2026-05-20T10:17:00Z" w16du:dateUtc="2026-05-20T17:17:00Z">
              <w:tcPr>
                <w:tcW w:w="979" w:type="dxa"/>
                <w:gridSpan w:val="4"/>
                <w:tcBorders>
                  <w:top w:val="single" w:sz="8" w:space="0" w:color="auto"/>
                  <w:bottom w:val="single" w:sz="8" w:space="0" w:color="auto"/>
                </w:tcBorders>
                <w:vAlign w:val="center"/>
              </w:tcPr>
            </w:tcPrChange>
          </w:tcPr>
          <w:p w14:paraId="47A0CCDC" w14:textId="223A22C7"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8" w:space="0" w:color="auto"/>
            </w:tcBorders>
            <w:vAlign w:val="center"/>
            <w:tcPrChange w:id="790"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7EDFDC73" w14:textId="2B550037"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8" w:space="0" w:color="auto"/>
              <w:bottom w:val="single" w:sz="8" w:space="0" w:color="auto"/>
            </w:tcBorders>
            <w:vAlign w:val="center"/>
            <w:tcPrChange w:id="791"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6D192162" w14:textId="76F610A0"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tcBorders>
              <w:top w:val="single" w:sz="8" w:space="0" w:color="auto"/>
              <w:bottom w:val="single" w:sz="8" w:space="0" w:color="auto"/>
            </w:tcBorders>
            <w:vAlign w:val="center"/>
            <w:tcPrChange w:id="792"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7822A54F" w14:textId="58E8B160"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40470236</w:t>
            </w:r>
          </w:p>
        </w:tc>
        <w:tc>
          <w:tcPr>
            <w:tcW w:w="2223" w:type="dxa"/>
            <w:tcBorders>
              <w:top w:val="single" w:sz="8" w:space="0" w:color="auto"/>
              <w:bottom w:val="single" w:sz="8" w:space="0" w:color="auto"/>
              <w:right w:val="single" w:sz="8" w:space="0" w:color="auto"/>
            </w:tcBorders>
            <w:vAlign w:val="center"/>
            <w:tcPrChange w:id="793"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642CB983" w14:textId="71E99540"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MSV000097350</w:t>
            </w:r>
          </w:p>
        </w:tc>
      </w:tr>
      <w:tr w:rsidR="00B80459" w:rsidRPr="00442AE3" w14:paraId="50F4C6EA" w14:textId="77777777" w:rsidTr="004F5BE1">
        <w:tc>
          <w:tcPr>
            <w:tcW w:w="727" w:type="dxa"/>
            <w:tcBorders>
              <w:top w:val="single" w:sz="8" w:space="0" w:color="auto"/>
              <w:left w:val="single" w:sz="8" w:space="0" w:color="auto"/>
              <w:bottom w:val="single" w:sz="12" w:space="0" w:color="auto"/>
            </w:tcBorders>
            <w:vAlign w:val="center"/>
            <w:tcPrChange w:id="794" w:author="Sarkar, Soumyadeep" w:date="2026-05-20T10:17:00Z" w16du:dateUtc="2026-05-20T17:17:00Z">
              <w:tcPr>
                <w:tcW w:w="1027" w:type="dxa"/>
                <w:gridSpan w:val="4"/>
                <w:tcBorders>
                  <w:top w:val="single" w:sz="8" w:space="0" w:color="auto"/>
                  <w:left w:val="single" w:sz="8" w:space="0" w:color="auto"/>
                  <w:bottom w:val="single" w:sz="8" w:space="0" w:color="auto"/>
                </w:tcBorders>
                <w:vAlign w:val="center"/>
              </w:tcPr>
            </w:tcPrChange>
          </w:tcPr>
          <w:p w14:paraId="001F811D" w14:textId="290FAF3D" w:rsidR="00B80459" w:rsidRPr="00B80459" w:rsidRDefault="00B80459" w:rsidP="00B80459">
            <w:pPr>
              <w:rPr>
                <w:rFonts w:ascii="Arial" w:hAnsi="Arial" w:cs="Arial"/>
                <w:b/>
                <w:bCs/>
                <w:sz w:val="11"/>
                <w:szCs w:val="11"/>
              </w:rPr>
            </w:pPr>
            <w:r w:rsidRPr="00B80459">
              <w:rPr>
                <w:rFonts w:ascii="Arial" w:hAnsi="Arial" w:cs="Arial"/>
                <w:color w:val="000000"/>
                <w:sz w:val="11"/>
                <w:szCs w:val="11"/>
              </w:rPr>
              <w:t>Pck020</w:t>
            </w:r>
          </w:p>
        </w:tc>
        <w:tc>
          <w:tcPr>
            <w:tcW w:w="890" w:type="dxa"/>
            <w:tcBorders>
              <w:top w:val="single" w:sz="8" w:space="0" w:color="auto"/>
              <w:bottom w:val="single" w:sz="12" w:space="0" w:color="auto"/>
            </w:tcBorders>
            <w:vAlign w:val="center"/>
            <w:tcPrChange w:id="795" w:author="Sarkar, Soumyadeep" w:date="2026-05-20T10:17:00Z" w16du:dateUtc="2026-05-20T17:17:00Z">
              <w:tcPr>
                <w:tcW w:w="1080" w:type="dxa"/>
                <w:gridSpan w:val="4"/>
                <w:tcBorders>
                  <w:top w:val="single" w:sz="8" w:space="0" w:color="auto"/>
                  <w:bottom w:val="single" w:sz="8" w:space="0" w:color="auto"/>
                </w:tcBorders>
                <w:vAlign w:val="center"/>
              </w:tcPr>
            </w:tcPrChange>
          </w:tcPr>
          <w:p w14:paraId="53A8DE12" w14:textId="59C27BB8" w:rsidR="00B80459" w:rsidRPr="00B80459" w:rsidRDefault="00B80459" w:rsidP="00B80459">
            <w:pPr>
              <w:rPr>
                <w:rFonts w:ascii="Arial" w:hAnsi="Arial" w:cs="Arial"/>
                <w:b/>
                <w:bCs/>
                <w:sz w:val="11"/>
                <w:szCs w:val="11"/>
              </w:rPr>
            </w:pPr>
            <w:r w:rsidRPr="00B80459">
              <w:rPr>
                <w:rFonts w:ascii="Arial" w:hAnsi="Arial" w:cs="Arial"/>
                <w:color w:val="000000"/>
                <w:sz w:val="11"/>
                <w:szCs w:val="11"/>
              </w:rPr>
              <w:t>MIN6 cells/</w:t>
            </w:r>
            <w:r w:rsidRPr="00B80459">
              <w:rPr>
                <w:rFonts w:ascii="Arial" w:hAnsi="Arial" w:cs="Arial"/>
                <w:i/>
                <w:iCs/>
                <w:color w:val="000000"/>
                <w:sz w:val="11"/>
                <w:szCs w:val="11"/>
              </w:rPr>
              <w:t xml:space="preserve">Pla2g6 </w:t>
            </w:r>
            <w:r w:rsidRPr="00B80459">
              <w:rPr>
                <w:rFonts w:ascii="Arial" w:hAnsi="Arial" w:cs="Arial"/>
                <w:color w:val="000000"/>
                <w:sz w:val="11"/>
                <w:szCs w:val="11"/>
              </w:rPr>
              <w:t xml:space="preserve">RNAi MIN6 cells </w:t>
            </w:r>
          </w:p>
        </w:tc>
        <w:tc>
          <w:tcPr>
            <w:tcW w:w="1111" w:type="dxa"/>
            <w:tcBorders>
              <w:top w:val="single" w:sz="8" w:space="0" w:color="auto"/>
              <w:bottom w:val="single" w:sz="12" w:space="0" w:color="auto"/>
            </w:tcBorders>
            <w:vAlign w:val="center"/>
            <w:tcPrChange w:id="796" w:author="Sarkar, Soumyadeep" w:date="2026-05-20T10:17:00Z" w16du:dateUtc="2026-05-20T17:17:00Z">
              <w:tcPr>
                <w:tcW w:w="1151" w:type="dxa"/>
                <w:gridSpan w:val="4"/>
                <w:tcBorders>
                  <w:top w:val="single" w:sz="8" w:space="0" w:color="auto"/>
                  <w:bottom w:val="single" w:sz="8" w:space="0" w:color="auto"/>
                </w:tcBorders>
                <w:vAlign w:val="center"/>
              </w:tcPr>
            </w:tcPrChange>
          </w:tcPr>
          <w:p w14:paraId="105C3CA6" w14:textId="15112367" w:rsidR="00B80459" w:rsidRPr="00B80459" w:rsidRDefault="00B80459" w:rsidP="00B80459">
            <w:pPr>
              <w:rPr>
                <w:rFonts w:ascii="Arial" w:hAnsi="Arial" w:cs="Arial"/>
                <w:b/>
                <w:bCs/>
                <w:sz w:val="11"/>
                <w:szCs w:val="11"/>
              </w:rPr>
            </w:pPr>
            <w:r w:rsidRPr="00B80459">
              <w:rPr>
                <w:rFonts w:ascii="Arial" w:hAnsi="Arial" w:cs="Arial"/>
                <w:color w:val="000000"/>
                <w:sz w:val="11"/>
                <w:szCs w:val="11"/>
              </w:rPr>
              <w:t>IL-1β + IFNγ + TNFα</w:t>
            </w:r>
          </w:p>
        </w:tc>
        <w:tc>
          <w:tcPr>
            <w:tcW w:w="567" w:type="dxa"/>
            <w:tcBorders>
              <w:top w:val="single" w:sz="8" w:space="0" w:color="auto"/>
              <w:bottom w:val="single" w:sz="12" w:space="0" w:color="auto"/>
            </w:tcBorders>
            <w:vAlign w:val="center"/>
            <w:tcPrChange w:id="797" w:author="Sarkar, Soumyadeep" w:date="2026-05-20T10:17:00Z" w16du:dateUtc="2026-05-20T17:17:00Z">
              <w:tcPr>
                <w:tcW w:w="979" w:type="dxa"/>
                <w:gridSpan w:val="4"/>
                <w:tcBorders>
                  <w:top w:val="single" w:sz="8" w:space="0" w:color="auto"/>
                  <w:bottom w:val="single" w:sz="8" w:space="0" w:color="auto"/>
                </w:tcBorders>
                <w:vAlign w:val="center"/>
              </w:tcPr>
            </w:tcPrChange>
          </w:tcPr>
          <w:p w14:paraId="3D8F6194" w14:textId="4D87ECED" w:rsidR="00B80459" w:rsidRPr="00B80459" w:rsidRDefault="00B80459"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8" w:space="0" w:color="auto"/>
              <w:bottom w:val="single" w:sz="12" w:space="0" w:color="auto"/>
            </w:tcBorders>
            <w:vAlign w:val="center"/>
            <w:tcPrChange w:id="798" w:author="Sarkar, Soumyadeep" w:date="2026-05-20T10:17:00Z" w16du:dateUtc="2026-05-20T17:17:00Z">
              <w:tcPr>
                <w:tcW w:w="1189" w:type="dxa"/>
                <w:gridSpan w:val="4"/>
                <w:tcBorders>
                  <w:top w:val="single" w:sz="8" w:space="0" w:color="auto"/>
                  <w:bottom w:val="single" w:sz="8" w:space="0" w:color="auto"/>
                </w:tcBorders>
                <w:vAlign w:val="center"/>
              </w:tcPr>
            </w:tcPrChange>
          </w:tcPr>
          <w:p w14:paraId="409F4A39" w14:textId="72991703"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8" w:space="0" w:color="auto"/>
              <w:bottom w:val="single" w:sz="12" w:space="0" w:color="auto"/>
            </w:tcBorders>
            <w:vAlign w:val="center"/>
            <w:tcPrChange w:id="799" w:author="Sarkar, Soumyadeep" w:date="2026-05-20T10:17:00Z" w16du:dateUtc="2026-05-20T17:17:00Z">
              <w:tcPr>
                <w:tcW w:w="1049" w:type="dxa"/>
                <w:gridSpan w:val="4"/>
                <w:tcBorders>
                  <w:top w:val="single" w:sz="8" w:space="0" w:color="auto"/>
                  <w:bottom w:val="single" w:sz="8" w:space="0" w:color="auto"/>
                </w:tcBorders>
                <w:vAlign w:val="center"/>
              </w:tcPr>
            </w:tcPrChange>
          </w:tcPr>
          <w:p w14:paraId="39EF5648" w14:textId="7614C2E6"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tcBorders>
              <w:top w:val="single" w:sz="8" w:space="0" w:color="auto"/>
              <w:bottom w:val="single" w:sz="12" w:space="0" w:color="auto"/>
            </w:tcBorders>
            <w:vAlign w:val="center"/>
            <w:tcPrChange w:id="800" w:author="Sarkar, Soumyadeep" w:date="2026-05-20T10:17:00Z" w16du:dateUtc="2026-05-20T17:17:00Z">
              <w:tcPr>
                <w:tcW w:w="1707" w:type="dxa"/>
                <w:gridSpan w:val="4"/>
                <w:tcBorders>
                  <w:top w:val="single" w:sz="8" w:space="0" w:color="auto"/>
                  <w:bottom w:val="single" w:sz="8" w:space="0" w:color="auto"/>
                </w:tcBorders>
                <w:vAlign w:val="center"/>
              </w:tcPr>
            </w:tcPrChange>
          </w:tcPr>
          <w:p w14:paraId="2DCDDF60" w14:textId="1585F8A7" w:rsidR="00B80459" w:rsidRPr="00B80459" w:rsidRDefault="00B80459" w:rsidP="00B80459">
            <w:pPr>
              <w:rPr>
                <w:rFonts w:ascii="Arial" w:hAnsi="Arial" w:cs="Arial"/>
                <w:color w:val="000000"/>
                <w:sz w:val="11"/>
                <w:szCs w:val="11"/>
              </w:rPr>
            </w:pPr>
            <w:r w:rsidRPr="00B80459">
              <w:rPr>
                <w:rFonts w:ascii="Arial" w:hAnsi="Arial" w:cs="Arial"/>
                <w:color w:val="000000"/>
                <w:sz w:val="11"/>
                <w:szCs w:val="11"/>
              </w:rPr>
              <w:t>38383396</w:t>
            </w:r>
          </w:p>
        </w:tc>
        <w:tc>
          <w:tcPr>
            <w:tcW w:w="2223" w:type="dxa"/>
            <w:tcBorders>
              <w:top w:val="single" w:sz="8" w:space="0" w:color="auto"/>
              <w:bottom w:val="single" w:sz="12" w:space="0" w:color="auto"/>
              <w:right w:val="single" w:sz="8" w:space="0" w:color="auto"/>
            </w:tcBorders>
            <w:vAlign w:val="center"/>
            <w:tcPrChange w:id="801" w:author="Sarkar, Soumyadeep" w:date="2026-05-20T10:17:00Z" w16du:dateUtc="2026-05-20T17:17:00Z">
              <w:tcPr>
                <w:tcW w:w="1158" w:type="dxa"/>
                <w:tcBorders>
                  <w:top w:val="single" w:sz="8" w:space="0" w:color="auto"/>
                  <w:bottom w:val="single" w:sz="8" w:space="0" w:color="auto"/>
                  <w:right w:val="single" w:sz="8" w:space="0" w:color="auto"/>
                </w:tcBorders>
                <w:vAlign w:val="center"/>
              </w:tcPr>
            </w:tcPrChange>
          </w:tcPr>
          <w:p w14:paraId="4DFF29D6" w14:textId="4FA0E553" w:rsidR="00B80459" w:rsidRPr="00B80459" w:rsidRDefault="00B80459" w:rsidP="004F5BE1">
            <w:pPr>
              <w:rPr>
                <w:rFonts w:ascii="Arial" w:hAnsi="Arial" w:cs="Arial"/>
                <w:color w:val="000000"/>
                <w:sz w:val="11"/>
                <w:szCs w:val="11"/>
              </w:rPr>
            </w:pPr>
            <w:r w:rsidRPr="00B80459">
              <w:rPr>
                <w:rFonts w:ascii="Arial" w:hAnsi="Arial" w:cs="Arial"/>
                <w:color w:val="000000"/>
                <w:sz w:val="11"/>
                <w:szCs w:val="11"/>
              </w:rPr>
              <w:t>PXD017863</w:t>
            </w:r>
          </w:p>
        </w:tc>
      </w:tr>
      <w:tr w:rsidR="009427C4" w:rsidRPr="00442AE3" w14:paraId="12E59C1B" w14:textId="77777777" w:rsidTr="004F5BE1">
        <w:tc>
          <w:tcPr>
            <w:tcW w:w="727" w:type="dxa"/>
            <w:vMerge w:val="restart"/>
            <w:tcBorders>
              <w:top w:val="single" w:sz="12" w:space="0" w:color="auto"/>
              <w:left w:val="single" w:sz="8" w:space="0" w:color="auto"/>
            </w:tcBorders>
            <w:vAlign w:val="center"/>
            <w:tcPrChange w:id="802"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597FE67C" w14:textId="6A8A8601" w:rsidR="009427C4" w:rsidRPr="00B80459" w:rsidRDefault="009427C4" w:rsidP="00B80459">
            <w:pPr>
              <w:rPr>
                <w:rFonts w:ascii="Arial" w:hAnsi="Arial" w:cs="Arial"/>
                <w:b/>
                <w:bCs/>
                <w:sz w:val="11"/>
                <w:szCs w:val="11"/>
              </w:rPr>
            </w:pPr>
            <w:r w:rsidRPr="00B80459">
              <w:rPr>
                <w:rFonts w:ascii="Arial" w:hAnsi="Arial" w:cs="Arial"/>
                <w:color w:val="000000"/>
                <w:sz w:val="11"/>
                <w:szCs w:val="11"/>
              </w:rPr>
              <w:t>Pck021</w:t>
            </w:r>
          </w:p>
        </w:tc>
        <w:tc>
          <w:tcPr>
            <w:tcW w:w="890" w:type="dxa"/>
            <w:vMerge w:val="restart"/>
            <w:tcBorders>
              <w:top w:val="single" w:sz="12" w:space="0" w:color="auto"/>
            </w:tcBorders>
            <w:vAlign w:val="center"/>
            <w:tcPrChange w:id="803" w:author="Sarkar, Soumyadeep" w:date="2026-05-20T10:17:00Z" w16du:dateUtc="2026-05-20T17:17:00Z">
              <w:tcPr>
                <w:tcW w:w="890" w:type="dxa"/>
                <w:gridSpan w:val="4"/>
                <w:vMerge w:val="restart"/>
                <w:tcBorders>
                  <w:top w:val="single" w:sz="12" w:space="0" w:color="auto"/>
                </w:tcBorders>
                <w:vAlign w:val="center"/>
              </w:tcPr>
            </w:tcPrChange>
          </w:tcPr>
          <w:p w14:paraId="1AB9F6F8" w14:textId="5F43C0EF" w:rsidR="009427C4" w:rsidRPr="00B80459" w:rsidRDefault="009427C4" w:rsidP="00B80459">
            <w:pPr>
              <w:rPr>
                <w:rFonts w:ascii="Arial" w:hAnsi="Arial" w:cs="Arial"/>
                <w:b/>
                <w:bCs/>
                <w:sz w:val="11"/>
                <w:szCs w:val="11"/>
              </w:rPr>
            </w:pPr>
            <w:r w:rsidRPr="00B80459">
              <w:rPr>
                <w:rFonts w:ascii="Arial" w:hAnsi="Arial" w:cs="Arial"/>
                <w:color w:val="000000"/>
                <w:sz w:val="11"/>
                <w:szCs w:val="11"/>
              </w:rPr>
              <w:t xml:space="preserve">MIN6 cells </w:t>
            </w:r>
          </w:p>
        </w:tc>
        <w:tc>
          <w:tcPr>
            <w:tcW w:w="1111" w:type="dxa"/>
            <w:vMerge w:val="restart"/>
            <w:tcBorders>
              <w:top w:val="single" w:sz="12" w:space="0" w:color="auto"/>
            </w:tcBorders>
            <w:vAlign w:val="center"/>
            <w:tcPrChange w:id="804" w:author="Sarkar, Soumyadeep" w:date="2026-05-20T10:17:00Z" w16du:dateUtc="2026-05-20T17:17:00Z">
              <w:tcPr>
                <w:tcW w:w="1111" w:type="dxa"/>
                <w:gridSpan w:val="4"/>
                <w:vMerge w:val="restart"/>
                <w:tcBorders>
                  <w:top w:val="single" w:sz="12" w:space="0" w:color="auto"/>
                </w:tcBorders>
                <w:vAlign w:val="center"/>
              </w:tcPr>
            </w:tcPrChange>
          </w:tcPr>
          <w:p w14:paraId="6B444C5A" w14:textId="3B95A282" w:rsidR="009427C4" w:rsidRPr="00B80459" w:rsidRDefault="009427C4" w:rsidP="00B80459">
            <w:pPr>
              <w:rPr>
                <w:rFonts w:ascii="Arial" w:hAnsi="Arial" w:cs="Arial"/>
                <w:b/>
                <w:bCs/>
                <w:sz w:val="11"/>
                <w:szCs w:val="11"/>
              </w:rPr>
            </w:pPr>
            <w:r w:rsidRPr="00B80459">
              <w:rPr>
                <w:rFonts w:ascii="Arial" w:hAnsi="Arial" w:cs="Arial"/>
                <w:color w:val="000000"/>
                <w:sz w:val="11"/>
                <w:szCs w:val="11"/>
              </w:rPr>
              <w:t>IL</w:t>
            </w:r>
            <w:ins w:id="805" w:author="Sarkar, Soumyadeep" w:date="2026-05-09T00:25:00Z" w16du:dateUtc="2026-05-09T07:25:00Z">
              <w:r w:rsidR="009052DC">
                <w:rPr>
                  <w:rFonts w:ascii="Arial" w:hAnsi="Arial" w:cs="Arial"/>
                  <w:color w:val="000000"/>
                  <w:sz w:val="11"/>
                  <w:szCs w:val="11"/>
                </w:rPr>
                <w:t>-</w:t>
              </w:r>
            </w:ins>
            <w:del w:id="806" w:author="Sarkar, Soumyadeep" w:date="2026-05-09T00:25:00Z" w16du:dateUtc="2026-05-09T07:25:00Z">
              <w:r w:rsidRPr="00B80459" w:rsidDel="009052DC">
                <w:rPr>
                  <w:rFonts w:ascii="Arial" w:hAnsi="Arial" w:cs="Arial"/>
                  <w:color w:val="000000"/>
                  <w:sz w:val="11"/>
                  <w:szCs w:val="11"/>
                </w:rPr>
                <w:delText>-</w:delText>
              </w:r>
            </w:del>
            <w:r w:rsidRPr="00B80459">
              <w:rPr>
                <w:rFonts w:ascii="Arial" w:hAnsi="Arial" w:cs="Arial"/>
                <w:color w:val="000000"/>
                <w:sz w:val="11"/>
                <w:szCs w:val="11"/>
              </w:rPr>
              <w:t>1β + IFNγ + TNFα + palmitate</w:t>
            </w:r>
          </w:p>
        </w:tc>
        <w:tc>
          <w:tcPr>
            <w:tcW w:w="567" w:type="dxa"/>
            <w:tcBorders>
              <w:top w:val="single" w:sz="12" w:space="0" w:color="auto"/>
            </w:tcBorders>
            <w:vAlign w:val="center"/>
            <w:tcPrChange w:id="807" w:author="Sarkar, Soumyadeep" w:date="2026-05-20T10:17:00Z" w16du:dateUtc="2026-05-20T17:17:00Z">
              <w:tcPr>
                <w:tcW w:w="567" w:type="dxa"/>
                <w:gridSpan w:val="4"/>
                <w:tcBorders>
                  <w:top w:val="single" w:sz="12" w:space="0" w:color="auto"/>
                </w:tcBorders>
                <w:vAlign w:val="center"/>
              </w:tcPr>
            </w:tcPrChange>
          </w:tcPr>
          <w:p w14:paraId="363204BE" w14:textId="4724205E" w:rsidR="009427C4" w:rsidRPr="00B80459" w:rsidRDefault="009427C4" w:rsidP="00B80459">
            <w:pPr>
              <w:rPr>
                <w:rFonts w:ascii="Arial" w:hAnsi="Arial" w:cs="Arial"/>
                <w:b/>
                <w:bCs/>
                <w:sz w:val="11"/>
                <w:szCs w:val="11"/>
              </w:rPr>
            </w:pPr>
            <w:r w:rsidRPr="00B80459">
              <w:rPr>
                <w:rFonts w:ascii="Arial" w:hAnsi="Arial" w:cs="Arial"/>
                <w:color w:val="000000"/>
                <w:sz w:val="11"/>
                <w:szCs w:val="11"/>
              </w:rPr>
              <w:t>24</w:t>
            </w:r>
          </w:p>
        </w:tc>
        <w:tc>
          <w:tcPr>
            <w:tcW w:w="1317" w:type="dxa"/>
            <w:tcBorders>
              <w:top w:val="single" w:sz="12" w:space="0" w:color="auto"/>
            </w:tcBorders>
            <w:vAlign w:val="center"/>
            <w:tcPrChange w:id="808" w:author="Sarkar, Soumyadeep" w:date="2026-05-20T10:17:00Z" w16du:dateUtc="2026-05-20T17:17:00Z">
              <w:tcPr>
                <w:tcW w:w="1317" w:type="dxa"/>
                <w:gridSpan w:val="4"/>
                <w:tcBorders>
                  <w:top w:val="single" w:sz="12" w:space="0" w:color="auto"/>
                </w:tcBorders>
                <w:vAlign w:val="center"/>
              </w:tcPr>
            </w:tcPrChange>
          </w:tcPr>
          <w:p w14:paraId="37ECC404" w14:textId="4FFA954F"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Proteomics</w:t>
            </w:r>
          </w:p>
        </w:tc>
        <w:tc>
          <w:tcPr>
            <w:tcW w:w="790" w:type="dxa"/>
            <w:tcBorders>
              <w:top w:val="single" w:sz="12" w:space="0" w:color="auto"/>
            </w:tcBorders>
            <w:vAlign w:val="center"/>
            <w:tcPrChange w:id="809" w:author="Sarkar, Soumyadeep" w:date="2026-05-20T10:17:00Z" w16du:dateUtc="2026-05-20T17:17:00Z">
              <w:tcPr>
                <w:tcW w:w="790" w:type="dxa"/>
                <w:gridSpan w:val="4"/>
                <w:tcBorders>
                  <w:top w:val="single" w:sz="12" w:space="0" w:color="auto"/>
                </w:tcBorders>
                <w:vAlign w:val="center"/>
              </w:tcPr>
            </w:tcPrChange>
          </w:tcPr>
          <w:p w14:paraId="1128A2E0" w14:textId="5B3EC566"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tcBorders>
              <w:top w:val="single" w:sz="12" w:space="0" w:color="auto"/>
            </w:tcBorders>
            <w:vAlign w:val="bottom"/>
            <w:tcPrChange w:id="810" w:author="Sarkar, Soumyadeep" w:date="2026-05-20T10:17:00Z" w16du:dateUtc="2026-05-20T17:17:00Z">
              <w:tcPr>
                <w:tcW w:w="1715" w:type="dxa"/>
                <w:gridSpan w:val="4"/>
                <w:tcBorders>
                  <w:top w:val="single" w:sz="12" w:space="0" w:color="auto"/>
                </w:tcBorders>
                <w:vAlign w:val="bottom"/>
              </w:tcPr>
            </w:tcPrChange>
          </w:tcPr>
          <w:p w14:paraId="5EFD218C" w14:textId="1227C1C2"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10.1101/2024.09.16.24313433</w:t>
            </w:r>
          </w:p>
        </w:tc>
        <w:tc>
          <w:tcPr>
            <w:tcW w:w="2223" w:type="dxa"/>
            <w:tcBorders>
              <w:top w:val="single" w:sz="12" w:space="0" w:color="auto"/>
              <w:right w:val="single" w:sz="8" w:space="0" w:color="auto"/>
            </w:tcBorders>
            <w:vAlign w:val="center"/>
            <w:tcPrChange w:id="811" w:author="Sarkar, Soumyadeep" w:date="2026-05-20T10:17:00Z" w16du:dateUtc="2026-05-20T17:17:00Z">
              <w:tcPr>
                <w:tcW w:w="2223" w:type="dxa"/>
                <w:gridSpan w:val="4"/>
                <w:tcBorders>
                  <w:top w:val="single" w:sz="12" w:space="0" w:color="auto"/>
                  <w:right w:val="single" w:sz="8" w:space="0" w:color="auto"/>
                </w:tcBorders>
                <w:vAlign w:val="center"/>
              </w:tcPr>
            </w:tcPrChange>
          </w:tcPr>
          <w:p w14:paraId="2FFCDE36" w14:textId="1A40F1F1" w:rsidR="009427C4" w:rsidRPr="00B80459" w:rsidRDefault="009427C4" w:rsidP="004F5BE1">
            <w:pPr>
              <w:rPr>
                <w:rFonts w:ascii="Arial" w:hAnsi="Arial" w:cs="Arial"/>
                <w:color w:val="000000"/>
                <w:sz w:val="11"/>
                <w:szCs w:val="11"/>
              </w:rPr>
            </w:pPr>
            <w:r w:rsidRPr="00B80459">
              <w:rPr>
                <w:rFonts w:ascii="Arial" w:hAnsi="Arial" w:cs="Arial"/>
                <w:color w:val="000000"/>
                <w:sz w:val="11"/>
                <w:szCs w:val="11"/>
              </w:rPr>
              <w:t>MSV000095733</w:t>
            </w:r>
          </w:p>
        </w:tc>
      </w:tr>
      <w:tr w:rsidR="009427C4" w:rsidRPr="00442AE3" w14:paraId="10294649" w14:textId="77777777" w:rsidTr="004F5BE1">
        <w:tc>
          <w:tcPr>
            <w:tcW w:w="727" w:type="dxa"/>
            <w:vMerge/>
            <w:tcBorders>
              <w:left w:val="single" w:sz="8" w:space="0" w:color="auto"/>
            </w:tcBorders>
            <w:vAlign w:val="center"/>
            <w:tcPrChange w:id="812" w:author="Sarkar, Soumyadeep" w:date="2026-05-20T10:17:00Z" w16du:dateUtc="2026-05-20T17:17:00Z">
              <w:tcPr>
                <w:tcW w:w="1027" w:type="dxa"/>
                <w:gridSpan w:val="4"/>
                <w:vMerge/>
                <w:tcBorders>
                  <w:left w:val="single" w:sz="8" w:space="0" w:color="auto"/>
                  <w:bottom w:val="single" w:sz="8" w:space="0" w:color="auto"/>
                </w:tcBorders>
                <w:vAlign w:val="center"/>
              </w:tcPr>
            </w:tcPrChange>
          </w:tcPr>
          <w:p w14:paraId="0DA26D29" w14:textId="77777777" w:rsidR="009427C4" w:rsidRPr="00B80459" w:rsidRDefault="009427C4" w:rsidP="00B80459">
            <w:pPr>
              <w:rPr>
                <w:rFonts w:ascii="Arial" w:hAnsi="Arial" w:cs="Arial"/>
                <w:b/>
                <w:bCs/>
                <w:sz w:val="11"/>
                <w:szCs w:val="11"/>
              </w:rPr>
            </w:pPr>
          </w:p>
        </w:tc>
        <w:tc>
          <w:tcPr>
            <w:tcW w:w="890" w:type="dxa"/>
            <w:vMerge/>
            <w:vAlign w:val="center"/>
            <w:tcPrChange w:id="813" w:author="Sarkar, Soumyadeep" w:date="2026-05-20T10:17:00Z" w16du:dateUtc="2026-05-20T17:17:00Z">
              <w:tcPr>
                <w:tcW w:w="1080" w:type="dxa"/>
                <w:gridSpan w:val="4"/>
                <w:vMerge/>
                <w:tcBorders>
                  <w:bottom w:val="single" w:sz="8" w:space="0" w:color="auto"/>
                </w:tcBorders>
                <w:vAlign w:val="center"/>
              </w:tcPr>
            </w:tcPrChange>
          </w:tcPr>
          <w:p w14:paraId="2B427DF6" w14:textId="77777777" w:rsidR="009427C4" w:rsidRPr="00B80459" w:rsidRDefault="009427C4" w:rsidP="00B80459">
            <w:pPr>
              <w:rPr>
                <w:rFonts w:ascii="Arial" w:hAnsi="Arial" w:cs="Arial"/>
                <w:b/>
                <w:bCs/>
                <w:sz w:val="11"/>
                <w:szCs w:val="11"/>
              </w:rPr>
            </w:pPr>
          </w:p>
        </w:tc>
        <w:tc>
          <w:tcPr>
            <w:tcW w:w="1111" w:type="dxa"/>
            <w:vMerge/>
            <w:vAlign w:val="center"/>
            <w:tcPrChange w:id="814" w:author="Sarkar, Soumyadeep" w:date="2026-05-20T10:17:00Z" w16du:dateUtc="2026-05-20T17:17:00Z">
              <w:tcPr>
                <w:tcW w:w="1151" w:type="dxa"/>
                <w:gridSpan w:val="4"/>
                <w:vMerge/>
                <w:tcBorders>
                  <w:bottom w:val="single" w:sz="8" w:space="0" w:color="auto"/>
                </w:tcBorders>
                <w:vAlign w:val="center"/>
              </w:tcPr>
            </w:tcPrChange>
          </w:tcPr>
          <w:p w14:paraId="30E70575" w14:textId="77777777" w:rsidR="009427C4" w:rsidRPr="00B80459" w:rsidRDefault="009427C4" w:rsidP="00B80459">
            <w:pPr>
              <w:rPr>
                <w:rFonts w:ascii="Arial" w:hAnsi="Arial" w:cs="Arial"/>
                <w:b/>
                <w:bCs/>
                <w:sz w:val="11"/>
                <w:szCs w:val="11"/>
              </w:rPr>
            </w:pPr>
          </w:p>
        </w:tc>
        <w:tc>
          <w:tcPr>
            <w:tcW w:w="567" w:type="dxa"/>
            <w:vAlign w:val="center"/>
            <w:tcPrChange w:id="815" w:author="Sarkar, Soumyadeep" w:date="2026-05-20T10:17:00Z" w16du:dateUtc="2026-05-20T17:17:00Z">
              <w:tcPr>
                <w:tcW w:w="979" w:type="dxa"/>
                <w:gridSpan w:val="4"/>
                <w:tcBorders>
                  <w:bottom w:val="single" w:sz="8" w:space="0" w:color="auto"/>
                </w:tcBorders>
                <w:vAlign w:val="center"/>
              </w:tcPr>
            </w:tcPrChange>
          </w:tcPr>
          <w:p w14:paraId="29C93119" w14:textId="488E6272" w:rsidR="009427C4" w:rsidRPr="00B80459" w:rsidRDefault="009427C4" w:rsidP="00B80459">
            <w:pPr>
              <w:rPr>
                <w:rFonts w:ascii="Arial" w:hAnsi="Arial" w:cs="Arial"/>
                <w:b/>
                <w:bCs/>
                <w:sz w:val="11"/>
                <w:szCs w:val="11"/>
              </w:rPr>
            </w:pPr>
            <w:r w:rsidRPr="00B80459">
              <w:rPr>
                <w:rFonts w:ascii="Arial" w:hAnsi="Arial" w:cs="Arial"/>
                <w:color w:val="000000"/>
                <w:sz w:val="11"/>
                <w:szCs w:val="11"/>
              </w:rPr>
              <w:t>8</w:t>
            </w:r>
          </w:p>
        </w:tc>
        <w:tc>
          <w:tcPr>
            <w:tcW w:w="1317" w:type="dxa"/>
            <w:vAlign w:val="center"/>
            <w:tcPrChange w:id="816" w:author="Sarkar, Soumyadeep" w:date="2026-05-20T10:17:00Z" w16du:dateUtc="2026-05-20T17:17:00Z">
              <w:tcPr>
                <w:tcW w:w="1189" w:type="dxa"/>
                <w:gridSpan w:val="4"/>
                <w:tcBorders>
                  <w:bottom w:val="single" w:sz="8" w:space="0" w:color="auto"/>
                </w:tcBorders>
                <w:vAlign w:val="center"/>
              </w:tcPr>
            </w:tcPrChange>
          </w:tcPr>
          <w:p w14:paraId="266D4C86" w14:textId="19639C96"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Metabolomics</w:t>
            </w:r>
          </w:p>
        </w:tc>
        <w:tc>
          <w:tcPr>
            <w:tcW w:w="790" w:type="dxa"/>
            <w:vAlign w:val="center"/>
            <w:tcPrChange w:id="817" w:author="Sarkar, Soumyadeep" w:date="2026-05-20T10:17:00Z" w16du:dateUtc="2026-05-20T17:17:00Z">
              <w:tcPr>
                <w:tcW w:w="1049" w:type="dxa"/>
                <w:gridSpan w:val="4"/>
                <w:tcBorders>
                  <w:bottom w:val="single" w:sz="8" w:space="0" w:color="auto"/>
                </w:tcBorders>
                <w:vAlign w:val="center"/>
              </w:tcPr>
            </w:tcPrChange>
          </w:tcPr>
          <w:p w14:paraId="4A1D6C3F" w14:textId="1D7AF2EC"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4</w:t>
            </w:r>
          </w:p>
        </w:tc>
        <w:tc>
          <w:tcPr>
            <w:tcW w:w="1715" w:type="dxa"/>
            <w:vAlign w:val="bottom"/>
            <w:tcPrChange w:id="818" w:author="Sarkar, Soumyadeep" w:date="2026-05-20T10:17:00Z" w16du:dateUtc="2026-05-20T17:17:00Z">
              <w:tcPr>
                <w:tcW w:w="1707" w:type="dxa"/>
                <w:gridSpan w:val="4"/>
                <w:tcBorders>
                  <w:bottom w:val="single" w:sz="8" w:space="0" w:color="auto"/>
                </w:tcBorders>
                <w:vAlign w:val="bottom"/>
              </w:tcPr>
            </w:tcPrChange>
          </w:tcPr>
          <w:p w14:paraId="65CE963C" w14:textId="10C605B4" w:rsidR="009427C4" w:rsidRPr="00B80459" w:rsidRDefault="009427C4" w:rsidP="00B80459">
            <w:pPr>
              <w:rPr>
                <w:rFonts w:ascii="Arial" w:hAnsi="Arial" w:cs="Arial"/>
                <w:color w:val="000000"/>
                <w:sz w:val="11"/>
                <w:szCs w:val="11"/>
              </w:rPr>
            </w:pPr>
            <w:r w:rsidRPr="00B80459">
              <w:rPr>
                <w:rFonts w:ascii="Arial" w:hAnsi="Arial" w:cs="Arial"/>
                <w:color w:val="000000"/>
                <w:sz w:val="11"/>
                <w:szCs w:val="11"/>
              </w:rPr>
              <w:t>10.1101/2024.09.16.24313433</w:t>
            </w:r>
          </w:p>
        </w:tc>
        <w:tc>
          <w:tcPr>
            <w:tcW w:w="2223" w:type="dxa"/>
            <w:tcBorders>
              <w:right w:val="single" w:sz="8" w:space="0" w:color="auto"/>
            </w:tcBorders>
            <w:vAlign w:val="center"/>
            <w:tcPrChange w:id="819" w:author="Sarkar, Soumyadeep" w:date="2026-05-20T10:17:00Z" w16du:dateUtc="2026-05-20T17:17:00Z">
              <w:tcPr>
                <w:tcW w:w="1158" w:type="dxa"/>
                <w:tcBorders>
                  <w:bottom w:val="single" w:sz="8" w:space="0" w:color="auto"/>
                  <w:right w:val="single" w:sz="8" w:space="0" w:color="auto"/>
                </w:tcBorders>
                <w:vAlign w:val="center"/>
              </w:tcPr>
            </w:tcPrChange>
          </w:tcPr>
          <w:p w14:paraId="41666479" w14:textId="17D58630" w:rsidR="009427C4" w:rsidRPr="00B80459" w:rsidRDefault="009427C4" w:rsidP="004F5BE1">
            <w:pPr>
              <w:rPr>
                <w:rFonts w:ascii="Arial" w:hAnsi="Arial" w:cs="Arial"/>
                <w:color w:val="000000"/>
                <w:sz w:val="11"/>
                <w:szCs w:val="11"/>
              </w:rPr>
            </w:pPr>
            <w:r w:rsidRPr="00B80459">
              <w:rPr>
                <w:rFonts w:ascii="Arial" w:hAnsi="Arial" w:cs="Arial"/>
                <w:color w:val="000000"/>
                <w:sz w:val="11"/>
                <w:szCs w:val="11"/>
              </w:rPr>
              <w:t>https://osf.io/93rux</w:t>
            </w:r>
          </w:p>
        </w:tc>
      </w:tr>
      <w:tr w:rsidR="00A149F3" w:rsidRPr="00442AE3" w14:paraId="43C9FE19" w14:textId="77777777" w:rsidTr="004F5BE1">
        <w:trPr>
          <w:ins w:id="820" w:author="Sarkar, Soumyadeep" w:date="2026-05-08T23:53:00Z"/>
        </w:trPr>
        <w:tc>
          <w:tcPr>
            <w:tcW w:w="727" w:type="dxa"/>
            <w:vMerge w:val="restart"/>
            <w:tcBorders>
              <w:top w:val="single" w:sz="12" w:space="0" w:color="auto"/>
              <w:left w:val="single" w:sz="8" w:space="0" w:color="auto"/>
            </w:tcBorders>
            <w:vAlign w:val="center"/>
            <w:tcPrChange w:id="821" w:author="Sarkar, Soumyadeep" w:date="2026-05-20T10:17:00Z" w16du:dateUtc="2026-05-20T17:17:00Z">
              <w:tcPr>
                <w:tcW w:w="737" w:type="dxa"/>
                <w:gridSpan w:val="3"/>
                <w:vMerge w:val="restart"/>
                <w:tcBorders>
                  <w:left w:val="single" w:sz="8" w:space="0" w:color="auto"/>
                </w:tcBorders>
                <w:vAlign w:val="center"/>
              </w:tcPr>
            </w:tcPrChange>
          </w:tcPr>
          <w:p w14:paraId="27E5F76B" w14:textId="3AB1A631" w:rsidR="00A149F3" w:rsidRPr="00234BC6" w:rsidRDefault="00A149F3" w:rsidP="00140720">
            <w:pPr>
              <w:rPr>
                <w:ins w:id="822" w:author="Sarkar, Soumyadeep" w:date="2026-05-08T23:53:00Z" w16du:dateUtc="2026-05-09T06:53:00Z"/>
                <w:rFonts w:ascii="Arial" w:hAnsi="Arial" w:cs="Arial"/>
                <w:sz w:val="11"/>
                <w:szCs w:val="11"/>
                <w:rPrChange w:id="823" w:author="Sarkar, Soumyadeep" w:date="2026-05-08T23:54:00Z" w16du:dateUtc="2026-05-09T06:54:00Z">
                  <w:rPr>
                    <w:ins w:id="824" w:author="Sarkar, Soumyadeep" w:date="2026-05-08T23:53:00Z" w16du:dateUtc="2026-05-09T06:53:00Z"/>
                    <w:rFonts w:ascii="Arial" w:hAnsi="Arial" w:cs="Arial"/>
                    <w:b/>
                    <w:bCs/>
                    <w:sz w:val="11"/>
                    <w:szCs w:val="11"/>
                  </w:rPr>
                </w:rPrChange>
              </w:rPr>
            </w:pPr>
            <w:ins w:id="825" w:author="Sarkar, Soumyadeep" w:date="2026-05-08T23:54:00Z" w16du:dateUtc="2026-05-09T06:54:00Z">
              <w:r w:rsidRPr="00234BC6">
                <w:rPr>
                  <w:rFonts w:ascii="Arial" w:hAnsi="Arial" w:cs="Arial"/>
                  <w:sz w:val="11"/>
                  <w:szCs w:val="11"/>
                  <w:rPrChange w:id="826" w:author="Sarkar, Soumyadeep" w:date="2026-05-08T23:54:00Z" w16du:dateUtc="2026-05-09T06:54:00Z">
                    <w:rPr>
                      <w:rFonts w:ascii="Arial" w:hAnsi="Arial" w:cs="Arial"/>
                      <w:b/>
                      <w:bCs/>
                      <w:sz w:val="11"/>
                      <w:szCs w:val="11"/>
                    </w:rPr>
                  </w:rPrChange>
                </w:rPr>
                <w:t>Pck022</w:t>
              </w:r>
            </w:ins>
          </w:p>
        </w:tc>
        <w:tc>
          <w:tcPr>
            <w:tcW w:w="890" w:type="dxa"/>
            <w:vMerge w:val="restart"/>
            <w:tcBorders>
              <w:top w:val="single" w:sz="12" w:space="0" w:color="auto"/>
            </w:tcBorders>
            <w:vAlign w:val="center"/>
            <w:tcPrChange w:id="827" w:author="Sarkar, Soumyadeep" w:date="2026-05-20T10:17:00Z" w16du:dateUtc="2026-05-20T17:17:00Z">
              <w:tcPr>
                <w:tcW w:w="897" w:type="dxa"/>
                <w:gridSpan w:val="4"/>
                <w:vMerge w:val="restart"/>
                <w:vAlign w:val="center"/>
              </w:tcPr>
            </w:tcPrChange>
          </w:tcPr>
          <w:p w14:paraId="3C51849C" w14:textId="5DBFCA2E" w:rsidR="00A149F3" w:rsidRPr="0001747D" w:rsidRDefault="00A149F3" w:rsidP="00140720">
            <w:pPr>
              <w:rPr>
                <w:ins w:id="828" w:author="Sarkar, Soumyadeep" w:date="2026-05-08T23:53:00Z" w16du:dateUtc="2026-05-09T06:53:00Z"/>
                <w:rFonts w:ascii="Arial" w:hAnsi="Arial" w:cs="Arial"/>
                <w:sz w:val="11"/>
                <w:szCs w:val="11"/>
                <w:rPrChange w:id="829" w:author="Sarkar, Soumyadeep" w:date="2026-05-08T23:57:00Z" w16du:dateUtc="2026-05-09T06:57:00Z">
                  <w:rPr>
                    <w:ins w:id="830" w:author="Sarkar, Soumyadeep" w:date="2026-05-08T23:53:00Z" w16du:dateUtc="2026-05-09T06:53:00Z"/>
                    <w:rFonts w:ascii="Arial" w:hAnsi="Arial" w:cs="Arial"/>
                    <w:b/>
                    <w:bCs/>
                    <w:sz w:val="11"/>
                    <w:szCs w:val="11"/>
                  </w:rPr>
                </w:rPrChange>
              </w:rPr>
            </w:pPr>
            <w:ins w:id="831" w:author="Sarkar, Soumyadeep" w:date="2026-05-08T23:57:00Z" w16du:dateUtc="2026-05-09T06:57:00Z">
              <w:r w:rsidRPr="0001747D">
                <w:rPr>
                  <w:rFonts w:ascii="Arial" w:hAnsi="Arial" w:cs="Arial"/>
                  <w:sz w:val="11"/>
                  <w:szCs w:val="11"/>
                  <w:rPrChange w:id="832" w:author="Sarkar, Soumyadeep" w:date="2026-05-08T23:57:00Z" w16du:dateUtc="2026-05-09T06:57:00Z">
                    <w:rPr>
                      <w:rFonts w:ascii="Arial" w:hAnsi="Arial" w:cs="Arial"/>
                      <w:b/>
                      <w:bCs/>
                      <w:sz w:val="11"/>
                      <w:szCs w:val="11"/>
                    </w:rPr>
                  </w:rPrChange>
                </w:rPr>
                <w:t>Mouse pancreatic islet</w:t>
              </w:r>
            </w:ins>
            <w:ins w:id="833" w:author="Sarkar, Soumyadeep" w:date="2026-05-09T00:16:00Z" w16du:dateUtc="2026-05-09T07:16:00Z">
              <w:r w:rsidR="000F1C93">
                <w:rPr>
                  <w:rFonts w:ascii="Arial" w:hAnsi="Arial" w:cs="Arial"/>
                  <w:sz w:val="11"/>
                  <w:szCs w:val="11"/>
                </w:rPr>
                <w:t>s</w:t>
              </w:r>
            </w:ins>
          </w:p>
        </w:tc>
        <w:tc>
          <w:tcPr>
            <w:tcW w:w="1111" w:type="dxa"/>
            <w:tcBorders>
              <w:top w:val="single" w:sz="12" w:space="0" w:color="auto"/>
            </w:tcBorders>
            <w:vAlign w:val="center"/>
            <w:tcPrChange w:id="834" w:author="Sarkar, Soumyadeep" w:date="2026-05-20T10:17:00Z" w16du:dateUtc="2026-05-20T17:17:00Z">
              <w:tcPr>
                <w:tcW w:w="1112" w:type="dxa"/>
                <w:gridSpan w:val="4"/>
                <w:vAlign w:val="center"/>
              </w:tcPr>
            </w:tcPrChange>
          </w:tcPr>
          <w:p w14:paraId="1E592C1E" w14:textId="7DEF1AEE" w:rsidR="00A149F3" w:rsidRPr="00B80459" w:rsidRDefault="00A149F3" w:rsidP="00140720">
            <w:pPr>
              <w:rPr>
                <w:ins w:id="835" w:author="Sarkar, Soumyadeep" w:date="2026-05-08T23:53:00Z" w16du:dateUtc="2026-05-09T06:53:00Z"/>
                <w:rFonts w:ascii="Arial" w:hAnsi="Arial" w:cs="Arial"/>
                <w:b/>
                <w:bCs/>
                <w:sz w:val="11"/>
                <w:szCs w:val="11"/>
              </w:rPr>
            </w:pPr>
            <w:ins w:id="836" w:author="Sarkar, Soumyadeep" w:date="2026-05-09T00:01:00Z" w16du:dateUtc="2026-05-09T07:01:00Z">
              <w:r w:rsidRPr="00B80459">
                <w:rPr>
                  <w:rFonts w:ascii="Arial" w:hAnsi="Arial" w:cs="Arial"/>
                  <w:color w:val="000000"/>
                  <w:sz w:val="11"/>
                  <w:szCs w:val="11"/>
                </w:rPr>
                <w:t>IFNγ</w:t>
              </w:r>
            </w:ins>
          </w:p>
        </w:tc>
        <w:tc>
          <w:tcPr>
            <w:tcW w:w="567" w:type="dxa"/>
            <w:tcBorders>
              <w:top w:val="single" w:sz="12" w:space="0" w:color="auto"/>
            </w:tcBorders>
            <w:vAlign w:val="center"/>
            <w:tcPrChange w:id="837" w:author="Sarkar, Soumyadeep" w:date="2026-05-20T10:17:00Z" w16du:dateUtc="2026-05-20T17:17:00Z">
              <w:tcPr>
                <w:tcW w:w="581" w:type="dxa"/>
                <w:gridSpan w:val="4"/>
                <w:vAlign w:val="center"/>
              </w:tcPr>
            </w:tcPrChange>
          </w:tcPr>
          <w:p w14:paraId="5DFE2D66" w14:textId="613587B6" w:rsidR="00A149F3" w:rsidRPr="00B80459" w:rsidRDefault="00A149F3" w:rsidP="00140720">
            <w:pPr>
              <w:rPr>
                <w:ins w:id="838" w:author="Sarkar, Soumyadeep" w:date="2026-05-08T23:53:00Z" w16du:dateUtc="2026-05-09T06:53:00Z"/>
                <w:rFonts w:ascii="Arial" w:hAnsi="Arial" w:cs="Arial"/>
                <w:color w:val="000000"/>
                <w:sz w:val="11"/>
                <w:szCs w:val="11"/>
              </w:rPr>
            </w:pPr>
            <w:ins w:id="839" w:author="Sarkar, Soumyadeep" w:date="2026-05-09T00:02:00Z" w16du:dateUtc="2026-05-09T07:02:00Z">
              <w:r>
                <w:rPr>
                  <w:rFonts w:ascii="Arial" w:hAnsi="Arial" w:cs="Arial"/>
                  <w:color w:val="000000"/>
                  <w:sz w:val="11"/>
                  <w:szCs w:val="11"/>
                </w:rPr>
                <w:t>6</w:t>
              </w:r>
            </w:ins>
          </w:p>
        </w:tc>
        <w:tc>
          <w:tcPr>
            <w:tcW w:w="1317" w:type="dxa"/>
            <w:tcBorders>
              <w:top w:val="single" w:sz="12" w:space="0" w:color="auto"/>
            </w:tcBorders>
            <w:vAlign w:val="center"/>
            <w:tcPrChange w:id="840" w:author="Sarkar, Soumyadeep" w:date="2026-05-20T10:17:00Z" w16du:dateUtc="2026-05-20T17:17:00Z">
              <w:tcPr>
                <w:tcW w:w="1317" w:type="dxa"/>
                <w:gridSpan w:val="4"/>
                <w:vAlign w:val="center"/>
              </w:tcPr>
            </w:tcPrChange>
          </w:tcPr>
          <w:p w14:paraId="7B208C3A" w14:textId="6E3EDAFB" w:rsidR="00A149F3" w:rsidRPr="00B80459" w:rsidRDefault="00A149F3" w:rsidP="00140720">
            <w:pPr>
              <w:rPr>
                <w:ins w:id="841" w:author="Sarkar, Soumyadeep" w:date="2026-05-08T23:53:00Z" w16du:dateUtc="2026-05-09T06:53:00Z"/>
                <w:rFonts w:ascii="Arial" w:hAnsi="Arial" w:cs="Arial"/>
                <w:color w:val="000000"/>
                <w:sz w:val="11"/>
                <w:szCs w:val="11"/>
              </w:rPr>
            </w:pPr>
            <w:ins w:id="842" w:author="Sarkar, Soumyadeep" w:date="2026-05-09T00:03:00Z" w16du:dateUtc="2026-05-09T07:03:00Z">
              <w:r>
                <w:rPr>
                  <w:rFonts w:ascii="Arial" w:hAnsi="Arial" w:cs="Arial"/>
                  <w:color w:val="000000"/>
                  <w:sz w:val="11"/>
                  <w:szCs w:val="11"/>
                </w:rPr>
                <w:t>scRNA-seq</w:t>
              </w:r>
            </w:ins>
          </w:p>
        </w:tc>
        <w:tc>
          <w:tcPr>
            <w:tcW w:w="790" w:type="dxa"/>
            <w:tcBorders>
              <w:top w:val="single" w:sz="12" w:space="0" w:color="auto"/>
            </w:tcBorders>
            <w:vAlign w:val="center"/>
            <w:tcPrChange w:id="843" w:author="Sarkar, Soumyadeep" w:date="2026-05-20T10:17:00Z" w16du:dateUtc="2026-05-20T17:17:00Z">
              <w:tcPr>
                <w:tcW w:w="799" w:type="dxa"/>
                <w:gridSpan w:val="4"/>
                <w:vAlign w:val="center"/>
              </w:tcPr>
            </w:tcPrChange>
          </w:tcPr>
          <w:p w14:paraId="2AB075AC" w14:textId="4ABD70CA" w:rsidR="00A149F3" w:rsidRPr="00B80459" w:rsidRDefault="00A149F3" w:rsidP="00140720">
            <w:pPr>
              <w:rPr>
                <w:ins w:id="844" w:author="Sarkar, Soumyadeep" w:date="2026-05-08T23:53:00Z" w16du:dateUtc="2026-05-09T06:53:00Z"/>
                <w:rFonts w:ascii="Arial" w:hAnsi="Arial" w:cs="Arial"/>
                <w:color w:val="000000"/>
                <w:sz w:val="11"/>
                <w:szCs w:val="11"/>
              </w:rPr>
            </w:pPr>
            <w:ins w:id="845" w:author="Sarkar, Soumyadeep" w:date="2026-05-09T00:04:00Z" w16du:dateUtc="2026-05-09T07:04:00Z">
              <w:r>
                <w:rPr>
                  <w:rFonts w:ascii="Arial" w:hAnsi="Arial" w:cs="Arial"/>
                  <w:color w:val="000000"/>
                  <w:sz w:val="11"/>
                  <w:szCs w:val="11"/>
                </w:rPr>
                <w:t>1</w:t>
              </w:r>
            </w:ins>
          </w:p>
        </w:tc>
        <w:tc>
          <w:tcPr>
            <w:tcW w:w="1715" w:type="dxa"/>
            <w:vMerge w:val="restart"/>
            <w:tcBorders>
              <w:top w:val="single" w:sz="12" w:space="0" w:color="auto"/>
            </w:tcBorders>
            <w:vAlign w:val="center"/>
            <w:tcPrChange w:id="846" w:author="Sarkar, Soumyadeep" w:date="2026-05-20T10:17:00Z" w16du:dateUtc="2026-05-20T17:17:00Z">
              <w:tcPr>
                <w:tcW w:w="1707" w:type="dxa"/>
                <w:gridSpan w:val="3"/>
                <w:vMerge w:val="restart"/>
                <w:vAlign w:val="center"/>
              </w:tcPr>
            </w:tcPrChange>
          </w:tcPr>
          <w:p w14:paraId="4E9F10D7" w14:textId="12196950" w:rsidR="00A149F3" w:rsidRPr="00B80459" w:rsidRDefault="00A149F3" w:rsidP="0009186E">
            <w:pPr>
              <w:rPr>
                <w:ins w:id="847" w:author="Sarkar, Soumyadeep" w:date="2026-05-08T23:53:00Z" w16du:dateUtc="2026-05-09T06:53:00Z"/>
                <w:rFonts w:ascii="Arial" w:hAnsi="Arial" w:cs="Arial"/>
                <w:color w:val="000000"/>
                <w:sz w:val="11"/>
                <w:szCs w:val="11"/>
              </w:rPr>
            </w:pPr>
            <w:ins w:id="848" w:author="Sarkar, Soumyadeep" w:date="2026-05-09T00:04:00Z" w16du:dateUtc="2026-05-09T07:04:00Z">
              <w:r w:rsidRPr="0009186E">
                <w:rPr>
                  <w:rFonts w:ascii="Arial" w:hAnsi="Arial" w:cs="Arial"/>
                  <w:color w:val="000000"/>
                  <w:sz w:val="11"/>
                  <w:szCs w:val="11"/>
                </w:rPr>
                <w:t>33883217</w:t>
              </w:r>
            </w:ins>
          </w:p>
        </w:tc>
        <w:tc>
          <w:tcPr>
            <w:tcW w:w="2223" w:type="dxa"/>
            <w:vMerge w:val="restart"/>
            <w:tcBorders>
              <w:top w:val="single" w:sz="12" w:space="0" w:color="auto"/>
              <w:right w:val="single" w:sz="8" w:space="0" w:color="auto"/>
            </w:tcBorders>
            <w:vAlign w:val="center"/>
            <w:tcPrChange w:id="849" w:author="Sarkar, Soumyadeep" w:date="2026-05-20T10:17:00Z" w16du:dateUtc="2026-05-20T17:17:00Z">
              <w:tcPr>
                <w:tcW w:w="2190" w:type="dxa"/>
                <w:gridSpan w:val="3"/>
                <w:vMerge w:val="restart"/>
                <w:tcBorders>
                  <w:right w:val="single" w:sz="8" w:space="0" w:color="auto"/>
                </w:tcBorders>
                <w:vAlign w:val="center"/>
              </w:tcPr>
            </w:tcPrChange>
          </w:tcPr>
          <w:p w14:paraId="4755DB47" w14:textId="1F62BE50" w:rsidR="00A149F3" w:rsidRPr="00B80459" w:rsidRDefault="00A149F3" w:rsidP="004F5BE1">
            <w:pPr>
              <w:rPr>
                <w:ins w:id="850" w:author="Sarkar, Soumyadeep" w:date="2026-05-08T23:53:00Z" w16du:dateUtc="2026-05-09T06:53:00Z"/>
                <w:rFonts w:ascii="Arial" w:hAnsi="Arial" w:cs="Arial"/>
                <w:color w:val="000000"/>
                <w:sz w:val="11"/>
                <w:szCs w:val="11"/>
              </w:rPr>
            </w:pPr>
            <w:ins w:id="851" w:author="Sarkar, Soumyadeep" w:date="2026-05-09T00:05:00Z" w16du:dateUtc="2026-05-09T07:05:00Z">
              <w:r w:rsidRPr="00A149F3">
                <w:rPr>
                  <w:rFonts w:ascii="Arial" w:hAnsi="Arial" w:cs="Arial"/>
                  <w:color w:val="000000"/>
                  <w:sz w:val="11"/>
                  <w:szCs w:val="11"/>
                </w:rPr>
                <w:t>GSE156175</w:t>
              </w:r>
            </w:ins>
          </w:p>
        </w:tc>
      </w:tr>
      <w:tr w:rsidR="00A149F3" w:rsidRPr="00442AE3" w14:paraId="137A932B" w14:textId="77777777" w:rsidTr="004F5BE1">
        <w:trPr>
          <w:ins w:id="852" w:author="Sarkar, Soumyadeep" w:date="2026-05-08T23:59:00Z"/>
        </w:trPr>
        <w:tc>
          <w:tcPr>
            <w:tcW w:w="727" w:type="dxa"/>
            <w:vMerge/>
            <w:tcBorders>
              <w:left w:val="single" w:sz="8" w:space="0" w:color="auto"/>
            </w:tcBorders>
            <w:vAlign w:val="center"/>
            <w:tcPrChange w:id="853" w:author="Sarkar, Soumyadeep" w:date="2026-05-20T10:17:00Z" w16du:dateUtc="2026-05-20T17:17:00Z">
              <w:tcPr>
                <w:tcW w:w="727" w:type="dxa"/>
                <w:vMerge/>
                <w:tcBorders>
                  <w:left w:val="single" w:sz="8" w:space="0" w:color="auto"/>
                </w:tcBorders>
                <w:vAlign w:val="center"/>
              </w:tcPr>
            </w:tcPrChange>
          </w:tcPr>
          <w:p w14:paraId="0573BB04" w14:textId="77777777" w:rsidR="00A149F3" w:rsidRPr="00FF3B13" w:rsidRDefault="00A149F3" w:rsidP="00140720">
            <w:pPr>
              <w:rPr>
                <w:ins w:id="854" w:author="Sarkar, Soumyadeep" w:date="2026-05-08T23:59:00Z" w16du:dateUtc="2026-05-09T06:59:00Z"/>
                <w:rFonts w:ascii="Arial" w:hAnsi="Arial" w:cs="Arial"/>
                <w:sz w:val="11"/>
                <w:szCs w:val="11"/>
              </w:rPr>
            </w:pPr>
          </w:p>
        </w:tc>
        <w:tc>
          <w:tcPr>
            <w:tcW w:w="890" w:type="dxa"/>
            <w:vMerge/>
            <w:vAlign w:val="center"/>
            <w:tcPrChange w:id="855" w:author="Sarkar, Soumyadeep" w:date="2026-05-20T10:17:00Z" w16du:dateUtc="2026-05-20T17:17:00Z">
              <w:tcPr>
                <w:tcW w:w="890" w:type="dxa"/>
                <w:gridSpan w:val="4"/>
                <w:vMerge/>
                <w:vAlign w:val="center"/>
              </w:tcPr>
            </w:tcPrChange>
          </w:tcPr>
          <w:p w14:paraId="43DA4D3D" w14:textId="77777777" w:rsidR="00A149F3" w:rsidRPr="00FF3B13" w:rsidRDefault="00A149F3" w:rsidP="00140720">
            <w:pPr>
              <w:rPr>
                <w:ins w:id="856" w:author="Sarkar, Soumyadeep" w:date="2026-05-08T23:59:00Z" w16du:dateUtc="2026-05-09T06:59:00Z"/>
                <w:rFonts w:ascii="Arial" w:hAnsi="Arial" w:cs="Arial"/>
                <w:sz w:val="11"/>
                <w:szCs w:val="11"/>
              </w:rPr>
            </w:pPr>
          </w:p>
        </w:tc>
        <w:tc>
          <w:tcPr>
            <w:tcW w:w="1111" w:type="dxa"/>
            <w:vAlign w:val="center"/>
            <w:tcPrChange w:id="857" w:author="Sarkar, Soumyadeep" w:date="2026-05-20T10:17:00Z" w16du:dateUtc="2026-05-20T17:17:00Z">
              <w:tcPr>
                <w:tcW w:w="1111" w:type="dxa"/>
                <w:gridSpan w:val="4"/>
                <w:vAlign w:val="center"/>
              </w:tcPr>
            </w:tcPrChange>
          </w:tcPr>
          <w:p w14:paraId="28D1ED43" w14:textId="3F061D42" w:rsidR="00A149F3" w:rsidRPr="00B80459" w:rsidRDefault="00A149F3" w:rsidP="00140720">
            <w:pPr>
              <w:rPr>
                <w:ins w:id="858" w:author="Sarkar, Soumyadeep" w:date="2026-05-08T23:59:00Z" w16du:dateUtc="2026-05-09T06:59:00Z"/>
                <w:rFonts w:ascii="Arial" w:hAnsi="Arial" w:cs="Arial"/>
                <w:b/>
                <w:bCs/>
                <w:sz w:val="11"/>
                <w:szCs w:val="11"/>
              </w:rPr>
            </w:pPr>
            <w:ins w:id="859" w:author="Sarkar, Soumyadeep" w:date="2026-05-09T00:01:00Z" w16du:dateUtc="2026-05-09T07:01:00Z">
              <w:r w:rsidRPr="00B80459">
                <w:rPr>
                  <w:rFonts w:ascii="Arial" w:hAnsi="Arial" w:cs="Arial"/>
                  <w:color w:val="000000"/>
                  <w:sz w:val="11"/>
                  <w:szCs w:val="11"/>
                </w:rPr>
                <w:t>IL-1β</w:t>
              </w:r>
            </w:ins>
          </w:p>
        </w:tc>
        <w:tc>
          <w:tcPr>
            <w:tcW w:w="567" w:type="dxa"/>
            <w:vAlign w:val="center"/>
            <w:tcPrChange w:id="860" w:author="Sarkar, Soumyadeep" w:date="2026-05-20T10:17:00Z" w16du:dateUtc="2026-05-20T17:17:00Z">
              <w:tcPr>
                <w:tcW w:w="567" w:type="dxa"/>
                <w:gridSpan w:val="4"/>
                <w:vAlign w:val="center"/>
              </w:tcPr>
            </w:tcPrChange>
          </w:tcPr>
          <w:p w14:paraId="1887DD7D" w14:textId="2C07B2BF" w:rsidR="00A149F3" w:rsidRPr="00B80459" w:rsidRDefault="00A149F3" w:rsidP="00140720">
            <w:pPr>
              <w:rPr>
                <w:ins w:id="861" w:author="Sarkar, Soumyadeep" w:date="2026-05-08T23:59:00Z" w16du:dateUtc="2026-05-09T06:59:00Z"/>
                <w:rFonts w:ascii="Arial" w:hAnsi="Arial" w:cs="Arial"/>
                <w:color w:val="000000"/>
                <w:sz w:val="11"/>
                <w:szCs w:val="11"/>
              </w:rPr>
            </w:pPr>
            <w:ins w:id="862" w:author="Sarkar, Soumyadeep" w:date="2026-05-09T00:03:00Z" w16du:dateUtc="2026-05-09T07:03:00Z">
              <w:r>
                <w:rPr>
                  <w:rFonts w:ascii="Arial" w:hAnsi="Arial" w:cs="Arial"/>
                  <w:color w:val="000000"/>
                  <w:sz w:val="11"/>
                  <w:szCs w:val="11"/>
                </w:rPr>
                <w:t>6</w:t>
              </w:r>
            </w:ins>
          </w:p>
        </w:tc>
        <w:tc>
          <w:tcPr>
            <w:tcW w:w="1317" w:type="dxa"/>
            <w:vAlign w:val="center"/>
            <w:tcPrChange w:id="863" w:author="Sarkar, Soumyadeep" w:date="2026-05-20T10:17:00Z" w16du:dateUtc="2026-05-20T17:17:00Z">
              <w:tcPr>
                <w:tcW w:w="1317" w:type="dxa"/>
                <w:gridSpan w:val="4"/>
                <w:vAlign w:val="center"/>
              </w:tcPr>
            </w:tcPrChange>
          </w:tcPr>
          <w:p w14:paraId="2F48B617" w14:textId="4718BA28" w:rsidR="00A149F3" w:rsidRPr="00B80459" w:rsidRDefault="00A149F3" w:rsidP="00140720">
            <w:pPr>
              <w:rPr>
                <w:ins w:id="864" w:author="Sarkar, Soumyadeep" w:date="2026-05-08T23:59:00Z" w16du:dateUtc="2026-05-09T06:59:00Z"/>
                <w:rFonts w:ascii="Arial" w:hAnsi="Arial" w:cs="Arial"/>
                <w:color w:val="000000"/>
                <w:sz w:val="11"/>
                <w:szCs w:val="11"/>
              </w:rPr>
            </w:pPr>
            <w:ins w:id="865" w:author="Sarkar, Soumyadeep" w:date="2026-05-09T00:03:00Z" w16du:dateUtc="2026-05-09T07:03:00Z">
              <w:r>
                <w:rPr>
                  <w:rFonts w:ascii="Arial" w:hAnsi="Arial" w:cs="Arial"/>
                  <w:color w:val="000000"/>
                  <w:sz w:val="11"/>
                  <w:szCs w:val="11"/>
                </w:rPr>
                <w:t>scRNA-seq</w:t>
              </w:r>
            </w:ins>
          </w:p>
        </w:tc>
        <w:tc>
          <w:tcPr>
            <w:tcW w:w="790" w:type="dxa"/>
            <w:vAlign w:val="center"/>
            <w:tcPrChange w:id="866" w:author="Sarkar, Soumyadeep" w:date="2026-05-20T10:17:00Z" w16du:dateUtc="2026-05-20T17:17:00Z">
              <w:tcPr>
                <w:tcW w:w="790" w:type="dxa"/>
                <w:gridSpan w:val="4"/>
                <w:vAlign w:val="center"/>
              </w:tcPr>
            </w:tcPrChange>
          </w:tcPr>
          <w:p w14:paraId="137E543E" w14:textId="1691A4A8" w:rsidR="00A149F3" w:rsidRPr="00B80459" w:rsidRDefault="00A149F3" w:rsidP="00140720">
            <w:pPr>
              <w:rPr>
                <w:ins w:id="867" w:author="Sarkar, Soumyadeep" w:date="2026-05-08T23:59:00Z" w16du:dateUtc="2026-05-09T06:59:00Z"/>
                <w:rFonts w:ascii="Arial" w:hAnsi="Arial" w:cs="Arial"/>
                <w:color w:val="000000"/>
                <w:sz w:val="11"/>
                <w:szCs w:val="11"/>
              </w:rPr>
            </w:pPr>
            <w:ins w:id="868" w:author="Sarkar, Soumyadeep" w:date="2026-05-09T00:04:00Z" w16du:dateUtc="2026-05-09T07:04:00Z">
              <w:r>
                <w:rPr>
                  <w:rFonts w:ascii="Arial" w:hAnsi="Arial" w:cs="Arial"/>
                  <w:color w:val="000000"/>
                  <w:sz w:val="11"/>
                  <w:szCs w:val="11"/>
                </w:rPr>
                <w:t>1</w:t>
              </w:r>
            </w:ins>
          </w:p>
        </w:tc>
        <w:tc>
          <w:tcPr>
            <w:tcW w:w="1715" w:type="dxa"/>
            <w:vMerge/>
            <w:vAlign w:val="bottom"/>
            <w:tcPrChange w:id="869" w:author="Sarkar, Soumyadeep" w:date="2026-05-20T10:17:00Z" w16du:dateUtc="2026-05-20T17:17:00Z">
              <w:tcPr>
                <w:tcW w:w="1715" w:type="dxa"/>
                <w:gridSpan w:val="4"/>
                <w:vMerge/>
                <w:vAlign w:val="bottom"/>
              </w:tcPr>
            </w:tcPrChange>
          </w:tcPr>
          <w:p w14:paraId="707297BA" w14:textId="77777777" w:rsidR="00A149F3" w:rsidRPr="00B80459" w:rsidRDefault="00A149F3" w:rsidP="00140720">
            <w:pPr>
              <w:rPr>
                <w:ins w:id="870" w:author="Sarkar, Soumyadeep" w:date="2026-05-08T23:59:00Z" w16du:dateUtc="2026-05-09T06:59:00Z"/>
                <w:rFonts w:ascii="Arial" w:hAnsi="Arial" w:cs="Arial"/>
                <w:color w:val="000000"/>
                <w:sz w:val="11"/>
                <w:szCs w:val="11"/>
              </w:rPr>
            </w:pPr>
          </w:p>
        </w:tc>
        <w:tc>
          <w:tcPr>
            <w:tcW w:w="2223" w:type="dxa"/>
            <w:vMerge/>
            <w:tcBorders>
              <w:right w:val="single" w:sz="8" w:space="0" w:color="auto"/>
            </w:tcBorders>
            <w:vAlign w:val="center"/>
            <w:tcPrChange w:id="871" w:author="Sarkar, Soumyadeep" w:date="2026-05-20T10:17:00Z" w16du:dateUtc="2026-05-20T17:17:00Z">
              <w:tcPr>
                <w:tcW w:w="2223" w:type="dxa"/>
                <w:gridSpan w:val="4"/>
                <w:vMerge/>
                <w:tcBorders>
                  <w:right w:val="single" w:sz="8" w:space="0" w:color="auto"/>
                </w:tcBorders>
                <w:vAlign w:val="center"/>
              </w:tcPr>
            </w:tcPrChange>
          </w:tcPr>
          <w:p w14:paraId="7733A62A" w14:textId="77777777" w:rsidR="00A149F3" w:rsidRPr="00B80459" w:rsidRDefault="00A149F3" w:rsidP="004F5BE1">
            <w:pPr>
              <w:rPr>
                <w:ins w:id="872" w:author="Sarkar, Soumyadeep" w:date="2026-05-08T23:59:00Z" w16du:dateUtc="2026-05-09T06:59:00Z"/>
                <w:rFonts w:ascii="Arial" w:hAnsi="Arial" w:cs="Arial"/>
                <w:color w:val="000000"/>
                <w:sz w:val="11"/>
                <w:szCs w:val="11"/>
              </w:rPr>
            </w:pPr>
          </w:p>
        </w:tc>
      </w:tr>
      <w:tr w:rsidR="00A149F3" w:rsidRPr="00442AE3" w14:paraId="3B8BB713" w14:textId="77777777" w:rsidTr="004F5BE1">
        <w:trPr>
          <w:ins w:id="873" w:author="Sarkar, Soumyadeep" w:date="2026-05-09T00:00:00Z"/>
        </w:trPr>
        <w:tc>
          <w:tcPr>
            <w:tcW w:w="727" w:type="dxa"/>
            <w:vMerge/>
            <w:tcBorders>
              <w:left w:val="single" w:sz="8" w:space="0" w:color="auto"/>
              <w:bottom w:val="single" w:sz="12" w:space="0" w:color="auto"/>
            </w:tcBorders>
            <w:vAlign w:val="center"/>
            <w:tcPrChange w:id="874" w:author="Sarkar, Soumyadeep" w:date="2026-05-20T10:17:00Z" w16du:dateUtc="2026-05-20T17:17:00Z">
              <w:tcPr>
                <w:tcW w:w="727" w:type="dxa"/>
                <w:vMerge/>
                <w:tcBorders>
                  <w:left w:val="single" w:sz="8" w:space="0" w:color="auto"/>
                  <w:bottom w:val="single" w:sz="12" w:space="0" w:color="auto"/>
                </w:tcBorders>
                <w:vAlign w:val="center"/>
              </w:tcPr>
            </w:tcPrChange>
          </w:tcPr>
          <w:p w14:paraId="097598C5" w14:textId="77777777" w:rsidR="00A149F3" w:rsidRPr="00FF3B13" w:rsidRDefault="00A149F3" w:rsidP="00140720">
            <w:pPr>
              <w:rPr>
                <w:ins w:id="875" w:author="Sarkar, Soumyadeep" w:date="2026-05-09T00:00:00Z" w16du:dateUtc="2026-05-09T07:00:00Z"/>
                <w:rFonts w:ascii="Arial" w:hAnsi="Arial" w:cs="Arial"/>
                <w:sz w:val="11"/>
                <w:szCs w:val="11"/>
              </w:rPr>
            </w:pPr>
          </w:p>
        </w:tc>
        <w:tc>
          <w:tcPr>
            <w:tcW w:w="890" w:type="dxa"/>
            <w:vMerge/>
            <w:tcBorders>
              <w:bottom w:val="single" w:sz="12" w:space="0" w:color="auto"/>
            </w:tcBorders>
            <w:vAlign w:val="center"/>
            <w:tcPrChange w:id="876" w:author="Sarkar, Soumyadeep" w:date="2026-05-20T10:17:00Z" w16du:dateUtc="2026-05-20T17:17:00Z">
              <w:tcPr>
                <w:tcW w:w="890" w:type="dxa"/>
                <w:gridSpan w:val="4"/>
                <w:vMerge/>
                <w:tcBorders>
                  <w:bottom w:val="single" w:sz="12" w:space="0" w:color="auto"/>
                </w:tcBorders>
                <w:vAlign w:val="center"/>
              </w:tcPr>
            </w:tcPrChange>
          </w:tcPr>
          <w:p w14:paraId="7F72649A" w14:textId="77777777" w:rsidR="00A149F3" w:rsidRPr="00FF3B13" w:rsidRDefault="00A149F3" w:rsidP="00140720">
            <w:pPr>
              <w:rPr>
                <w:ins w:id="877" w:author="Sarkar, Soumyadeep" w:date="2026-05-09T00:00:00Z" w16du:dateUtc="2026-05-09T07:00:00Z"/>
                <w:rFonts w:ascii="Arial" w:hAnsi="Arial" w:cs="Arial"/>
                <w:sz w:val="11"/>
                <w:szCs w:val="11"/>
              </w:rPr>
            </w:pPr>
          </w:p>
        </w:tc>
        <w:tc>
          <w:tcPr>
            <w:tcW w:w="1111" w:type="dxa"/>
            <w:tcBorders>
              <w:bottom w:val="single" w:sz="12" w:space="0" w:color="auto"/>
            </w:tcBorders>
            <w:vAlign w:val="center"/>
            <w:tcPrChange w:id="878" w:author="Sarkar, Soumyadeep" w:date="2026-05-20T10:17:00Z" w16du:dateUtc="2026-05-20T17:17:00Z">
              <w:tcPr>
                <w:tcW w:w="1111" w:type="dxa"/>
                <w:gridSpan w:val="4"/>
                <w:tcBorders>
                  <w:bottom w:val="single" w:sz="12" w:space="0" w:color="auto"/>
                </w:tcBorders>
                <w:vAlign w:val="center"/>
              </w:tcPr>
            </w:tcPrChange>
          </w:tcPr>
          <w:p w14:paraId="628A5A22" w14:textId="13311573" w:rsidR="00A149F3" w:rsidRPr="00B80459" w:rsidRDefault="00A149F3" w:rsidP="00140720">
            <w:pPr>
              <w:rPr>
                <w:ins w:id="879" w:author="Sarkar, Soumyadeep" w:date="2026-05-09T00:00:00Z" w16du:dateUtc="2026-05-09T07:00:00Z"/>
                <w:rFonts w:ascii="Arial" w:hAnsi="Arial" w:cs="Arial"/>
                <w:b/>
                <w:bCs/>
                <w:sz w:val="11"/>
                <w:szCs w:val="11"/>
              </w:rPr>
            </w:pPr>
            <w:ins w:id="880" w:author="Sarkar, Soumyadeep" w:date="2026-05-09T00:01:00Z" w16du:dateUtc="2026-05-09T07:01:00Z">
              <w:r w:rsidRPr="00B80459">
                <w:rPr>
                  <w:rFonts w:ascii="Arial" w:hAnsi="Arial" w:cs="Arial"/>
                  <w:color w:val="000000"/>
                  <w:sz w:val="11"/>
                  <w:szCs w:val="11"/>
                </w:rPr>
                <w:t>IFNγ + IL-1β</w:t>
              </w:r>
            </w:ins>
          </w:p>
        </w:tc>
        <w:tc>
          <w:tcPr>
            <w:tcW w:w="567" w:type="dxa"/>
            <w:tcBorders>
              <w:bottom w:val="single" w:sz="12" w:space="0" w:color="auto"/>
            </w:tcBorders>
            <w:vAlign w:val="center"/>
            <w:tcPrChange w:id="881" w:author="Sarkar, Soumyadeep" w:date="2026-05-20T10:17:00Z" w16du:dateUtc="2026-05-20T17:17:00Z">
              <w:tcPr>
                <w:tcW w:w="567" w:type="dxa"/>
                <w:gridSpan w:val="4"/>
                <w:tcBorders>
                  <w:bottom w:val="single" w:sz="12" w:space="0" w:color="auto"/>
                </w:tcBorders>
                <w:vAlign w:val="center"/>
              </w:tcPr>
            </w:tcPrChange>
          </w:tcPr>
          <w:p w14:paraId="70B0C3A8" w14:textId="2930397E" w:rsidR="00A149F3" w:rsidRPr="00B80459" w:rsidRDefault="00A149F3" w:rsidP="00140720">
            <w:pPr>
              <w:rPr>
                <w:ins w:id="882" w:author="Sarkar, Soumyadeep" w:date="2026-05-09T00:00:00Z" w16du:dateUtc="2026-05-09T07:00:00Z"/>
                <w:rFonts w:ascii="Arial" w:hAnsi="Arial" w:cs="Arial"/>
                <w:color w:val="000000"/>
                <w:sz w:val="11"/>
                <w:szCs w:val="11"/>
              </w:rPr>
            </w:pPr>
            <w:ins w:id="883" w:author="Sarkar, Soumyadeep" w:date="2026-05-09T00:03:00Z" w16du:dateUtc="2026-05-09T07:03:00Z">
              <w:r>
                <w:rPr>
                  <w:rFonts w:ascii="Arial" w:hAnsi="Arial" w:cs="Arial"/>
                  <w:color w:val="000000"/>
                  <w:sz w:val="11"/>
                  <w:szCs w:val="11"/>
                </w:rPr>
                <w:t>6</w:t>
              </w:r>
            </w:ins>
          </w:p>
        </w:tc>
        <w:tc>
          <w:tcPr>
            <w:tcW w:w="1317" w:type="dxa"/>
            <w:tcBorders>
              <w:bottom w:val="single" w:sz="12" w:space="0" w:color="auto"/>
            </w:tcBorders>
            <w:vAlign w:val="center"/>
            <w:tcPrChange w:id="884" w:author="Sarkar, Soumyadeep" w:date="2026-05-20T10:17:00Z" w16du:dateUtc="2026-05-20T17:17:00Z">
              <w:tcPr>
                <w:tcW w:w="1317" w:type="dxa"/>
                <w:gridSpan w:val="4"/>
                <w:tcBorders>
                  <w:bottom w:val="single" w:sz="12" w:space="0" w:color="auto"/>
                </w:tcBorders>
                <w:vAlign w:val="center"/>
              </w:tcPr>
            </w:tcPrChange>
          </w:tcPr>
          <w:p w14:paraId="484F0728" w14:textId="583F61D0" w:rsidR="00A149F3" w:rsidRPr="00B80459" w:rsidRDefault="00A149F3" w:rsidP="00140720">
            <w:pPr>
              <w:rPr>
                <w:ins w:id="885" w:author="Sarkar, Soumyadeep" w:date="2026-05-09T00:00:00Z" w16du:dateUtc="2026-05-09T07:00:00Z"/>
                <w:rFonts w:ascii="Arial" w:hAnsi="Arial" w:cs="Arial"/>
                <w:color w:val="000000"/>
                <w:sz w:val="11"/>
                <w:szCs w:val="11"/>
              </w:rPr>
            </w:pPr>
            <w:ins w:id="886" w:author="Sarkar, Soumyadeep" w:date="2026-05-09T00:03:00Z" w16du:dateUtc="2026-05-09T07:03:00Z">
              <w:r>
                <w:rPr>
                  <w:rFonts w:ascii="Arial" w:hAnsi="Arial" w:cs="Arial"/>
                  <w:color w:val="000000"/>
                  <w:sz w:val="11"/>
                  <w:szCs w:val="11"/>
                </w:rPr>
                <w:t>scRNA-seq</w:t>
              </w:r>
            </w:ins>
          </w:p>
        </w:tc>
        <w:tc>
          <w:tcPr>
            <w:tcW w:w="790" w:type="dxa"/>
            <w:tcBorders>
              <w:bottom w:val="single" w:sz="12" w:space="0" w:color="auto"/>
            </w:tcBorders>
            <w:vAlign w:val="center"/>
            <w:tcPrChange w:id="887" w:author="Sarkar, Soumyadeep" w:date="2026-05-20T10:17:00Z" w16du:dateUtc="2026-05-20T17:17:00Z">
              <w:tcPr>
                <w:tcW w:w="790" w:type="dxa"/>
                <w:gridSpan w:val="4"/>
                <w:tcBorders>
                  <w:bottom w:val="single" w:sz="12" w:space="0" w:color="auto"/>
                </w:tcBorders>
                <w:vAlign w:val="center"/>
              </w:tcPr>
            </w:tcPrChange>
          </w:tcPr>
          <w:p w14:paraId="1AD25E6D" w14:textId="76E5C88F" w:rsidR="00A149F3" w:rsidRPr="00B80459" w:rsidRDefault="00A149F3" w:rsidP="00140720">
            <w:pPr>
              <w:rPr>
                <w:ins w:id="888" w:author="Sarkar, Soumyadeep" w:date="2026-05-09T00:00:00Z" w16du:dateUtc="2026-05-09T07:00:00Z"/>
                <w:rFonts w:ascii="Arial" w:hAnsi="Arial" w:cs="Arial"/>
                <w:color w:val="000000"/>
                <w:sz w:val="11"/>
                <w:szCs w:val="11"/>
              </w:rPr>
            </w:pPr>
            <w:ins w:id="889" w:author="Sarkar, Soumyadeep" w:date="2026-05-09T00:04:00Z" w16du:dateUtc="2026-05-09T07:04:00Z">
              <w:r>
                <w:rPr>
                  <w:rFonts w:ascii="Arial" w:hAnsi="Arial" w:cs="Arial"/>
                  <w:color w:val="000000"/>
                  <w:sz w:val="11"/>
                  <w:szCs w:val="11"/>
                </w:rPr>
                <w:t>1</w:t>
              </w:r>
            </w:ins>
          </w:p>
        </w:tc>
        <w:tc>
          <w:tcPr>
            <w:tcW w:w="1715" w:type="dxa"/>
            <w:vMerge/>
            <w:tcBorders>
              <w:bottom w:val="single" w:sz="12" w:space="0" w:color="auto"/>
            </w:tcBorders>
            <w:vAlign w:val="bottom"/>
            <w:tcPrChange w:id="890" w:author="Sarkar, Soumyadeep" w:date="2026-05-20T10:17:00Z" w16du:dateUtc="2026-05-20T17:17:00Z">
              <w:tcPr>
                <w:tcW w:w="1715" w:type="dxa"/>
                <w:gridSpan w:val="4"/>
                <w:vMerge/>
                <w:tcBorders>
                  <w:bottom w:val="single" w:sz="12" w:space="0" w:color="auto"/>
                </w:tcBorders>
                <w:vAlign w:val="bottom"/>
              </w:tcPr>
            </w:tcPrChange>
          </w:tcPr>
          <w:p w14:paraId="137D4DB9" w14:textId="77777777" w:rsidR="00A149F3" w:rsidRPr="00B80459" w:rsidRDefault="00A149F3" w:rsidP="00140720">
            <w:pPr>
              <w:rPr>
                <w:ins w:id="891" w:author="Sarkar, Soumyadeep" w:date="2026-05-09T00:00:00Z" w16du:dateUtc="2026-05-09T07:00:00Z"/>
                <w:rFonts w:ascii="Arial" w:hAnsi="Arial" w:cs="Arial"/>
                <w:color w:val="000000"/>
                <w:sz w:val="11"/>
                <w:szCs w:val="11"/>
              </w:rPr>
            </w:pPr>
          </w:p>
        </w:tc>
        <w:tc>
          <w:tcPr>
            <w:tcW w:w="2223" w:type="dxa"/>
            <w:vMerge/>
            <w:tcBorders>
              <w:bottom w:val="single" w:sz="12" w:space="0" w:color="auto"/>
              <w:right w:val="single" w:sz="8" w:space="0" w:color="auto"/>
            </w:tcBorders>
            <w:vAlign w:val="center"/>
            <w:tcPrChange w:id="892" w:author="Sarkar, Soumyadeep" w:date="2026-05-20T10:17:00Z" w16du:dateUtc="2026-05-20T17:17:00Z">
              <w:tcPr>
                <w:tcW w:w="2223" w:type="dxa"/>
                <w:gridSpan w:val="4"/>
                <w:vMerge/>
                <w:tcBorders>
                  <w:bottom w:val="single" w:sz="12" w:space="0" w:color="auto"/>
                  <w:right w:val="single" w:sz="8" w:space="0" w:color="auto"/>
                </w:tcBorders>
                <w:vAlign w:val="center"/>
              </w:tcPr>
            </w:tcPrChange>
          </w:tcPr>
          <w:p w14:paraId="491B68AE" w14:textId="77777777" w:rsidR="00A149F3" w:rsidRPr="00B80459" w:rsidRDefault="00A149F3" w:rsidP="004F5BE1">
            <w:pPr>
              <w:rPr>
                <w:ins w:id="893" w:author="Sarkar, Soumyadeep" w:date="2026-05-09T00:00:00Z" w16du:dateUtc="2026-05-09T07:00:00Z"/>
                <w:rFonts w:ascii="Arial" w:hAnsi="Arial" w:cs="Arial"/>
                <w:color w:val="000000"/>
                <w:sz w:val="11"/>
                <w:szCs w:val="11"/>
              </w:rPr>
            </w:pPr>
          </w:p>
        </w:tc>
      </w:tr>
      <w:tr w:rsidR="0082006C" w:rsidRPr="00442AE3" w14:paraId="6807AC9B" w14:textId="77777777" w:rsidTr="004F5BE1">
        <w:trPr>
          <w:trHeight w:val="65"/>
          <w:ins w:id="894" w:author="Sarkar, Soumyadeep" w:date="2026-05-09T00:00:00Z"/>
          <w:trPrChange w:id="895" w:author="Sarkar, Soumyadeep" w:date="2026-05-20T10:17:00Z" w16du:dateUtc="2026-05-20T17:17:00Z">
            <w:trPr>
              <w:trHeight w:val="65"/>
            </w:trPr>
          </w:trPrChange>
        </w:trPr>
        <w:tc>
          <w:tcPr>
            <w:tcW w:w="727" w:type="dxa"/>
            <w:vMerge w:val="restart"/>
            <w:tcBorders>
              <w:top w:val="single" w:sz="12" w:space="0" w:color="auto"/>
              <w:left w:val="single" w:sz="8" w:space="0" w:color="auto"/>
            </w:tcBorders>
            <w:vAlign w:val="center"/>
            <w:tcPrChange w:id="896" w:author="Sarkar, Soumyadeep" w:date="2026-05-20T10:17:00Z" w16du:dateUtc="2026-05-20T17:17:00Z">
              <w:tcPr>
                <w:tcW w:w="737" w:type="dxa"/>
                <w:gridSpan w:val="3"/>
                <w:vMerge w:val="restart"/>
                <w:tcBorders>
                  <w:left w:val="single" w:sz="8" w:space="0" w:color="auto"/>
                </w:tcBorders>
                <w:vAlign w:val="center"/>
              </w:tcPr>
            </w:tcPrChange>
          </w:tcPr>
          <w:p w14:paraId="53DBF7DC" w14:textId="65B2CF7B" w:rsidR="0082006C" w:rsidRPr="00FF3B13" w:rsidRDefault="0082006C" w:rsidP="00337D14">
            <w:pPr>
              <w:rPr>
                <w:ins w:id="897" w:author="Sarkar, Soumyadeep" w:date="2026-05-09T00:00:00Z" w16du:dateUtc="2026-05-09T07:00:00Z"/>
                <w:rFonts w:ascii="Arial" w:hAnsi="Arial" w:cs="Arial"/>
                <w:sz w:val="11"/>
                <w:szCs w:val="11"/>
              </w:rPr>
            </w:pPr>
            <w:ins w:id="898" w:author="Sarkar, Soumyadeep" w:date="2026-05-09T00:10:00Z" w16du:dateUtc="2026-05-09T07:10:00Z">
              <w:r w:rsidRPr="0089368E">
                <w:rPr>
                  <w:rFonts w:ascii="Arial" w:hAnsi="Arial" w:cs="Arial"/>
                  <w:sz w:val="11"/>
                  <w:szCs w:val="11"/>
                </w:rPr>
                <w:t>Pck02</w:t>
              </w:r>
            </w:ins>
            <w:ins w:id="899" w:author="Sarkar, Soumyadeep" w:date="2026-05-09T00:16:00Z" w16du:dateUtc="2026-05-09T07:16:00Z">
              <w:r w:rsidR="000E6699">
                <w:rPr>
                  <w:rFonts w:ascii="Arial" w:hAnsi="Arial" w:cs="Arial"/>
                  <w:sz w:val="11"/>
                  <w:szCs w:val="11"/>
                </w:rPr>
                <w:t>3</w:t>
              </w:r>
            </w:ins>
          </w:p>
        </w:tc>
        <w:tc>
          <w:tcPr>
            <w:tcW w:w="890" w:type="dxa"/>
            <w:vMerge w:val="restart"/>
            <w:tcBorders>
              <w:top w:val="single" w:sz="12" w:space="0" w:color="auto"/>
            </w:tcBorders>
            <w:vAlign w:val="center"/>
            <w:tcPrChange w:id="900" w:author="Sarkar, Soumyadeep" w:date="2026-05-20T10:17:00Z" w16du:dateUtc="2026-05-20T17:17:00Z">
              <w:tcPr>
                <w:tcW w:w="897" w:type="dxa"/>
                <w:gridSpan w:val="4"/>
                <w:vMerge w:val="restart"/>
                <w:vAlign w:val="center"/>
              </w:tcPr>
            </w:tcPrChange>
          </w:tcPr>
          <w:p w14:paraId="38C09DFF" w14:textId="5B7946D5" w:rsidR="0082006C" w:rsidRPr="00FF3B13" w:rsidRDefault="0082006C" w:rsidP="00337D14">
            <w:pPr>
              <w:rPr>
                <w:ins w:id="901" w:author="Sarkar, Soumyadeep" w:date="2026-05-09T00:00:00Z" w16du:dateUtc="2026-05-09T07:00:00Z"/>
                <w:rFonts w:ascii="Arial" w:hAnsi="Arial" w:cs="Arial"/>
                <w:sz w:val="11"/>
                <w:szCs w:val="11"/>
              </w:rPr>
            </w:pPr>
            <w:ins w:id="902" w:author="Sarkar, Soumyadeep" w:date="2026-05-09T00:10:00Z" w16du:dateUtc="2026-05-09T07:10:00Z">
              <w:r w:rsidRPr="0089368E">
                <w:rPr>
                  <w:rFonts w:ascii="Arial" w:hAnsi="Arial" w:cs="Arial"/>
                  <w:sz w:val="11"/>
                  <w:szCs w:val="11"/>
                </w:rPr>
                <w:t>Mouse pancreatic islet</w:t>
              </w:r>
            </w:ins>
            <w:ins w:id="903" w:author="Sarkar, Soumyadeep" w:date="2026-05-09T00:16:00Z" w16du:dateUtc="2026-05-09T07:16:00Z">
              <w:r w:rsidR="000F1C93">
                <w:rPr>
                  <w:rFonts w:ascii="Arial" w:hAnsi="Arial" w:cs="Arial"/>
                  <w:sz w:val="11"/>
                  <w:szCs w:val="11"/>
                </w:rPr>
                <w:t>s</w:t>
              </w:r>
            </w:ins>
          </w:p>
        </w:tc>
        <w:tc>
          <w:tcPr>
            <w:tcW w:w="1111" w:type="dxa"/>
            <w:tcBorders>
              <w:top w:val="single" w:sz="12" w:space="0" w:color="auto"/>
            </w:tcBorders>
            <w:vAlign w:val="center"/>
            <w:tcPrChange w:id="904" w:author="Sarkar, Soumyadeep" w:date="2026-05-20T10:17:00Z" w16du:dateUtc="2026-05-20T17:17:00Z">
              <w:tcPr>
                <w:tcW w:w="1112" w:type="dxa"/>
                <w:gridSpan w:val="4"/>
                <w:vAlign w:val="center"/>
              </w:tcPr>
            </w:tcPrChange>
          </w:tcPr>
          <w:p w14:paraId="507A08C4" w14:textId="0FAC59DA" w:rsidR="0082006C" w:rsidRPr="00B80459" w:rsidRDefault="0082006C" w:rsidP="00337D14">
            <w:pPr>
              <w:rPr>
                <w:ins w:id="905" w:author="Sarkar, Soumyadeep" w:date="2026-05-09T00:00:00Z" w16du:dateUtc="2026-05-09T07:00:00Z"/>
                <w:rFonts w:ascii="Arial" w:hAnsi="Arial" w:cs="Arial"/>
                <w:b/>
                <w:bCs/>
                <w:sz w:val="11"/>
                <w:szCs w:val="11"/>
              </w:rPr>
            </w:pPr>
            <w:ins w:id="906" w:author="Sarkar, Soumyadeep" w:date="2026-05-09T00:10:00Z" w16du:dateUtc="2026-05-09T07:10:00Z">
              <w:r w:rsidRPr="00B80459">
                <w:rPr>
                  <w:rFonts w:ascii="Arial" w:hAnsi="Arial" w:cs="Arial"/>
                  <w:color w:val="000000"/>
                  <w:sz w:val="11"/>
                  <w:szCs w:val="11"/>
                </w:rPr>
                <w:t>IFNγ</w:t>
              </w:r>
            </w:ins>
          </w:p>
        </w:tc>
        <w:tc>
          <w:tcPr>
            <w:tcW w:w="567" w:type="dxa"/>
            <w:tcBorders>
              <w:top w:val="single" w:sz="12" w:space="0" w:color="auto"/>
            </w:tcBorders>
            <w:vAlign w:val="center"/>
            <w:tcPrChange w:id="907" w:author="Sarkar, Soumyadeep" w:date="2026-05-20T10:17:00Z" w16du:dateUtc="2026-05-20T17:17:00Z">
              <w:tcPr>
                <w:tcW w:w="581" w:type="dxa"/>
                <w:gridSpan w:val="4"/>
                <w:vAlign w:val="center"/>
              </w:tcPr>
            </w:tcPrChange>
          </w:tcPr>
          <w:p w14:paraId="74AF2BD4" w14:textId="0068C589" w:rsidR="0082006C" w:rsidRPr="00B80459" w:rsidRDefault="0082006C" w:rsidP="00337D14">
            <w:pPr>
              <w:rPr>
                <w:ins w:id="908" w:author="Sarkar, Soumyadeep" w:date="2026-05-09T00:00:00Z" w16du:dateUtc="2026-05-09T07:00:00Z"/>
                <w:rFonts w:ascii="Arial" w:hAnsi="Arial" w:cs="Arial"/>
                <w:color w:val="000000"/>
                <w:sz w:val="11"/>
                <w:szCs w:val="11"/>
              </w:rPr>
            </w:pPr>
            <w:ins w:id="909" w:author="Sarkar, Soumyadeep" w:date="2026-05-09T00:11:00Z" w16du:dateUtc="2026-05-09T07:11:00Z">
              <w:r>
                <w:rPr>
                  <w:rFonts w:ascii="Arial" w:hAnsi="Arial" w:cs="Arial"/>
                  <w:color w:val="000000"/>
                  <w:sz w:val="11"/>
                  <w:szCs w:val="11"/>
                </w:rPr>
                <w:t>18</w:t>
              </w:r>
            </w:ins>
          </w:p>
        </w:tc>
        <w:tc>
          <w:tcPr>
            <w:tcW w:w="1317" w:type="dxa"/>
            <w:tcBorders>
              <w:top w:val="single" w:sz="12" w:space="0" w:color="auto"/>
            </w:tcBorders>
            <w:vAlign w:val="center"/>
            <w:tcPrChange w:id="910" w:author="Sarkar, Soumyadeep" w:date="2026-05-20T10:17:00Z" w16du:dateUtc="2026-05-20T17:17:00Z">
              <w:tcPr>
                <w:tcW w:w="1317" w:type="dxa"/>
                <w:gridSpan w:val="4"/>
                <w:vAlign w:val="center"/>
              </w:tcPr>
            </w:tcPrChange>
          </w:tcPr>
          <w:p w14:paraId="7F31620B" w14:textId="1CD93021" w:rsidR="0082006C" w:rsidRPr="00B80459" w:rsidRDefault="0082006C" w:rsidP="00337D14">
            <w:pPr>
              <w:rPr>
                <w:ins w:id="911" w:author="Sarkar, Soumyadeep" w:date="2026-05-09T00:00:00Z" w16du:dateUtc="2026-05-09T07:00:00Z"/>
                <w:rFonts w:ascii="Arial" w:hAnsi="Arial" w:cs="Arial"/>
                <w:color w:val="000000"/>
                <w:sz w:val="11"/>
                <w:szCs w:val="11"/>
              </w:rPr>
            </w:pPr>
            <w:ins w:id="912" w:author="Sarkar, Soumyadeep" w:date="2026-05-09T00:10:00Z" w16du:dateUtc="2026-05-09T07:10:00Z">
              <w:r>
                <w:rPr>
                  <w:rFonts w:ascii="Arial" w:hAnsi="Arial" w:cs="Arial"/>
                  <w:color w:val="000000"/>
                  <w:sz w:val="11"/>
                  <w:szCs w:val="11"/>
                </w:rPr>
                <w:t>scRNA-seq</w:t>
              </w:r>
            </w:ins>
          </w:p>
        </w:tc>
        <w:tc>
          <w:tcPr>
            <w:tcW w:w="790" w:type="dxa"/>
            <w:tcBorders>
              <w:top w:val="single" w:sz="12" w:space="0" w:color="auto"/>
            </w:tcBorders>
            <w:vAlign w:val="center"/>
            <w:tcPrChange w:id="913" w:author="Sarkar, Soumyadeep" w:date="2026-05-20T10:17:00Z" w16du:dateUtc="2026-05-20T17:17:00Z">
              <w:tcPr>
                <w:tcW w:w="799" w:type="dxa"/>
                <w:gridSpan w:val="4"/>
                <w:vAlign w:val="center"/>
              </w:tcPr>
            </w:tcPrChange>
          </w:tcPr>
          <w:p w14:paraId="248B2DC5" w14:textId="367EBA92" w:rsidR="0082006C" w:rsidRPr="00B80459" w:rsidRDefault="00665AE2" w:rsidP="00337D14">
            <w:pPr>
              <w:rPr>
                <w:ins w:id="914" w:author="Sarkar, Soumyadeep" w:date="2026-05-09T00:00:00Z" w16du:dateUtc="2026-05-09T07:00:00Z"/>
                <w:rFonts w:ascii="Arial" w:hAnsi="Arial" w:cs="Arial"/>
                <w:color w:val="000000"/>
                <w:sz w:val="11"/>
                <w:szCs w:val="11"/>
              </w:rPr>
            </w:pPr>
            <w:ins w:id="915" w:author="Sarkar, Soumyadeep" w:date="2026-05-15T09:32:00Z" w16du:dateUtc="2026-05-15T16:32:00Z">
              <w:r>
                <w:rPr>
                  <w:rFonts w:ascii="Arial" w:hAnsi="Arial" w:cs="Arial"/>
                  <w:color w:val="000000"/>
                  <w:sz w:val="11"/>
                  <w:szCs w:val="11"/>
                </w:rPr>
                <w:t>2</w:t>
              </w:r>
            </w:ins>
          </w:p>
        </w:tc>
        <w:tc>
          <w:tcPr>
            <w:tcW w:w="1715" w:type="dxa"/>
            <w:vMerge w:val="restart"/>
            <w:tcBorders>
              <w:top w:val="single" w:sz="12" w:space="0" w:color="auto"/>
            </w:tcBorders>
            <w:vAlign w:val="center"/>
            <w:tcPrChange w:id="916" w:author="Sarkar, Soumyadeep" w:date="2026-05-20T10:17:00Z" w16du:dateUtc="2026-05-20T17:17:00Z">
              <w:tcPr>
                <w:tcW w:w="1707" w:type="dxa"/>
                <w:gridSpan w:val="3"/>
                <w:vMerge w:val="restart"/>
                <w:vAlign w:val="center"/>
              </w:tcPr>
            </w:tcPrChange>
          </w:tcPr>
          <w:p w14:paraId="0A679618" w14:textId="30C7586B" w:rsidR="0082006C" w:rsidRPr="00B80459" w:rsidRDefault="0082006C" w:rsidP="00337D14">
            <w:pPr>
              <w:rPr>
                <w:ins w:id="917" w:author="Sarkar, Soumyadeep" w:date="2026-05-09T00:00:00Z" w16du:dateUtc="2026-05-09T07:00:00Z"/>
                <w:rFonts w:ascii="Arial" w:hAnsi="Arial" w:cs="Arial"/>
                <w:color w:val="000000"/>
                <w:sz w:val="11"/>
                <w:szCs w:val="11"/>
              </w:rPr>
            </w:pPr>
            <w:ins w:id="918" w:author="Sarkar, Soumyadeep" w:date="2026-05-09T00:14:00Z" w16du:dateUtc="2026-05-09T07:14:00Z">
              <w:r w:rsidRPr="0082006C">
                <w:rPr>
                  <w:rFonts w:ascii="Arial" w:hAnsi="Arial" w:cs="Arial"/>
                  <w:color w:val="000000"/>
                  <w:sz w:val="11"/>
                  <w:szCs w:val="11"/>
                </w:rPr>
                <w:t>34927076</w:t>
              </w:r>
            </w:ins>
          </w:p>
        </w:tc>
        <w:tc>
          <w:tcPr>
            <w:tcW w:w="2223" w:type="dxa"/>
            <w:vMerge w:val="restart"/>
            <w:tcBorders>
              <w:top w:val="single" w:sz="12" w:space="0" w:color="auto"/>
              <w:right w:val="single" w:sz="8" w:space="0" w:color="auto"/>
            </w:tcBorders>
            <w:vAlign w:val="center"/>
            <w:tcPrChange w:id="919" w:author="Sarkar, Soumyadeep" w:date="2026-05-20T10:17:00Z" w16du:dateUtc="2026-05-20T17:17:00Z">
              <w:tcPr>
                <w:tcW w:w="2190" w:type="dxa"/>
                <w:gridSpan w:val="3"/>
                <w:vMerge w:val="restart"/>
                <w:tcBorders>
                  <w:right w:val="single" w:sz="8" w:space="0" w:color="auto"/>
                </w:tcBorders>
                <w:vAlign w:val="center"/>
              </w:tcPr>
            </w:tcPrChange>
          </w:tcPr>
          <w:p w14:paraId="42F5BAAF" w14:textId="040B6C46" w:rsidR="0082006C" w:rsidRPr="00B80459" w:rsidRDefault="0082006C" w:rsidP="004F5BE1">
            <w:pPr>
              <w:rPr>
                <w:ins w:id="920" w:author="Sarkar, Soumyadeep" w:date="2026-05-09T00:00:00Z" w16du:dateUtc="2026-05-09T07:00:00Z"/>
                <w:rFonts w:ascii="Arial" w:hAnsi="Arial" w:cs="Arial"/>
                <w:color w:val="000000"/>
                <w:sz w:val="11"/>
                <w:szCs w:val="11"/>
              </w:rPr>
            </w:pPr>
            <w:ins w:id="921" w:author="Sarkar, Soumyadeep" w:date="2026-05-09T00:13:00Z" w16du:dateUtc="2026-05-09T07:13:00Z">
              <w:r w:rsidRPr="009173D4">
                <w:rPr>
                  <w:rFonts w:ascii="Arial" w:hAnsi="Arial" w:cs="Arial"/>
                  <w:color w:val="000000"/>
                  <w:sz w:val="11"/>
                  <w:szCs w:val="11"/>
                </w:rPr>
                <w:t>GSE183010</w:t>
              </w:r>
            </w:ins>
          </w:p>
        </w:tc>
      </w:tr>
      <w:tr w:rsidR="0082006C" w:rsidRPr="00442AE3" w14:paraId="628C7EE2" w14:textId="77777777" w:rsidTr="004F5BE1">
        <w:trPr>
          <w:trHeight w:val="65"/>
          <w:ins w:id="922" w:author="Sarkar, Soumyadeep" w:date="2026-05-09T00:00:00Z"/>
          <w:trPrChange w:id="923" w:author="Sarkar, Soumyadeep" w:date="2026-05-20T10:17:00Z" w16du:dateUtc="2026-05-20T17:17:00Z">
            <w:trPr>
              <w:trHeight w:val="65"/>
            </w:trPr>
          </w:trPrChange>
        </w:trPr>
        <w:tc>
          <w:tcPr>
            <w:tcW w:w="727" w:type="dxa"/>
            <w:vMerge/>
            <w:tcBorders>
              <w:left w:val="single" w:sz="8" w:space="0" w:color="auto"/>
            </w:tcBorders>
            <w:vAlign w:val="center"/>
            <w:tcPrChange w:id="924" w:author="Sarkar, Soumyadeep" w:date="2026-05-20T10:17:00Z" w16du:dateUtc="2026-05-20T17:17:00Z">
              <w:tcPr>
                <w:tcW w:w="727" w:type="dxa"/>
                <w:vMerge/>
                <w:tcBorders>
                  <w:left w:val="single" w:sz="8" w:space="0" w:color="auto"/>
                </w:tcBorders>
                <w:vAlign w:val="center"/>
              </w:tcPr>
            </w:tcPrChange>
          </w:tcPr>
          <w:p w14:paraId="7014F5BC" w14:textId="77777777" w:rsidR="0082006C" w:rsidRPr="0089368E" w:rsidRDefault="0082006C" w:rsidP="00C42757">
            <w:pPr>
              <w:rPr>
                <w:ins w:id="925" w:author="Sarkar, Soumyadeep" w:date="2026-05-09T00:10:00Z" w16du:dateUtc="2026-05-09T07:10:00Z"/>
                <w:rFonts w:ascii="Arial" w:hAnsi="Arial" w:cs="Arial"/>
                <w:sz w:val="11"/>
                <w:szCs w:val="11"/>
              </w:rPr>
            </w:pPr>
          </w:p>
        </w:tc>
        <w:tc>
          <w:tcPr>
            <w:tcW w:w="890" w:type="dxa"/>
            <w:vMerge/>
            <w:vAlign w:val="center"/>
            <w:tcPrChange w:id="926" w:author="Sarkar, Soumyadeep" w:date="2026-05-20T10:17:00Z" w16du:dateUtc="2026-05-20T17:17:00Z">
              <w:tcPr>
                <w:tcW w:w="890" w:type="dxa"/>
                <w:gridSpan w:val="4"/>
                <w:vMerge/>
                <w:vAlign w:val="center"/>
              </w:tcPr>
            </w:tcPrChange>
          </w:tcPr>
          <w:p w14:paraId="6F241DD6" w14:textId="77777777" w:rsidR="0082006C" w:rsidRPr="0089368E" w:rsidRDefault="0082006C" w:rsidP="00C42757">
            <w:pPr>
              <w:rPr>
                <w:ins w:id="927" w:author="Sarkar, Soumyadeep" w:date="2026-05-09T00:10:00Z" w16du:dateUtc="2026-05-09T07:10:00Z"/>
                <w:rFonts w:ascii="Arial" w:hAnsi="Arial" w:cs="Arial"/>
                <w:sz w:val="11"/>
                <w:szCs w:val="11"/>
              </w:rPr>
            </w:pPr>
          </w:p>
        </w:tc>
        <w:tc>
          <w:tcPr>
            <w:tcW w:w="1111" w:type="dxa"/>
            <w:vAlign w:val="center"/>
            <w:tcPrChange w:id="928" w:author="Sarkar, Soumyadeep" w:date="2026-05-20T10:17:00Z" w16du:dateUtc="2026-05-20T17:17:00Z">
              <w:tcPr>
                <w:tcW w:w="1111" w:type="dxa"/>
                <w:gridSpan w:val="4"/>
                <w:vAlign w:val="center"/>
              </w:tcPr>
            </w:tcPrChange>
          </w:tcPr>
          <w:p w14:paraId="57999433" w14:textId="311B7D93" w:rsidR="0082006C" w:rsidRPr="00B80459" w:rsidRDefault="0082006C" w:rsidP="00C42757">
            <w:pPr>
              <w:rPr>
                <w:ins w:id="929" w:author="Sarkar, Soumyadeep" w:date="2026-05-09T00:10:00Z" w16du:dateUtc="2026-05-09T07:10:00Z"/>
                <w:rFonts w:ascii="Arial" w:hAnsi="Arial" w:cs="Arial"/>
                <w:color w:val="000000"/>
                <w:sz w:val="11"/>
                <w:szCs w:val="11"/>
              </w:rPr>
            </w:pPr>
            <w:ins w:id="930" w:author="Sarkar, Soumyadeep" w:date="2026-05-09T00:11:00Z" w16du:dateUtc="2026-05-09T07:11:00Z">
              <w:r w:rsidRPr="00B80459">
                <w:rPr>
                  <w:rFonts w:ascii="Arial" w:hAnsi="Arial" w:cs="Arial"/>
                  <w:color w:val="000000"/>
                  <w:sz w:val="11"/>
                  <w:szCs w:val="11"/>
                </w:rPr>
                <w:t>IL-1β</w:t>
              </w:r>
            </w:ins>
          </w:p>
        </w:tc>
        <w:tc>
          <w:tcPr>
            <w:tcW w:w="567" w:type="dxa"/>
            <w:vAlign w:val="center"/>
            <w:tcPrChange w:id="931" w:author="Sarkar, Soumyadeep" w:date="2026-05-20T10:17:00Z" w16du:dateUtc="2026-05-20T17:17:00Z">
              <w:tcPr>
                <w:tcW w:w="567" w:type="dxa"/>
                <w:gridSpan w:val="4"/>
                <w:vAlign w:val="center"/>
              </w:tcPr>
            </w:tcPrChange>
          </w:tcPr>
          <w:p w14:paraId="39D7534D" w14:textId="60A616B4" w:rsidR="0082006C" w:rsidRDefault="0082006C" w:rsidP="00C42757">
            <w:pPr>
              <w:rPr>
                <w:ins w:id="932" w:author="Sarkar, Soumyadeep" w:date="2026-05-09T00:10:00Z" w16du:dateUtc="2026-05-09T07:10:00Z"/>
                <w:rFonts w:ascii="Arial" w:hAnsi="Arial" w:cs="Arial"/>
                <w:color w:val="000000"/>
                <w:sz w:val="11"/>
                <w:szCs w:val="11"/>
              </w:rPr>
            </w:pPr>
            <w:ins w:id="933" w:author="Sarkar, Soumyadeep" w:date="2026-05-09T00:11:00Z" w16du:dateUtc="2026-05-09T07:11:00Z">
              <w:r>
                <w:rPr>
                  <w:rFonts w:ascii="Arial" w:hAnsi="Arial" w:cs="Arial"/>
                  <w:color w:val="000000"/>
                  <w:sz w:val="11"/>
                  <w:szCs w:val="11"/>
                </w:rPr>
                <w:t>18</w:t>
              </w:r>
            </w:ins>
          </w:p>
        </w:tc>
        <w:tc>
          <w:tcPr>
            <w:tcW w:w="1317" w:type="dxa"/>
            <w:vAlign w:val="center"/>
            <w:tcPrChange w:id="934" w:author="Sarkar, Soumyadeep" w:date="2026-05-20T10:17:00Z" w16du:dateUtc="2026-05-20T17:17:00Z">
              <w:tcPr>
                <w:tcW w:w="1317" w:type="dxa"/>
                <w:gridSpan w:val="4"/>
                <w:vAlign w:val="center"/>
              </w:tcPr>
            </w:tcPrChange>
          </w:tcPr>
          <w:p w14:paraId="14A38498" w14:textId="33982962" w:rsidR="0082006C" w:rsidRDefault="0082006C" w:rsidP="00C42757">
            <w:pPr>
              <w:rPr>
                <w:ins w:id="935" w:author="Sarkar, Soumyadeep" w:date="2026-05-09T00:10:00Z" w16du:dateUtc="2026-05-09T07:10:00Z"/>
                <w:rFonts w:ascii="Arial" w:hAnsi="Arial" w:cs="Arial"/>
                <w:color w:val="000000"/>
                <w:sz w:val="11"/>
                <w:szCs w:val="11"/>
              </w:rPr>
            </w:pPr>
            <w:ins w:id="936" w:author="Sarkar, Soumyadeep" w:date="2026-05-09T00:12:00Z" w16du:dateUtc="2026-05-09T07:12:00Z">
              <w:r>
                <w:rPr>
                  <w:rFonts w:ascii="Arial" w:hAnsi="Arial" w:cs="Arial"/>
                  <w:color w:val="000000"/>
                  <w:sz w:val="11"/>
                  <w:szCs w:val="11"/>
                </w:rPr>
                <w:t>scRNA-seq</w:t>
              </w:r>
            </w:ins>
          </w:p>
        </w:tc>
        <w:tc>
          <w:tcPr>
            <w:tcW w:w="790" w:type="dxa"/>
            <w:vAlign w:val="center"/>
            <w:tcPrChange w:id="937" w:author="Sarkar, Soumyadeep" w:date="2026-05-20T10:17:00Z" w16du:dateUtc="2026-05-20T17:17:00Z">
              <w:tcPr>
                <w:tcW w:w="790" w:type="dxa"/>
                <w:gridSpan w:val="4"/>
                <w:vAlign w:val="center"/>
              </w:tcPr>
            </w:tcPrChange>
          </w:tcPr>
          <w:p w14:paraId="602289F7" w14:textId="73417EB5" w:rsidR="0082006C" w:rsidRDefault="00665AE2" w:rsidP="00C42757">
            <w:pPr>
              <w:rPr>
                <w:ins w:id="938" w:author="Sarkar, Soumyadeep" w:date="2026-05-09T00:10:00Z" w16du:dateUtc="2026-05-09T07:10:00Z"/>
                <w:rFonts w:ascii="Arial" w:hAnsi="Arial" w:cs="Arial"/>
                <w:color w:val="000000"/>
                <w:sz w:val="11"/>
                <w:szCs w:val="11"/>
              </w:rPr>
            </w:pPr>
            <w:ins w:id="939" w:author="Sarkar, Soumyadeep" w:date="2026-05-15T09:32:00Z" w16du:dateUtc="2026-05-15T16:32:00Z">
              <w:r>
                <w:rPr>
                  <w:rFonts w:ascii="Arial" w:hAnsi="Arial" w:cs="Arial"/>
                  <w:color w:val="000000"/>
                  <w:sz w:val="11"/>
                  <w:szCs w:val="11"/>
                </w:rPr>
                <w:t>2</w:t>
              </w:r>
            </w:ins>
          </w:p>
        </w:tc>
        <w:tc>
          <w:tcPr>
            <w:tcW w:w="1715" w:type="dxa"/>
            <w:vMerge/>
            <w:vAlign w:val="center"/>
            <w:tcPrChange w:id="940" w:author="Sarkar, Soumyadeep" w:date="2026-05-20T10:17:00Z" w16du:dateUtc="2026-05-20T17:17:00Z">
              <w:tcPr>
                <w:tcW w:w="1715" w:type="dxa"/>
                <w:gridSpan w:val="4"/>
                <w:vMerge/>
                <w:vAlign w:val="center"/>
              </w:tcPr>
            </w:tcPrChange>
          </w:tcPr>
          <w:p w14:paraId="2813C543" w14:textId="77777777" w:rsidR="0082006C" w:rsidRPr="0009186E" w:rsidRDefault="0082006C" w:rsidP="00C42757">
            <w:pPr>
              <w:rPr>
                <w:ins w:id="941" w:author="Sarkar, Soumyadeep" w:date="2026-05-09T00:10:00Z" w16du:dateUtc="2026-05-09T07:10:00Z"/>
                <w:rFonts w:ascii="Arial" w:hAnsi="Arial" w:cs="Arial"/>
                <w:color w:val="000000"/>
                <w:sz w:val="11"/>
                <w:szCs w:val="11"/>
              </w:rPr>
            </w:pPr>
          </w:p>
        </w:tc>
        <w:tc>
          <w:tcPr>
            <w:tcW w:w="2223" w:type="dxa"/>
            <w:vMerge/>
            <w:tcBorders>
              <w:right w:val="single" w:sz="8" w:space="0" w:color="auto"/>
            </w:tcBorders>
            <w:vAlign w:val="center"/>
            <w:tcPrChange w:id="942" w:author="Sarkar, Soumyadeep" w:date="2026-05-20T10:17:00Z" w16du:dateUtc="2026-05-20T17:17:00Z">
              <w:tcPr>
                <w:tcW w:w="2223" w:type="dxa"/>
                <w:gridSpan w:val="4"/>
                <w:vMerge/>
                <w:tcBorders>
                  <w:right w:val="single" w:sz="8" w:space="0" w:color="auto"/>
                </w:tcBorders>
                <w:vAlign w:val="center"/>
              </w:tcPr>
            </w:tcPrChange>
          </w:tcPr>
          <w:p w14:paraId="198370D6" w14:textId="77777777" w:rsidR="0082006C" w:rsidRPr="00A149F3" w:rsidRDefault="0082006C" w:rsidP="004F5BE1">
            <w:pPr>
              <w:rPr>
                <w:ins w:id="943" w:author="Sarkar, Soumyadeep" w:date="2026-05-09T00:10:00Z" w16du:dateUtc="2026-05-09T07:10:00Z"/>
                <w:rFonts w:ascii="Arial" w:hAnsi="Arial" w:cs="Arial"/>
                <w:color w:val="000000"/>
                <w:sz w:val="11"/>
                <w:szCs w:val="11"/>
              </w:rPr>
            </w:pPr>
          </w:p>
        </w:tc>
      </w:tr>
      <w:tr w:rsidR="0082006C" w:rsidRPr="00442AE3" w14:paraId="32C32A8D" w14:textId="77777777" w:rsidTr="004F5BE1">
        <w:trPr>
          <w:trHeight w:val="65"/>
          <w:ins w:id="944" w:author="Sarkar, Soumyadeep" w:date="2026-05-09T00:00:00Z"/>
          <w:trPrChange w:id="945" w:author="Sarkar, Soumyadeep" w:date="2026-05-20T10:17:00Z" w16du:dateUtc="2026-05-20T17:17:00Z">
            <w:trPr>
              <w:trHeight w:val="65"/>
            </w:trPr>
          </w:trPrChange>
        </w:trPr>
        <w:tc>
          <w:tcPr>
            <w:tcW w:w="727" w:type="dxa"/>
            <w:vMerge/>
            <w:tcBorders>
              <w:left w:val="single" w:sz="8" w:space="0" w:color="auto"/>
            </w:tcBorders>
            <w:vAlign w:val="center"/>
            <w:tcPrChange w:id="946" w:author="Sarkar, Soumyadeep" w:date="2026-05-20T10:17:00Z" w16du:dateUtc="2026-05-20T17:17:00Z">
              <w:tcPr>
                <w:tcW w:w="727" w:type="dxa"/>
                <w:vMerge/>
                <w:tcBorders>
                  <w:left w:val="single" w:sz="8" w:space="0" w:color="auto"/>
                </w:tcBorders>
                <w:vAlign w:val="center"/>
              </w:tcPr>
            </w:tcPrChange>
          </w:tcPr>
          <w:p w14:paraId="42EC8655" w14:textId="77777777" w:rsidR="0082006C" w:rsidRPr="0089368E" w:rsidRDefault="0082006C" w:rsidP="00C42757">
            <w:pPr>
              <w:rPr>
                <w:ins w:id="947" w:author="Sarkar, Soumyadeep" w:date="2026-05-09T00:10:00Z" w16du:dateUtc="2026-05-09T07:10:00Z"/>
                <w:rFonts w:ascii="Arial" w:hAnsi="Arial" w:cs="Arial"/>
                <w:sz w:val="11"/>
                <w:szCs w:val="11"/>
              </w:rPr>
            </w:pPr>
          </w:p>
        </w:tc>
        <w:tc>
          <w:tcPr>
            <w:tcW w:w="890" w:type="dxa"/>
            <w:vMerge/>
            <w:vAlign w:val="center"/>
            <w:tcPrChange w:id="948" w:author="Sarkar, Soumyadeep" w:date="2026-05-20T10:17:00Z" w16du:dateUtc="2026-05-20T17:17:00Z">
              <w:tcPr>
                <w:tcW w:w="890" w:type="dxa"/>
                <w:gridSpan w:val="4"/>
                <w:vMerge/>
                <w:vAlign w:val="center"/>
              </w:tcPr>
            </w:tcPrChange>
          </w:tcPr>
          <w:p w14:paraId="06EA49BE" w14:textId="77777777" w:rsidR="0082006C" w:rsidRPr="0089368E" w:rsidRDefault="0082006C" w:rsidP="00C42757">
            <w:pPr>
              <w:rPr>
                <w:ins w:id="949" w:author="Sarkar, Soumyadeep" w:date="2026-05-09T00:10:00Z" w16du:dateUtc="2026-05-09T07:10:00Z"/>
                <w:rFonts w:ascii="Arial" w:hAnsi="Arial" w:cs="Arial"/>
                <w:sz w:val="11"/>
                <w:szCs w:val="11"/>
              </w:rPr>
            </w:pPr>
          </w:p>
        </w:tc>
        <w:tc>
          <w:tcPr>
            <w:tcW w:w="1111" w:type="dxa"/>
            <w:vAlign w:val="center"/>
            <w:tcPrChange w:id="950" w:author="Sarkar, Soumyadeep" w:date="2026-05-20T10:17:00Z" w16du:dateUtc="2026-05-20T17:17:00Z">
              <w:tcPr>
                <w:tcW w:w="1111" w:type="dxa"/>
                <w:gridSpan w:val="4"/>
                <w:vAlign w:val="center"/>
              </w:tcPr>
            </w:tcPrChange>
          </w:tcPr>
          <w:p w14:paraId="651BAFD9" w14:textId="24F8CE85" w:rsidR="0082006C" w:rsidRPr="00B80459" w:rsidRDefault="0082006C" w:rsidP="00C42757">
            <w:pPr>
              <w:rPr>
                <w:ins w:id="951" w:author="Sarkar, Soumyadeep" w:date="2026-05-09T00:10:00Z" w16du:dateUtc="2026-05-09T07:10:00Z"/>
                <w:rFonts w:ascii="Arial" w:hAnsi="Arial" w:cs="Arial"/>
                <w:color w:val="000000"/>
                <w:sz w:val="11"/>
                <w:szCs w:val="11"/>
              </w:rPr>
            </w:pPr>
            <w:ins w:id="952" w:author="Sarkar, Soumyadeep" w:date="2026-05-09T00:11:00Z" w16du:dateUtc="2026-05-09T07:11:00Z">
              <w:r w:rsidRPr="00B80459">
                <w:rPr>
                  <w:rFonts w:ascii="Arial" w:hAnsi="Arial" w:cs="Arial"/>
                  <w:color w:val="000000"/>
                  <w:sz w:val="11"/>
                  <w:szCs w:val="11"/>
                </w:rPr>
                <w:t>IFNγ + IL-1β</w:t>
              </w:r>
            </w:ins>
          </w:p>
        </w:tc>
        <w:tc>
          <w:tcPr>
            <w:tcW w:w="567" w:type="dxa"/>
            <w:tcBorders>
              <w:bottom w:val="single" w:sz="8" w:space="0" w:color="auto"/>
            </w:tcBorders>
            <w:vAlign w:val="center"/>
            <w:tcPrChange w:id="953" w:author="Sarkar, Soumyadeep" w:date="2026-05-20T10:17:00Z" w16du:dateUtc="2026-05-20T17:17:00Z">
              <w:tcPr>
                <w:tcW w:w="567" w:type="dxa"/>
                <w:gridSpan w:val="4"/>
                <w:tcBorders>
                  <w:bottom w:val="single" w:sz="8" w:space="0" w:color="auto"/>
                </w:tcBorders>
                <w:vAlign w:val="center"/>
              </w:tcPr>
            </w:tcPrChange>
          </w:tcPr>
          <w:p w14:paraId="72361004" w14:textId="764D6D57" w:rsidR="0082006C" w:rsidRDefault="0082006C" w:rsidP="00C42757">
            <w:pPr>
              <w:rPr>
                <w:ins w:id="954" w:author="Sarkar, Soumyadeep" w:date="2026-05-09T00:10:00Z" w16du:dateUtc="2026-05-09T07:10:00Z"/>
                <w:rFonts w:ascii="Arial" w:hAnsi="Arial" w:cs="Arial"/>
                <w:color w:val="000000"/>
                <w:sz w:val="11"/>
                <w:szCs w:val="11"/>
              </w:rPr>
            </w:pPr>
            <w:ins w:id="955" w:author="Sarkar, Soumyadeep" w:date="2026-05-09T00:11:00Z" w16du:dateUtc="2026-05-09T07:11:00Z">
              <w:r>
                <w:rPr>
                  <w:rFonts w:ascii="Arial" w:hAnsi="Arial" w:cs="Arial"/>
                  <w:color w:val="000000"/>
                  <w:sz w:val="11"/>
                  <w:szCs w:val="11"/>
                </w:rPr>
                <w:t>18</w:t>
              </w:r>
            </w:ins>
          </w:p>
        </w:tc>
        <w:tc>
          <w:tcPr>
            <w:tcW w:w="1317" w:type="dxa"/>
            <w:tcBorders>
              <w:bottom w:val="single" w:sz="8" w:space="0" w:color="auto"/>
            </w:tcBorders>
            <w:vAlign w:val="center"/>
            <w:tcPrChange w:id="956" w:author="Sarkar, Soumyadeep" w:date="2026-05-20T10:17:00Z" w16du:dateUtc="2026-05-20T17:17:00Z">
              <w:tcPr>
                <w:tcW w:w="1317" w:type="dxa"/>
                <w:gridSpan w:val="4"/>
                <w:tcBorders>
                  <w:bottom w:val="single" w:sz="8" w:space="0" w:color="auto"/>
                </w:tcBorders>
                <w:vAlign w:val="center"/>
              </w:tcPr>
            </w:tcPrChange>
          </w:tcPr>
          <w:p w14:paraId="1F1150C8" w14:textId="6F78761E" w:rsidR="0082006C" w:rsidRDefault="0082006C" w:rsidP="00C42757">
            <w:pPr>
              <w:rPr>
                <w:ins w:id="957" w:author="Sarkar, Soumyadeep" w:date="2026-05-09T00:10:00Z" w16du:dateUtc="2026-05-09T07:10:00Z"/>
                <w:rFonts w:ascii="Arial" w:hAnsi="Arial" w:cs="Arial"/>
                <w:color w:val="000000"/>
                <w:sz w:val="11"/>
                <w:szCs w:val="11"/>
              </w:rPr>
            </w:pPr>
            <w:ins w:id="958" w:author="Sarkar, Soumyadeep" w:date="2026-05-09T00:12:00Z" w16du:dateUtc="2026-05-09T07:12:00Z">
              <w:r>
                <w:rPr>
                  <w:rFonts w:ascii="Arial" w:hAnsi="Arial" w:cs="Arial"/>
                  <w:color w:val="000000"/>
                  <w:sz w:val="11"/>
                  <w:szCs w:val="11"/>
                </w:rPr>
                <w:t>scRNA-seq</w:t>
              </w:r>
            </w:ins>
          </w:p>
        </w:tc>
        <w:tc>
          <w:tcPr>
            <w:tcW w:w="790" w:type="dxa"/>
            <w:tcBorders>
              <w:bottom w:val="single" w:sz="8" w:space="0" w:color="auto"/>
            </w:tcBorders>
            <w:vAlign w:val="center"/>
            <w:tcPrChange w:id="959" w:author="Sarkar, Soumyadeep" w:date="2026-05-20T10:17:00Z" w16du:dateUtc="2026-05-20T17:17:00Z">
              <w:tcPr>
                <w:tcW w:w="790" w:type="dxa"/>
                <w:gridSpan w:val="4"/>
                <w:tcBorders>
                  <w:bottom w:val="single" w:sz="8" w:space="0" w:color="auto"/>
                </w:tcBorders>
                <w:vAlign w:val="center"/>
              </w:tcPr>
            </w:tcPrChange>
          </w:tcPr>
          <w:p w14:paraId="7654CEB6" w14:textId="54A68BCE" w:rsidR="0082006C" w:rsidRDefault="00665AE2" w:rsidP="00C42757">
            <w:pPr>
              <w:rPr>
                <w:ins w:id="960" w:author="Sarkar, Soumyadeep" w:date="2026-05-09T00:10:00Z" w16du:dateUtc="2026-05-09T07:10:00Z"/>
                <w:rFonts w:ascii="Arial" w:hAnsi="Arial" w:cs="Arial"/>
                <w:color w:val="000000"/>
                <w:sz w:val="11"/>
                <w:szCs w:val="11"/>
              </w:rPr>
            </w:pPr>
            <w:ins w:id="961" w:author="Sarkar, Soumyadeep" w:date="2026-05-15T09:32:00Z" w16du:dateUtc="2026-05-15T16:32:00Z">
              <w:r>
                <w:rPr>
                  <w:rFonts w:ascii="Arial" w:hAnsi="Arial" w:cs="Arial"/>
                  <w:color w:val="000000"/>
                  <w:sz w:val="11"/>
                  <w:szCs w:val="11"/>
                </w:rPr>
                <w:t>2</w:t>
              </w:r>
            </w:ins>
          </w:p>
        </w:tc>
        <w:tc>
          <w:tcPr>
            <w:tcW w:w="1715" w:type="dxa"/>
            <w:vMerge/>
            <w:vAlign w:val="center"/>
            <w:tcPrChange w:id="962" w:author="Sarkar, Soumyadeep" w:date="2026-05-20T10:17:00Z" w16du:dateUtc="2026-05-20T17:17:00Z">
              <w:tcPr>
                <w:tcW w:w="1715" w:type="dxa"/>
                <w:gridSpan w:val="4"/>
                <w:vMerge/>
                <w:vAlign w:val="center"/>
              </w:tcPr>
            </w:tcPrChange>
          </w:tcPr>
          <w:p w14:paraId="2E8B15F4" w14:textId="77777777" w:rsidR="0082006C" w:rsidRPr="0009186E" w:rsidRDefault="0082006C" w:rsidP="00C42757">
            <w:pPr>
              <w:rPr>
                <w:ins w:id="963" w:author="Sarkar, Soumyadeep" w:date="2026-05-09T00:10:00Z" w16du:dateUtc="2026-05-09T07:10:00Z"/>
                <w:rFonts w:ascii="Arial" w:hAnsi="Arial" w:cs="Arial"/>
                <w:color w:val="000000"/>
                <w:sz w:val="11"/>
                <w:szCs w:val="11"/>
              </w:rPr>
            </w:pPr>
          </w:p>
        </w:tc>
        <w:tc>
          <w:tcPr>
            <w:tcW w:w="2223" w:type="dxa"/>
            <w:vMerge/>
            <w:tcBorders>
              <w:right w:val="single" w:sz="8" w:space="0" w:color="auto"/>
            </w:tcBorders>
            <w:vAlign w:val="center"/>
            <w:tcPrChange w:id="964" w:author="Sarkar, Soumyadeep" w:date="2026-05-20T10:17:00Z" w16du:dateUtc="2026-05-20T17:17:00Z">
              <w:tcPr>
                <w:tcW w:w="2223" w:type="dxa"/>
                <w:gridSpan w:val="4"/>
                <w:vMerge/>
                <w:tcBorders>
                  <w:right w:val="single" w:sz="8" w:space="0" w:color="auto"/>
                </w:tcBorders>
                <w:vAlign w:val="center"/>
              </w:tcPr>
            </w:tcPrChange>
          </w:tcPr>
          <w:p w14:paraId="28D5F275" w14:textId="77777777" w:rsidR="0082006C" w:rsidRPr="00A149F3" w:rsidRDefault="0082006C" w:rsidP="004F5BE1">
            <w:pPr>
              <w:rPr>
                <w:ins w:id="965" w:author="Sarkar, Soumyadeep" w:date="2026-05-09T00:10:00Z" w16du:dateUtc="2026-05-09T07:10:00Z"/>
                <w:rFonts w:ascii="Arial" w:hAnsi="Arial" w:cs="Arial"/>
                <w:color w:val="000000"/>
                <w:sz w:val="11"/>
                <w:szCs w:val="11"/>
              </w:rPr>
            </w:pPr>
          </w:p>
        </w:tc>
      </w:tr>
      <w:tr w:rsidR="0082006C" w:rsidRPr="00442AE3" w14:paraId="4397771E" w14:textId="77777777" w:rsidTr="004F5BE1">
        <w:trPr>
          <w:ins w:id="966" w:author="Sarkar, Soumyadeep" w:date="2026-05-09T00:10:00Z"/>
        </w:trPr>
        <w:tc>
          <w:tcPr>
            <w:tcW w:w="727" w:type="dxa"/>
            <w:vMerge/>
            <w:tcBorders>
              <w:left w:val="single" w:sz="8" w:space="0" w:color="auto"/>
            </w:tcBorders>
            <w:vAlign w:val="center"/>
            <w:tcPrChange w:id="967" w:author="Sarkar, Soumyadeep" w:date="2026-05-20T10:17:00Z" w16du:dateUtc="2026-05-20T17:17:00Z">
              <w:tcPr>
                <w:tcW w:w="727" w:type="dxa"/>
                <w:vMerge/>
                <w:tcBorders>
                  <w:left w:val="single" w:sz="8" w:space="0" w:color="auto"/>
                </w:tcBorders>
                <w:vAlign w:val="center"/>
              </w:tcPr>
            </w:tcPrChange>
          </w:tcPr>
          <w:p w14:paraId="7B57225B" w14:textId="77777777" w:rsidR="0082006C" w:rsidRPr="0089368E" w:rsidRDefault="0082006C" w:rsidP="00C42757">
            <w:pPr>
              <w:rPr>
                <w:ins w:id="968" w:author="Sarkar, Soumyadeep" w:date="2026-05-09T00:10:00Z" w16du:dateUtc="2026-05-09T07:10:00Z"/>
                <w:rFonts w:ascii="Arial" w:hAnsi="Arial" w:cs="Arial"/>
                <w:sz w:val="11"/>
                <w:szCs w:val="11"/>
              </w:rPr>
            </w:pPr>
          </w:p>
        </w:tc>
        <w:tc>
          <w:tcPr>
            <w:tcW w:w="890" w:type="dxa"/>
            <w:vMerge/>
            <w:vAlign w:val="center"/>
            <w:tcPrChange w:id="969" w:author="Sarkar, Soumyadeep" w:date="2026-05-20T10:17:00Z" w16du:dateUtc="2026-05-20T17:17:00Z">
              <w:tcPr>
                <w:tcW w:w="890" w:type="dxa"/>
                <w:gridSpan w:val="4"/>
                <w:vMerge/>
                <w:vAlign w:val="center"/>
              </w:tcPr>
            </w:tcPrChange>
          </w:tcPr>
          <w:p w14:paraId="58CDE715" w14:textId="77777777" w:rsidR="0082006C" w:rsidRPr="0089368E" w:rsidRDefault="0082006C" w:rsidP="00C42757">
            <w:pPr>
              <w:rPr>
                <w:ins w:id="970" w:author="Sarkar, Soumyadeep" w:date="2026-05-09T00:10:00Z" w16du:dateUtc="2026-05-09T07:10:00Z"/>
                <w:rFonts w:ascii="Arial" w:hAnsi="Arial" w:cs="Arial"/>
                <w:sz w:val="11"/>
                <w:szCs w:val="11"/>
              </w:rPr>
            </w:pPr>
          </w:p>
        </w:tc>
        <w:tc>
          <w:tcPr>
            <w:tcW w:w="1111" w:type="dxa"/>
            <w:vAlign w:val="center"/>
            <w:tcPrChange w:id="971" w:author="Sarkar, Soumyadeep" w:date="2026-05-20T10:17:00Z" w16du:dateUtc="2026-05-20T17:17:00Z">
              <w:tcPr>
                <w:tcW w:w="1111" w:type="dxa"/>
                <w:gridSpan w:val="4"/>
                <w:vAlign w:val="center"/>
              </w:tcPr>
            </w:tcPrChange>
          </w:tcPr>
          <w:p w14:paraId="6E26EB5D" w14:textId="45C722D2" w:rsidR="0082006C" w:rsidRPr="00B80459" w:rsidRDefault="0082006C" w:rsidP="00C42757">
            <w:pPr>
              <w:rPr>
                <w:ins w:id="972" w:author="Sarkar, Soumyadeep" w:date="2026-05-09T00:10:00Z" w16du:dateUtc="2026-05-09T07:10:00Z"/>
                <w:rFonts w:ascii="Arial" w:hAnsi="Arial" w:cs="Arial"/>
                <w:color w:val="000000"/>
                <w:sz w:val="11"/>
                <w:szCs w:val="11"/>
              </w:rPr>
            </w:pPr>
            <w:ins w:id="973" w:author="Sarkar, Soumyadeep" w:date="2026-05-09T00:11:00Z" w16du:dateUtc="2026-05-09T07:11:00Z">
              <w:r w:rsidRPr="00B80459">
                <w:rPr>
                  <w:rFonts w:ascii="Arial" w:hAnsi="Arial" w:cs="Arial"/>
                  <w:color w:val="000000"/>
                  <w:sz w:val="11"/>
                  <w:szCs w:val="11"/>
                </w:rPr>
                <w:t>IFNγ + IL-1β</w:t>
              </w:r>
            </w:ins>
            <w:ins w:id="974" w:author="Sarkar, Soumyadeep" w:date="2026-05-09T00:12:00Z" w16du:dateUtc="2026-05-09T07:12:00Z">
              <w:r>
                <w:rPr>
                  <w:rFonts w:ascii="Arial" w:hAnsi="Arial" w:cs="Arial"/>
                  <w:color w:val="000000"/>
                  <w:sz w:val="11"/>
                  <w:szCs w:val="11"/>
                </w:rPr>
                <w:t xml:space="preserve"> +NMMA</w:t>
              </w:r>
            </w:ins>
          </w:p>
        </w:tc>
        <w:tc>
          <w:tcPr>
            <w:tcW w:w="567" w:type="dxa"/>
            <w:tcBorders>
              <w:bottom w:val="single" w:sz="8" w:space="0" w:color="auto"/>
            </w:tcBorders>
            <w:vAlign w:val="center"/>
            <w:tcPrChange w:id="975" w:author="Sarkar, Soumyadeep" w:date="2026-05-20T10:17:00Z" w16du:dateUtc="2026-05-20T17:17:00Z">
              <w:tcPr>
                <w:tcW w:w="567" w:type="dxa"/>
                <w:gridSpan w:val="4"/>
                <w:tcBorders>
                  <w:bottom w:val="single" w:sz="8" w:space="0" w:color="auto"/>
                </w:tcBorders>
                <w:vAlign w:val="center"/>
              </w:tcPr>
            </w:tcPrChange>
          </w:tcPr>
          <w:p w14:paraId="66204DB6" w14:textId="449FCE82" w:rsidR="0082006C" w:rsidRDefault="0082006C" w:rsidP="00C42757">
            <w:pPr>
              <w:rPr>
                <w:ins w:id="976" w:author="Sarkar, Soumyadeep" w:date="2026-05-09T00:10:00Z" w16du:dateUtc="2026-05-09T07:10:00Z"/>
                <w:rFonts w:ascii="Arial" w:hAnsi="Arial" w:cs="Arial"/>
                <w:color w:val="000000"/>
                <w:sz w:val="11"/>
                <w:szCs w:val="11"/>
              </w:rPr>
            </w:pPr>
            <w:ins w:id="977" w:author="Sarkar, Soumyadeep" w:date="2026-05-09T00:11:00Z" w16du:dateUtc="2026-05-09T07:11:00Z">
              <w:r>
                <w:rPr>
                  <w:rFonts w:ascii="Arial" w:hAnsi="Arial" w:cs="Arial"/>
                  <w:color w:val="000000"/>
                  <w:sz w:val="11"/>
                  <w:szCs w:val="11"/>
                </w:rPr>
                <w:t>18</w:t>
              </w:r>
            </w:ins>
          </w:p>
        </w:tc>
        <w:tc>
          <w:tcPr>
            <w:tcW w:w="1317" w:type="dxa"/>
            <w:tcBorders>
              <w:bottom w:val="single" w:sz="8" w:space="0" w:color="auto"/>
            </w:tcBorders>
            <w:vAlign w:val="center"/>
            <w:tcPrChange w:id="978" w:author="Sarkar, Soumyadeep" w:date="2026-05-20T10:17:00Z" w16du:dateUtc="2026-05-20T17:17:00Z">
              <w:tcPr>
                <w:tcW w:w="1317" w:type="dxa"/>
                <w:gridSpan w:val="4"/>
                <w:tcBorders>
                  <w:bottom w:val="single" w:sz="8" w:space="0" w:color="auto"/>
                </w:tcBorders>
                <w:vAlign w:val="center"/>
              </w:tcPr>
            </w:tcPrChange>
          </w:tcPr>
          <w:p w14:paraId="005233C9" w14:textId="57CC5674" w:rsidR="0082006C" w:rsidRDefault="0082006C" w:rsidP="00C42757">
            <w:pPr>
              <w:rPr>
                <w:ins w:id="979" w:author="Sarkar, Soumyadeep" w:date="2026-05-09T00:10:00Z" w16du:dateUtc="2026-05-09T07:10:00Z"/>
                <w:rFonts w:ascii="Arial" w:hAnsi="Arial" w:cs="Arial"/>
                <w:color w:val="000000"/>
                <w:sz w:val="11"/>
                <w:szCs w:val="11"/>
              </w:rPr>
            </w:pPr>
            <w:ins w:id="980" w:author="Sarkar, Soumyadeep" w:date="2026-05-09T00:10:00Z" w16du:dateUtc="2026-05-09T07:10:00Z">
              <w:r>
                <w:rPr>
                  <w:rFonts w:ascii="Arial" w:hAnsi="Arial" w:cs="Arial"/>
                  <w:color w:val="000000"/>
                  <w:sz w:val="11"/>
                  <w:szCs w:val="11"/>
                </w:rPr>
                <w:t>scRNA-seq</w:t>
              </w:r>
            </w:ins>
          </w:p>
        </w:tc>
        <w:tc>
          <w:tcPr>
            <w:tcW w:w="790" w:type="dxa"/>
            <w:tcBorders>
              <w:bottom w:val="single" w:sz="8" w:space="0" w:color="auto"/>
            </w:tcBorders>
            <w:vAlign w:val="center"/>
            <w:tcPrChange w:id="981" w:author="Sarkar, Soumyadeep" w:date="2026-05-20T10:17:00Z" w16du:dateUtc="2026-05-20T17:17:00Z">
              <w:tcPr>
                <w:tcW w:w="790" w:type="dxa"/>
                <w:gridSpan w:val="4"/>
                <w:tcBorders>
                  <w:bottom w:val="single" w:sz="8" w:space="0" w:color="auto"/>
                </w:tcBorders>
                <w:vAlign w:val="center"/>
              </w:tcPr>
            </w:tcPrChange>
          </w:tcPr>
          <w:p w14:paraId="6C995260" w14:textId="26E1D7F7" w:rsidR="0082006C" w:rsidRDefault="00665AE2" w:rsidP="00C42757">
            <w:pPr>
              <w:rPr>
                <w:ins w:id="982" w:author="Sarkar, Soumyadeep" w:date="2026-05-09T00:10:00Z" w16du:dateUtc="2026-05-09T07:10:00Z"/>
                <w:rFonts w:ascii="Arial" w:hAnsi="Arial" w:cs="Arial"/>
                <w:color w:val="000000"/>
                <w:sz w:val="11"/>
                <w:szCs w:val="11"/>
              </w:rPr>
            </w:pPr>
            <w:ins w:id="983" w:author="Sarkar, Soumyadeep" w:date="2026-05-15T09:32:00Z" w16du:dateUtc="2026-05-15T16:32:00Z">
              <w:r>
                <w:rPr>
                  <w:rFonts w:ascii="Arial" w:hAnsi="Arial" w:cs="Arial"/>
                  <w:color w:val="000000"/>
                  <w:sz w:val="11"/>
                  <w:szCs w:val="11"/>
                </w:rPr>
                <w:t>2</w:t>
              </w:r>
            </w:ins>
          </w:p>
        </w:tc>
        <w:tc>
          <w:tcPr>
            <w:tcW w:w="1715" w:type="dxa"/>
            <w:vMerge/>
            <w:vAlign w:val="bottom"/>
            <w:tcPrChange w:id="984" w:author="Sarkar, Soumyadeep" w:date="2026-05-20T10:17:00Z" w16du:dateUtc="2026-05-20T17:17:00Z">
              <w:tcPr>
                <w:tcW w:w="1715" w:type="dxa"/>
                <w:gridSpan w:val="4"/>
                <w:vMerge/>
                <w:vAlign w:val="bottom"/>
              </w:tcPr>
            </w:tcPrChange>
          </w:tcPr>
          <w:p w14:paraId="50FA1B18" w14:textId="77777777" w:rsidR="0082006C" w:rsidRPr="0009186E" w:rsidRDefault="0082006C" w:rsidP="00C42757">
            <w:pPr>
              <w:rPr>
                <w:ins w:id="985" w:author="Sarkar, Soumyadeep" w:date="2026-05-09T00:10:00Z" w16du:dateUtc="2026-05-09T07:10:00Z"/>
                <w:rFonts w:ascii="Arial" w:hAnsi="Arial" w:cs="Arial"/>
                <w:color w:val="000000"/>
                <w:sz w:val="11"/>
                <w:szCs w:val="11"/>
              </w:rPr>
            </w:pPr>
          </w:p>
        </w:tc>
        <w:tc>
          <w:tcPr>
            <w:tcW w:w="2223" w:type="dxa"/>
            <w:vMerge/>
            <w:tcBorders>
              <w:right w:val="single" w:sz="8" w:space="0" w:color="auto"/>
            </w:tcBorders>
            <w:vAlign w:val="center"/>
            <w:tcPrChange w:id="986" w:author="Sarkar, Soumyadeep" w:date="2026-05-20T10:17:00Z" w16du:dateUtc="2026-05-20T17:17:00Z">
              <w:tcPr>
                <w:tcW w:w="2223" w:type="dxa"/>
                <w:gridSpan w:val="4"/>
                <w:vMerge/>
                <w:tcBorders>
                  <w:right w:val="single" w:sz="8" w:space="0" w:color="auto"/>
                </w:tcBorders>
                <w:vAlign w:val="center"/>
              </w:tcPr>
            </w:tcPrChange>
          </w:tcPr>
          <w:p w14:paraId="25EE574A" w14:textId="77777777" w:rsidR="0082006C" w:rsidRPr="00A149F3" w:rsidRDefault="0082006C" w:rsidP="004F5BE1">
            <w:pPr>
              <w:rPr>
                <w:ins w:id="987" w:author="Sarkar, Soumyadeep" w:date="2026-05-09T00:10:00Z" w16du:dateUtc="2026-05-09T07:10:00Z"/>
                <w:rFonts w:ascii="Arial" w:hAnsi="Arial" w:cs="Arial"/>
                <w:color w:val="000000"/>
                <w:sz w:val="11"/>
                <w:szCs w:val="11"/>
              </w:rPr>
            </w:pPr>
          </w:p>
        </w:tc>
      </w:tr>
      <w:tr w:rsidR="0082006C" w:rsidRPr="00442AE3" w14:paraId="0183673E" w14:textId="77777777" w:rsidTr="004F5BE1">
        <w:trPr>
          <w:ins w:id="988" w:author="Sarkar, Soumyadeep" w:date="2026-05-09T00:10:00Z"/>
        </w:trPr>
        <w:tc>
          <w:tcPr>
            <w:tcW w:w="727" w:type="dxa"/>
            <w:vMerge/>
            <w:tcBorders>
              <w:left w:val="single" w:sz="8" w:space="0" w:color="auto"/>
              <w:bottom w:val="single" w:sz="12" w:space="0" w:color="auto"/>
            </w:tcBorders>
            <w:vAlign w:val="center"/>
            <w:tcPrChange w:id="989" w:author="Sarkar, Soumyadeep" w:date="2026-05-20T10:17:00Z" w16du:dateUtc="2026-05-20T17:17:00Z">
              <w:tcPr>
                <w:tcW w:w="727" w:type="dxa"/>
                <w:vMerge/>
                <w:tcBorders>
                  <w:left w:val="single" w:sz="8" w:space="0" w:color="auto"/>
                  <w:bottom w:val="single" w:sz="12" w:space="0" w:color="auto"/>
                </w:tcBorders>
                <w:vAlign w:val="center"/>
              </w:tcPr>
            </w:tcPrChange>
          </w:tcPr>
          <w:p w14:paraId="07E19A4A" w14:textId="77777777" w:rsidR="0082006C" w:rsidRPr="0089368E" w:rsidRDefault="0082006C" w:rsidP="00C42757">
            <w:pPr>
              <w:rPr>
                <w:ins w:id="990" w:author="Sarkar, Soumyadeep" w:date="2026-05-09T00:10:00Z" w16du:dateUtc="2026-05-09T07:10:00Z"/>
                <w:rFonts w:ascii="Arial" w:hAnsi="Arial" w:cs="Arial"/>
                <w:sz w:val="11"/>
                <w:szCs w:val="11"/>
              </w:rPr>
            </w:pPr>
          </w:p>
        </w:tc>
        <w:tc>
          <w:tcPr>
            <w:tcW w:w="890" w:type="dxa"/>
            <w:vMerge/>
            <w:tcBorders>
              <w:bottom w:val="single" w:sz="12" w:space="0" w:color="auto"/>
            </w:tcBorders>
            <w:vAlign w:val="center"/>
            <w:tcPrChange w:id="991" w:author="Sarkar, Soumyadeep" w:date="2026-05-20T10:17:00Z" w16du:dateUtc="2026-05-20T17:17:00Z">
              <w:tcPr>
                <w:tcW w:w="890" w:type="dxa"/>
                <w:gridSpan w:val="4"/>
                <w:vMerge/>
                <w:tcBorders>
                  <w:bottom w:val="single" w:sz="12" w:space="0" w:color="auto"/>
                </w:tcBorders>
                <w:vAlign w:val="center"/>
              </w:tcPr>
            </w:tcPrChange>
          </w:tcPr>
          <w:p w14:paraId="74E8AC65" w14:textId="77777777" w:rsidR="0082006C" w:rsidRPr="0089368E" w:rsidRDefault="0082006C" w:rsidP="00C42757">
            <w:pPr>
              <w:rPr>
                <w:ins w:id="992" w:author="Sarkar, Soumyadeep" w:date="2026-05-09T00:10:00Z" w16du:dateUtc="2026-05-09T07:10:00Z"/>
                <w:rFonts w:ascii="Arial" w:hAnsi="Arial" w:cs="Arial"/>
                <w:sz w:val="11"/>
                <w:szCs w:val="11"/>
              </w:rPr>
            </w:pPr>
          </w:p>
        </w:tc>
        <w:tc>
          <w:tcPr>
            <w:tcW w:w="1111" w:type="dxa"/>
            <w:tcBorders>
              <w:bottom w:val="single" w:sz="12" w:space="0" w:color="auto"/>
            </w:tcBorders>
            <w:vAlign w:val="center"/>
            <w:tcPrChange w:id="993" w:author="Sarkar, Soumyadeep" w:date="2026-05-20T10:17:00Z" w16du:dateUtc="2026-05-20T17:17:00Z">
              <w:tcPr>
                <w:tcW w:w="1111" w:type="dxa"/>
                <w:gridSpan w:val="4"/>
                <w:tcBorders>
                  <w:bottom w:val="single" w:sz="12" w:space="0" w:color="auto"/>
                </w:tcBorders>
                <w:vAlign w:val="center"/>
              </w:tcPr>
            </w:tcPrChange>
          </w:tcPr>
          <w:p w14:paraId="1D2AA2A5" w14:textId="5A97DF71" w:rsidR="0082006C" w:rsidRPr="00B80459" w:rsidRDefault="0082006C" w:rsidP="00C42757">
            <w:pPr>
              <w:rPr>
                <w:ins w:id="994" w:author="Sarkar, Soumyadeep" w:date="2026-05-09T00:10:00Z" w16du:dateUtc="2026-05-09T07:10:00Z"/>
                <w:rFonts w:ascii="Arial" w:hAnsi="Arial" w:cs="Arial"/>
                <w:color w:val="000000"/>
                <w:sz w:val="11"/>
                <w:szCs w:val="11"/>
              </w:rPr>
            </w:pPr>
            <w:ins w:id="995" w:author="Sarkar, Soumyadeep" w:date="2026-05-09T00:12:00Z" w16du:dateUtc="2026-05-09T07:12:00Z">
              <w:r>
                <w:rPr>
                  <w:rFonts w:ascii="Arial" w:hAnsi="Arial" w:cs="Arial"/>
                  <w:color w:val="000000"/>
                  <w:sz w:val="11"/>
                  <w:szCs w:val="11"/>
                </w:rPr>
                <w:t>NMMA</w:t>
              </w:r>
            </w:ins>
          </w:p>
        </w:tc>
        <w:tc>
          <w:tcPr>
            <w:tcW w:w="567" w:type="dxa"/>
            <w:tcBorders>
              <w:bottom w:val="single" w:sz="12" w:space="0" w:color="auto"/>
            </w:tcBorders>
            <w:vAlign w:val="center"/>
            <w:tcPrChange w:id="996" w:author="Sarkar, Soumyadeep" w:date="2026-05-20T10:17:00Z" w16du:dateUtc="2026-05-20T17:17:00Z">
              <w:tcPr>
                <w:tcW w:w="567" w:type="dxa"/>
                <w:gridSpan w:val="4"/>
                <w:tcBorders>
                  <w:bottom w:val="single" w:sz="12" w:space="0" w:color="auto"/>
                </w:tcBorders>
                <w:vAlign w:val="center"/>
              </w:tcPr>
            </w:tcPrChange>
          </w:tcPr>
          <w:p w14:paraId="07AE427A" w14:textId="14AFABD5" w:rsidR="0082006C" w:rsidRDefault="0082006C" w:rsidP="00C42757">
            <w:pPr>
              <w:rPr>
                <w:ins w:id="997" w:author="Sarkar, Soumyadeep" w:date="2026-05-09T00:10:00Z" w16du:dateUtc="2026-05-09T07:10:00Z"/>
                <w:rFonts w:ascii="Arial" w:hAnsi="Arial" w:cs="Arial"/>
                <w:color w:val="000000"/>
                <w:sz w:val="11"/>
                <w:szCs w:val="11"/>
              </w:rPr>
            </w:pPr>
            <w:ins w:id="998" w:author="Sarkar, Soumyadeep" w:date="2026-05-09T00:11:00Z" w16du:dateUtc="2026-05-09T07:11:00Z">
              <w:r>
                <w:rPr>
                  <w:rFonts w:ascii="Arial" w:hAnsi="Arial" w:cs="Arial"/>
                  <w:color w:val="000000"/>
                  <w:sz w:val="11"/>
                  <w:szCs w:val="11"/>
                </w:rPr>
                <w:t>18</w:t>
              </w:r>
            </w:ins>
          </w:p>
        </w:tc>
        <w:tc>
          <w:tcPr>
            <w:tcW w:w="1317" w:type="dxa"/>
            <w:tcBorders>
              <w:bottom w:val="single" w:sz="12" w:space="0" w:color="auto"/>
            </w:tcBorders>
            <w:vAlign w:val="center"/>
            <w:tcPrChange w:id="999" w:author="Sarkar, Soumyadeep" w:date="2026-05-20T10:17:00Z" w16du:dateUtc="2026-05-20T17:17:00Z">
              <w:tcPr>
                <w:tcW w:w="1317" w:type="dxa"/>
                <w:gridSpan w:val="4"/>
                <w:tcBorders>
                  <w:bottom w:val="single" w:sz="12" w:space="0" w:color="auto"/>
                </w:tcBorders>
                <w:vAlign w:val="center"/>
              </w:tcPr>
            </w:tcPrChange>
          </w:tcPr>
          <w:p w14:paraId="4338EE14" w14:textId="5027C390" w:rsidR="0082006C" w:rsidRDefault="0082006C" w:rsidP="00C42757">
            <w:pPr>
              <w:rPr>
                <w:ins w:id="1000" w:author="Sarkar, Soumyadeep" w:date="2026-05-09T00:10:00Z" w16du:dateUtc="2026-05-09T07:10:00Z"/>
                <w:rFonts w:ascii="Arial" w:hAnsi="Arial" w:cs="Arial"/>
                <w:color w:val="000000"/>
                <w:sz w:val="11"/>
                <w:szCs w:val="11"/>
              </w:rPr>
            </w:pPr>
            <w:ins w:id="1001" w:author="Sarkar, Soumyadeep" w:date="2026-05-09T00:10:00Z" w16du:dateUtc="2026-05-09T07:10:00Z">
              <w:r>
                <w:rPr>
                  <w:rFonts w:ascii="Arial" w:hAnsi="Arial" w:cs="Arial"/>
                  <w:color w:val="000000"/>
                  <w:sz w:val="11"/>
                  <w:szCs w:val="11"/>
                </w:rPr>
                <w:t>scRNA-seq</w:t>
              </w:r>
            </w:ins>
          </w:p>
        </w:tc>
        <w:tc>
          <w:tcPr>
            <w:tcW w:w="790" w:type="dxa"/>
            <w:tcBorders>
              <w:bottom w:val="single" w:sz="12" w:space="0" w:color="auto"/>
            </w:tcBorders>
            <w:vAlign w:val="center"/>
            <w:tcPrChange w:id="1002" w:author="Sarkar, Soumyadeep" w:date="2026-05-20T10:17:00Z" w16du:dateUtc="2026-05-20T17:17:00Z">
              <w:tcPr>
                <w:tcW w:w="790" w:type="dxa"/>
                <w:gridSpan w:val="4"/>
                <w:tcBorders>
                  <w:bottom w:val="single" w:sz="12" w:space="0" w:color="auto"/>
                </w:tcBorders>
                <w:vAlign w:val="center"/>
              </w:tcPr>
            </w:tcPrChange>
          </w:tcPr>
          <w:p w14:paraId="7A125219" w14:textId="3135BC83" w:rsidR="0082006C" w:rsidRDefault="00665AE2" w:rsidP="00C42757">
            <w:pPr>
              <w:rPr>
                <w:ins w:id="1003" w:author="Sarkar, Soumyadeep" w:date="2026-05-09T00:10:00Z" w16du:dateUtc="2026-05-09T07:10:00Z"/>
                <w:rFonts w:ascii="Arial" w:hAnsi="Arial" w:cs="Arial"/>
                <w:color w:val="000000"/>
                <w:sz w:val="11"/>
                <w:szCs w:val="11"/>
              </w:rPr>
            </w:pPr>
            <w:ins w:id="1004" w:author="Sarkar, Soumyadeep" w:date="2026-05-15T09:32:00Z" w16du:dateUtc="2026-05-15T16:32:00Z">
              <w:r>
                <w:rPr>
                  <w:rFonts w:ascii="Arial" w:hAnsi="Arial" w:cs="Arial"/>
                  <w:color w:val="000000"/>
                  <w:sz w:val="11"/>
                  <w:szCs w:val="11"/>
                </w:rPr>
                <w:t>2</w:t>
              </w:r>
            </w:ins>
          </w:p>
        </w:tc>
        <w:tc>
          <w:tcPr>
            <w:tcW w:w="1715" w:type="dxa"/>
            <w:vMerge/>
            <w:tcBorders>
              <w:bottom w:val="single" w:sz="12" w:space="0" w:color="auto"/>
            </w:tcBorders>
            <w:vAlign w:val="bottom"/>
            <w:tcPrChange w:id="1005" w:author="Sarkar, Soumyadeep" w:date="2026-05-20T10:17:00Z" w16du:dateUtc="2026-05-20T17:17:00Z">
              <w:tcPr>
                <w:tcW w:w="1715" w:type="dxa"/>
                <w:gridSpan w:val="4"/>
                <w:vMerge/>
                <w:tcBorders>
                  <w:bottom w:val="single" w:sz="12" w:space="0" w:color="auto"/>
                </w:tcBorders>
                <w:vAlign w:val="bottom"/>
              </w:tcPr>
            </w:tcPrChange>
          </w:tcPr>
          <w:p w14:paraId="2BE48B4F" w14:textId="77777777" w:rsidR="0082006C" w:rsidRPr="0009186E" w:rsidRDefault="0082006C" w:rsidP="00C42757">
            <w:pPr>
              <w:rPr>
                <w:ins w:id="1006" w:author="Sarkar, Soumyadeep" w:date="2026-05-09T00:10:00Z" w16du:dateUtc="2026-05-09T07:10:00Z"/>
                <w:rFonts w:ascii="Arial" w:hAnsi="Arial" w:cs="Arial"/>
                <w:color w:val="000000"/>
                <w:sz w:val="11"/>
                <w:szCs w:val="11"/>
              </w:rPr>
            </w:pPr>
          </w:p>
        </w:tc>
        <w:tc>
          <w:tcPr>
            <w:tcW w:w="2223" w:type="dxa"/>
            <w:vMerge/>
            <w:tcBorders>
              <w:bottom w:val="single" w:sz="12" w:space="0" w:color="auto"/>
              <w:right w:val="single" w:sz="8" w:space="0" w:color="auto"/>
            </w:tcBorders>
            <w:vAlign w:val="center"/>
            <w:tcPrChange w:id="1007" w:author="Sarkar, Soumyadeep" w:date="2026-05-20T10:17:00Z" w16du:dateUtc="2026-05-20T17:17:00Z">
              <w:tcPr>
                <w:tcW w:w="2223" w:type="dxa"/>
                <w:gridSpan w:val="4"/>
                <w:vMerge/>
                <w:tcBorders>
                  <w:bottom w:val="single" w:sz="12" w:space="0" w:color="auto"/>
                  <w:right w:val="single" w:sz="8" w:space="0" w:color="auto"/>
                </w:tcBorders>
                <w:vAlign w:val="center"/>
              </w:tcPr>
            </w:tcPrChange>
          </w:tcPr>
          <w:p w14:paraId="79C123B2" w14:textId="77777777" w:rsidR="0082006C" w:rsidRPr="00A149F3" w:rsidRDefault="0082006C" w:rsidP="004F5BE1">
            <w:pPr>
              <w:rPr>
                <w:ins w:id="1008" w:author="Sarkar, Soumyadeep" w:date="2026-05-09T00:10:00Z" w16du:dateUtc="2026-05-09T07:10:00Z"/>
                <w:rFonts w:ascii="Arial" w:hAnsi="Arial" w:cs="Arial"/>
                <w:color w:val="000000"/>
                <w:sz w:val="11"/>
                <w:szCs w:val="11"/>
              </w:rPr>
            </w:pPr>
          </w:p>
        </w:tc>
      </w:tr>
      <w:tr w:rsidR="00DD575E" w:rsidRPr="00442AE3" w14:paraId="7BCC49AD" w14:textId="77777777" w:rsidTr="004F5BE1">
        <w:trPr>
          <w:trHeight w:val="65"/>
          <w:ins w:id="1009" w:author="Sarkar, Soumyadeep" w:date="2026-05-09T00:10:00Z"/>
          <w:trPrChange w:id="1010" w:author="Sarkar, Soumyadeep" w:date="2026-05-20T10:17:00Z" w16du:dateUtc="2026-05-20T17:17:00Z">
            <w:trPr>
              <w:trHeight w:val="65"/>
            </w:trPr>
          </w:trPrChange>
        </w:trPr>
        <w:tc>
          <w:tcPr>
            <w:tcW w:w="727" w:type="dxa"/>
            <w:vMerge w:val="restart"/>
            <w:tcBorders>
              <w:top w:val="single" w:sz="12" w:space="0" w:color="auto"/>
              <w:left w:val="single" w:sz="8" w:space="0" w:color="auto"/>
            </w:tcBorders>
            <w:vAlign w:val="center"/>
            <w:tcPrChange w:id="1011"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590951DF" w14:textId="296C9190" w:rsidR="00DD575E" w:rsidRPr="0089368E" w:rsidRDefault="00DD575E" w:rsidP="00670CAB">
            <w:pPr>
              <w:rPr>
                <w:ins w:id="1012" w:author="Sarkar, Soumyadeep" w:date="2026-05-09T00:10:00Z" w16du:dateUtc="2026-05-09T07:10:00Z"/>
                <w:rFonts w:ascii="Arial" w:hAnsi="Arial" w:cs="Arial"/>
                <w:sz w:val="11"/>
                <w:szCs w:val="11"/>
              </w:rPr>
            </w:pPr>
            <w:ins w:id="1013" w:author="Sarkar, Soumyadeep" w:date="2026-05-09T00:16:00Z" w16du:dateUtc="2026-05-09T07:16:00Z">
              <w:r>
                <w:rPr>
                  <w:rFonts w:ascii="Arial" w:hAnsi="Arial" w:cs="Arial"/>
                  <w:sz w:val="11"/>
                  <w:szCs w:val="11"/>
                </w:rPr>
                <w:t>Pck024</w:t>
              </w:r>
            </w:ins>
          </w:p>
        </w:tc>
        <w:tc>
          <w:tcPr>
            <w:tcW w:w="890" w:type="dxa"/>
            <w:vMerge w:val="restart"/>
            <w:tcBorders>
              <w:top w:val="single" w:sz="12" w:space="0" w:color="auto"/>
            </w:tcBorders>
            <w:vAlign w:val="center"/>
            <w:tcPrChange w:id="1014" w:author="Sarkar, Soumyadeep" w:date="2026-05-20T10:17:00Z" w16du:dateUtc="2026-05-20T17:17:00Z">
              <w:tcPr>
                <w:tcW w:w="890" w:type="dxa"/>
                <w:gridSpan w:val="4"/>
                <w:vMerge w:val="restart"/>
                <w:tcBorders>
                  <w:top w:val="single" w:sz="12" w:space="0" w:color="auto"/>
                </w:tcBorders>
                <w:vAlign w:val="center"/>
              </w:tcPr>
            </w:tcPrChange>
          </w:tcPr>
          <w:p w14:paraId="5F22C9C0" w14:textId="77777777" w:rsidR="00DD575E" w:rsidRDefault="00DD575E" w:rsidP="00670CAB">
            <w:pPr>
              <w:rPr>
                <w:ins w:id="1015" w:author="Sarkar, Soumyadeep" w:date="2026-05-09T00:16:00Z" w16du:dateUtc="2026-05-09T07:16:00Z"/>
                <w:rFonts w:ascii="Arial" w:hAnsi="Arial" w:cs="Arial"/>
                <w:sz w:val="11"/>
                <w:szCs w:val="11"/>
              </w:rPr>
            </w:pPr>
            <w:ins w:id="1016" w:author="Sarkar, Soumyadeep" w:date="2026-05-09T00:16:00Z" w16du:dateUtc="2026-05-09T07:16:00Z">
              <w:r>
                <w:rPr>
                  <w:rFonts w:ascii="Arial" w:hAnsi="Arial" w:cs="Arial"/>
                  <w:sz w:val="11"/>
                  <w:szCs w:val="11"/>
                </w:rPr>
                <w:t>Human pancreatic</w:t>
              </w:r>
            </w:ins>
          </w:p>
          <w:p w14:paraId="5596C4F5" w14:textId="4F45AB75" w:rsidR="00DD575E" w:rsidRPr="0089368E" w:rsidRDefault="00DD575E" w:rsidP="00670CAB">
            <w:pPr>
              <w:rPr>
                <w:ins w:id="1017" w:author="Sarkar, Soumyadeep" w:date="2026-05-09T00:10:00Z" w16du:dateUtc="2026-05-09T07:10:00Z"/>
                <w:rFonts w:ascii="Arial" w:hAnsi="Arial" w:cs="Arial"/>
                <w:sz w:val="11"/>
                <w:szCs w:val="11"/>
              </w:rPr>
            </w:pPr>
            <w:ins w:id="1018" w:author="Sarkar, Soumyadeep" w:date="2026-05-09T00:16:00Z" w16du:dateUtc="2026-05-09T07:16:00Z">
              <w:r>
                <w:rPr>
                  <w:rFonts w:ascii="Arial" w:hAnsi="Arial" w:cs="Arial"/>
                  <w:sz w:val="11"/>
                  <w:szCs w:val="11"/>
                </w:rPr>
                <w:t>i</w:t>
              </w:r>
            </w:ins>
            <w:ins w:id="1019" w:author="Sarkar, Soumyadeep" w:date="2026-05-09T00:17:00Z" w16du:dateUtc="2026-05-09T07:17:00Z">
              <w:r>
                <w:rPr>
                  <w:rFonts w:ascii="Arial" w:hAnsi="Arial" w:cs="Arial"/>
                  <w:sz w:val="11"/>
                  <w:szCs w:val="11"/>
                </w:rPr>
                <w:t>slets</w:t>
              </w:r>
            </w:ins>
          </w:p>
        </w:tc>
        <w:tc>
          <w:tcPr>
            <w:tcW w:w="1111" w:type="dxa"/>
            <w:tcBorders>
              <w:top w:val="single" w:sz="12" w:space="0" w:color="auto"/>
              <w:bottom w:val="single" w:sz="8" w:space="0" w:color="auto"/>
            </w:tcBorders>
            <w:vAlign w:val="center"/>
            <w:tcPrChange w:id="1020" w:author="Sarkar, Soumyadeep" w:date="2026-05-20T10:17:00Z" w16du:dateUtc="2026-05-20T17:17:00Z">
              <w:tcPr>
                <w:tcW w:w="1111" w:type="dxa"/>
                <w:gridSpan w:val="4"/>
                <w:tcBorders>
                  <w:top w:val="single" w:sz="12" w:space="0" w:color="auto"/>
                  <w:bottom w:val="single" w:sz="8" w:space="0" w:color="auto"/>
                </w:tcBorders>
                <w:vAlign w:val="center"/>
              </w:tcPr>
            </w:tcPrChange>
          </w:tcPr>
          <w:p w14:paraId="140EC8E4" w14:textId="3E378588" w:rsidR="00DD575E" w:rsidRPr="00B80459" w:rsidRDefault="00DD575E" w:rsidP="00670CAB">
            <w:pPr>
              <w:rPr>
                <w:ins w:id="1021" w:author="Sarkar, Soumyadeep" w:date="2026-05-09T00:10:00Z" w16du:dateUtc="2026-05-09T07:10:00Z"/>
                <w:rFonts w:ascii="Arial" w:hAnsi="Arial" w:cs="Arial"/>
                <w:color w:val="000000"/>
                <w:sz w:val="11"/>
                <w:szCs w:val="11"/>
              </w:rPr>
            </w:pPr>
            <w:ins w:id="1022" w:author="Sarkar, Soumyadeep" w:date="2026-05-09T00:18:00Z" w16du:dateUtc="2026-05-09T07:18:00Z">
              <w:r w:rsidRPr="00B80459">
                <w:rPr>
                  <w:rFonts w:ascii="Arial" w:hAnsi="Arial" w:cs="Arial"/>
                  <w:color w:val="000000"/>
                  <w:sz w:val="11"/>
                  <w:szCs w:val="11"/>
                </w:rPr>
                <w:t>IFNγ</w:t>
              </w:r>
            </w:ins>
          </w:p>
        </w:tc>
        <w:tc>
          <w:tcPr>
            <w:tcW w:w="567" w:type="dxa"/>
            <w:tcBorders>
              <w:top w:val="single" w:sz="12" w:space="0" w:color="auto"/>
            </w:tcBorders>
            <w:vAlign w:val="center"/>
            <w:tcPrChange w:id="1023" w:author="Sarkar, Soumyadeep" w:date="2026-05-20T10:17:00Z" w16du:dateUtc="2026-05-20T17:17:00Z">
              <w:tcPr>
                <w:tcW w:w="567" w:type="dxa"/>
                <w:gridSpan w:val="4"/>
                <w:tcBorders>
                  <w:top w:val="single" w:sz="12" w:space="0" w:color="auto"/>
                </w:tcBorders>
                <w:vAlign w:val="center"/>
              </w:tcPr>
            </w:tcPrChange>
          </w:tcPr>
          <w:p w14:paraId="163D9D29" w14:textId="2AFA2C31" w:rsidR="00DD575E" w:rsidRDefault="00DD575E" w:rsidP="00670CAB">
            <w:pPr>
              <w:rPr>
                <w:ins w:id="1024" w:author="Sarkar, Soumyadeep" w:date="2026-05-09T00:10:00Z" w16du:dateUtc="2026-05-09T07:10:00Z"/>
                <w:rFonts w:ascii="Arial" w:hAnsi="Arial" w:cs="Arial"/>
                <w:color w:val="000000"/>
                <w:sz w:val="11"/>
                <w:szCs w:val="11"/>
              </w:rPr>
            </w:pPr>
            <w:ins w:id="1025" w:author="Sarkar, Soumyadeep" w:date="2026-05-09T00:21:00Z" w16du:dateUtc="2026-05-09T07:21:00Z">
              <w:r>
                <w:rPr>
                  <w:rFonts w:ascii="Arial" w:hAnsi="Arial" w:cs="Arial"/>
                  <w:color w:val="000000"/>
                  <w:sz w:val="11"/>
                  <w:szCs w:val="11"/>
                </w:rPr>
                <w:t>6</w:t>
              </w:r>
            </w:ins>
          </w:p>
        </w:tc>
        <w:tc>
          <w:tcPr>
            <w:tcW w:w="1317" w:type="dxa"/>
            <w:tcBorders>
              <w:top w:val="single" w:sz="12" w:space="0" w:color="auto"/>
            </w:tcBorders>
            <w:vAlign w:val="center"/>
            <w:tcPrChange w:id="1026" w:author="Sarkar, Soumyadeep" w:date="2026-05-20T10:17:00Z" w16du:dateUtc="2026-05-20T17:17:00Z">
              <w:tcPr>
                <w:tcW w:w="1317" w:type="dxa"/>
                <w:gridSpan w:val="4"/>
                <w:tcBorders>
                  <w:top w:val="single" w:sz="12" w:space="0" w:color="auto"/>
                </w:tcBorders>
                <w:vAlign w:val="center"/>
              </w:tcPr>
            </w:tcPrChange>
          </w:tcPr>
          <w:p w14:paraId="54C2E890" w14:textId="73B3A116" w:rsidR="00DD575E" w:rsidRDefault="00DD575E" w:rsidP="00670CAB">
            <w:pPr>
              <w:rPr>
                <w:ins w:id="1027" w:author="Sarkar, Soumyadeep" w:date="2026-05-09T00:10:00Z" w16du:dateUtc="2026-05-09T07:10:00Z"/>
                <w:rFonts w:ascii="Arial" w:hAnsi="Arial" w:cs="Arial"/>
                <w:color w:val="000000"/>
                <w:sz w:val="11"/>
                <w:szCs w:val="11"/>
              </w:rPr>
            </w:pPr>
            <w:ins w:id="1028" w:author="Sarkar, Soumyadeep" w:date="2026-05-09T00:18:00Z" w16du:dateUtc="2026-05-09T07:18:00Z">
              <w:r>
                <w:rPr>
                  <w:rFonts w:ascii="Arial" w:hAnsi="Arial" w:cs="Arial"/>
                  <w:color w:val="000000"/>
                  <w:sz w:val="11"/>
                  <w:szCs w:val="11"/>
                </w:rPr>
                <w:t>scRNA-seq</w:t>
              </w:r>
            </w:ins>
          </w:p>
        </w:tc>
        <w:tc>
          <w:tcPr>
            <w:tcW w:w="790" w:type="dxa"/>
            <w:tcBorders>
              <w:top w:val="single" w:sz="12" w:space="0" w:color="auto"/>
            </w:tcBorders>
            <w:vAlign w:val="center"/>
            <w:tcPrChange w:id="1029" w:author="Sarkar, Soumyadeep" w:date="2026-05-20T10:17:00Z" w16du:dateUtc="2026-05-20T17:17:00Z">
              <w:tcPr>
                <w:tcW w:w="790" w:type="dxa"/>
                <w:gridSpan w:val="4"/>
                <w:tcBorders>
                  <w:top w:val="single" w:sz="12" w:space="0" w:color="auto"/>
                </w:tcBorders>
                <w:vAlign w:val="center"/>
              </w:tcPr>
            </w:tcPrChange>
          </w:tcPr>
          <w:p w14:paraId="5460BEC4" w14:textId="7AD4D9D9" w:rsidR="00DD575E" w:rsidRDefault="00DD575E" w:rsidP="00670CAB">
            <w:pPr>
              <w:rPr>
                <w:ins w:id="1030" w:author="Sarkar, Soumyadeep" w:date="2026-05-09T00:10:00Z" w16du:dateUtc="2026-05-09T07:10:00Z"/>
                <w:rFonts w:ascii="Arial" w:hAnsi="Arial" w:cs="Arial"/>
                <w:color w:val="000000"/>
                <w:sz w:val="11"/>
                <w:szCs w:val="11"/>
              </w:rPr>
            </w:pPr>
            <w:ins w:id="1031" w:author="Sarkar, Soumyadeep" w:date="2026-05-09T00:22:00Z" w16du:dateUtc="2026-05-09T07:22:00Z">
              <w:r>
                <w:rPr>
                  <w:rFonts w:ascii="Arial" w:hAnsi="Arial" w:cs="Arial"/>
                  <w:color w:val="000000"/>
                  <w:sz w:val="11"/>
                  <w:szCs w:val="11"/>
                </w:rPr>
                <w:t>3</w:t>
              </w:r>
            </w:ins>
          </w:p>
        </w:tc>
        <w:tc>
          <w:tcPr>
            <w:tcW w:w="1715" w:type="dxa"/>
            <w:vMerge w:val="restart"/>
            <w:tcBorders>
              <w:top w:val="single" w:sz="12" w:space="0" w:color="auto"/>
            </w:tcBorders>
            <w:vAlign w:val="center"/>
            <w:tcPrChange w:id="1032" w:author="Sarkar, Soumyadeep" w:date="2026-05-20T10:17:00Z" w16du:dateUtc="2026-05-20T17:17:00Z">
              <w:tcPr>
                <w:tcW w:w="1715" w:type="dxa"/>
                <w:gridSpan w:val="4"/>
                <w:vMerge w:val="restart"/>
                <w:tcBorders>
                  <w:top w:val="single" w:sz="12" w:space="0" w:color="auto"/>
                </w:tcBorders>
                <w:vAlign w:val="center"/>
              </w:tcPr>
            </w:tcPrChange>
          </w:tcPr>
          <w:p w14:paraId="1E8358F8" w14:textId="6B6A2207" w:rsidR="00DD575E" w:rsidRPr="0009186E" w:rsidRDefault="00DD575E" w:rsidP="00DD575E">
            <w:pPr>
              <w:rPr>
                <w:ins w:id="1033" w:author="Sarkar, Soumyadeep" w:date="2026-05-09T00:10:00Z" w16du:dateUtc="2026-05-09T07:10:00Z"/>
                <w:rFonts w:ascii="Arial" w:hAnsi="Arial" w:cs="Arial"/>
                <w:color w:val="000000"/>
                <w:sz w:val="11"/>
                <w:szCs w:val="11"/>
              </w:rPr>
            </w:pPr>
            <w:ins w:id="1034" w:author="Sarkar, Soumyadeep" w:date="2026-05-09T00:24:00Z" w16du:dateUtc="2026-05-09T07:24:00Z">
              <w:r w:rsidRPr="00DD575E">
                <w:rPr>
                  <w:rFonts w:ascii="Arial" w:hAnsi="Arial" w:cs="Arial"/>
                  <w:color w:val="000000"/>
                  <w:sz w:val="11"/>
                  <w:szCs w:val="11"/>
                </w:rPr>
                <w:t>38985000</w:t>
              </w:r>
            </w:ins>
          </w:p>
        </w:tc>
        <w:tc>
          <w:tcPr>
            <w:tcW w:w="2223" w:type="dxa"/>
            <w:vMerge w:val="restart"/>
            <w:tcBorders>
              <w:top w:val="single" w:sz="12" w:space="0" w:color="auto"/>
              <w:right w:val="single" w:sz="8" w:space="0" w:color="auto"/>
            </w:tcBorders>
            <w:vAlign w:val="center"/>
            <w:tcPrChange w:id="1035" w:author="Sarkar, Soumyadeep" w:date="2026-05-20T10:17:00Z" w16du:dateUtc="2026-05-20T17:17:00Z">
              <w:tcPr>
                <w:tcW w:w="2223" w:type="dxa"/>
                <w:gridSpan w:val="4"/>
                <w:vMerge w:val="restart"/>
                <w:tcBorders>
                  <w:top w:val="single" w:sz="12" w:space="0" w:color="auto"/>
                  <w:right w:val="single" w:sz="8" w:space="0" w:color="auto"/>
                </w:tcBorders>
                <w:vAlign w:val="center"/>
              </w:tcPr>
            </w:tcPrChange>
          </w:tcPr>
          <w:p w14:paraId="2FF8EDEC" w14:textId="6C198379" w:rsidR="00DD575E" w:rsidRPr="00A149F3" w:rsidRDefault="00DD575E" w:rsidP="004F5BE1">
            <w:pPr>
              <w:rPr>
                <w:ins w:id="1036" w:author="Sarkar, Soumyadeep" w:date="2026-05-09T00:10:00Z" w16du:dateUtc="2026-05-09T07:10:00Z"/>
                <w:rFonts w:ascii="Arial" w:hAnsi="Arial" w:cs="Arial"/>
                <w:color w:val="000000"/>
                <w:sz w:val="11"/>
                <w:szCs w:val="11"/>
              </w:rPr>
            </w:pPr>
            <w:ins w:id="1037" w:author="Sarkar, Soumyadeep" w:date="2026-05-09T00:24:00Z" w16du:dateUtc="2026-05-09T07:24:00Z">
              <w:r w:rsidRPr="00657AF4">
                <w:rPr>
                  <w:rFonts w:ascii="Arial" w:hAnsi="Arial" w:cs="Arial"/>
                  <w:color w:val="000000"/>
                  <w:sz w:val="11"/>
                  <w:szCs w:val="11"/>
                </w:rPr>
                <w:t>GSE251730</w:t>
              </w:r>
            </w:ins>
          </w:p>
        </w:tc>
      </w:tr>
      <w:tr w:rsidR="00DD575E" w:rsidRPr="00442AE3" w14:paraId="37266BB6" w14:textId="77777777" w:rsidTr="004F5BE1">
        <w:trPr>
          <w:trHeight w:val="65"/>
          <w:ins w:id="1038" w:author="Sarkar, Soumyadeep" w:date="2026-05-09T00:10:00Z"/>
          <w:trPrChange w:id="1039" w:author="Sarkar, Soumyadeep" w:date="2026-05-20T10:17:00Z" w16du:dateUtc="2026-05-20T17:17:00Z">
            <w:trPr>
              <w:trHeight w:val="65"/>
            </w:trPr>
          </w:trPrChange>
        </w:trPr>
        <w:tc>
          <w:tcPr>
            <w:tcW w:w="727" w:type="dxa"/>
            <w:vMerge/>
            <w:tcBorders>
              <w:left w:val="single" w:sz="8" w:space="0" w:color="auto"/>
            </w:tcBorders>
            <w:vAlign w:val="center"/>
            <w:tcPrChange w:id="1040" w:author="Sarkar, Soumyadeep" w:date="2026-05-20T10:17:00Z" w16du:dateUtc="2026-05-20T17:17:00Z">
              <w:tcPr>
                <w:tcW w:w="727" w:type="dxa"/>
                <w:vMerge/>
                <w:tcBorders>
                  <w:left w:val="single" w:sz="8" w:space="0" w:color="auto"/>
                </w:tcBorders>
                <w:vAlign w:val="center"/>
              </w:tcPr>
            </w:tcPrChange>
          </w:tcPr>
          <w:p w14:paraId="1C42675F" w14:textId="77777777" w:rsidR="00DD575E" w:rsidRDefault="00DD575E" w:rsidP="004413B7">
            <w:pPr>
              <w:rPr>
                <w:ins w:id="1041" w:author="Sarkar, Soumyadeep" w:date="2026-05-09T00:16:00Z" w16du:dateUtc="2026-05-09T07:16:00Z"/>
                <w:rFonts w:ascii="Arial" w:hAnsi="Arial" w:cs="Arial"/>
                <w:sz w:val="11"/>
                <w:szCs w:val="11"/>
              </w:rPr>
            </w:pPr>
          </w:p>
        </w:tc>
        <w:tc>
          <w:tcPr>
            <w:tcW w:w="890" w:type="dxa"/>
            <w:vMerge/>
            <w:vAlign w:val="center"/>
            <w:tcPrChange w:id="1042" w:author="Sarkar, Soumyadeep" w:date="2026-05-20T10:17:00Z" w16du:dateUtc="2026-05-20T17:17:00Z">
              <w:tcPr>
                <w:tcW w:w="890" w:type="dxa"/>
                <w:gridSpan w:val="4"/>
                <w:vMerge/>
                <w:vAlign w:val="center"/>
              </w:tcPr>
            </w:tcPrChange>
          </w:tcPr>
          <w:p w14:paraId="3A846BA0" w14:textId="77777777" w:rsidR="00DD575E" w:rsidRDefault="00DD575E" w:rsidP="004413B7">
            <w:pPr>
              <w:rPr>
                <w:ins w:id="1043" w:author="Sarkar, Soumyadeep" w:date="2026-05-09T00:16:00Z" w16du:dateUtc="2026-05-09T07:16:00Z"/>
                <w:rFonts w:ascii="Arial" w:hAnsi="Arial" w:cs="Arial"/>
                <w:sz w:val="11"/>
                <w:szCs w:val="11"/>
              </w:rPr>
            </w:pPr>
          </w:p>
        </w:tc>
        <w:tc>
          <w:tcPr>
            <w:tcW w:w="1111" w:type="dxa"/>
            <w:tcBorders>
              <w:bottom w:val="single" w:sz="8" w:space="0" w:color="auto"/>
            </w:tcBorders>
            <w:vAlign w:val="center"/>
            <w:tcPrChange w:id="1044" w:author="Sarkar, Soumyadeep" w:date="2026-05-20T10:17:00Z" w16du:dateUtc="2026-05-20T17:17:00Z">
              <w:tcPr>
                <w:tcW w:w="1111" w:type="dxa"/>
                <w:gridSpan w:val="4"/>
                <w:tcBorders>
                  <w:bottom w:val="single" w:sz="8" w:space="0" w:color="auto"/>
                </w:tcBorders>
                <w:vAlign w:val="center"/>
              </w:tcPr>
            </w:tcPrChange>
          </w:tcPr>
          <w:p w14:paraId="0521A7E1" w14:textId="24A68C58" w:rsidR="00DD575E" w:rsidRPr="00B80459" w:rsidRDefault="00DD575E" w:rsidP="004413B7">
            <w:pPr>
              <w:rPr>
                <w:ins w:id="1045" w:author="Sarkar, Soumyadeep" w:date="2026-05-09T00:18:00Z" w16du:dateUtc="2026-05-09T07:18:00Z"/>
                <w:rFonts w:ascii="Arial" w:hAnsi="Arial" w:cs="Arial"/>
                <w:color w:val="000000"/>
                <w:sz w:val="11"/>
                <w:szCs w:val="11"/>
              </w:rPr>
            </w:pPr>
            <w:ins w:id="1046" w:author="Sarkar, Soumyadeep" w:date="2026-05-09T00:21:00Z" w16du:dateUtc="2026-05-09T07:21:00Z">
              <w:r w:rsidRPr="00B80459">
                <w:rPr>
                  <w:rFonts w:ascii="Arial" w:hAnsi="Arial" w:cs="Arial"/>
                  <w:color w:val="000000"/>
                  <w:sz w:val="11"/>
                  <w:szCs w:val="11"/>
                </w:rPr>
                <w:t>IL-1β</w:t>
              </w:r>
            </w:ins>
          </w:p>
        </w:tc>
        <w:tc>
          <w:tcPr>
            <w:tcW w:w="567" w:type="dxa"/>
            <w:vAlign w:val="center"/>
            <w:tcPrChange w:id="1047" w:author="Sarkar, Soumyadeep" w:date="2026-05-20T10:17:00Z" w16du:dateUtc="2026-05-20T17:17:00Z">
              <w:tcPr>
                <w:tcW w:w="567" w:type="dxa"/>
                <w:gridSpan w:val="4"/>
                <w:vAlign w:val="center"/>
              </w:tcPr>
            </w:tcPrChange>
          </w:tcPr>
          <w:p w14:paraId="7732128A" w14:textId="3EB9BB37" w:rsidR="00DD575E" w:rsidRDefault="00DD575E" w:rsidP="004413B7">
            <w:pPr>
              <w:rPr>
                <w:ins w:id="1048" w:author="Sarkar, Soumyadeep" w:date="2026-05-09T00:18:00Z" w16du:dateUtc="2026-05-09T07:18:00Z"/>
                <w:rFonts w:ascii="Arial" w:hAnsi="Arial" w:cs="Arial"/>
                <w:color w:val="000000"/>
                <w:sz w:val="11"/>
                <w:szCs w:val="11"/>
              </w:rPr>
            </w:pPr>
            <w:ins w:id="1049" w:author="Sarkar, Soumyadeep" w:date="2026-05-09T00:21:00Z" w16du:dateUtc="2026-05-09T07:21:00Z">
              <w:r>
                <w:rPr>
                  <w:rFonts w:ascii="Arial" w:hAnsi="Arial" w:cs="Arial"/>
                  <w:color w:val="000000"/>
                  <w:sz w:val="11"/>
                  <w:szCs w:val="11"/>
                </w:rPr>
                <w:t>6</w:t>
              </w:r>
            </w:ins>
          </w:p>
        </w:tc>
        <w:tc>
          <w:tcPr>
            <w:tcW w:w="1317" w:type="dxa"/>
            <w:vAlign w:val="center"/>
            <w:tcPrChange w:id="1050" w:author="Sarkar, Soumyadeep" w:date="2026-05-20T10:17:00Z" w16du:dateUtc="2026-05-20T17:17:00Z">
              <w:tcPr>
                <w:tcW w:w="1317" w:type="dxa"/>
                <w:gridSpan w:val="4"/>
                <w:vAlign w:val="center"/>
              </w:tcPr>
            </w:tcPrChange>
          </w:tcPr>
          <w:p w14:paraId="56FE33FD" w14:textId="4938B9BE" w:rsidR="00DD575E" w:rsidRDefault="00DD575E" w:rsidP="004413B7">
            <w:pPr>
              <w:rPr>
                <w:ins w:id="1051" w:author="Sarkar, Soumyadeep" w:date="2026-05-09T00:18:00Z" w16du:dateUtc="2026-05-09T07:18:00Z"/>
                <w:rFonts w:ascii="Arial" w:hAnsi="Arial" w:cs="Arial"/>
                <w:color w:val="000000"/>
                <w:sz w:val="11"/>
                <w:szCs w:val="11"/>
              </w:rPr>
            </w:pPr>
            <w:ins w:id="1052" w:author="Sarkar, Soumyadeep" w:date="2026-05-09T00:21:00Z" w16du:dateUtc="2026-05-09T07:21:00Z">
              <w:r>
                <w:rPr>
                  <w:rFonts w:ascii="Arial" w:hAnsi="Arial" w:cs="Arial"/>
                  <w:color w:val="000000"/>
                  <w:sz w:val="11"/>
                  <w:szCs w:val="11"/>
                </w:rPr>
                <w:t>scRNA-seq</w:t>
              </w:r>
            </w:ins>
          </w:p>
        </w:tc>
        <w:tc>
          <w:tcPr>
            <w:tcW w:w="790" w:type="dxa"/>
            <w:vAlign w:val="center"/>
            <w:tcPrChange w:id="1053" w:author="Sarkar, Soumyadeep" w:date="2026-05-20T10:17:00Z" w16du:dateUtc="2026-05-20T17:17:00Z">
              <w:tcPr>
                <w:tcW w:w="790" w:type="dxa"/>
                <w:gridSpan w:val="4"/>
                <w:vAlign w:val="center"/>
              </w:tcPr>
            </w:tcPrChange>
          </w:tcPr>
          <w:p w14:paraId="711D547D" w14:textId="0C0969F1" w:rsidR="00DD575E" w:rsidRDefault="00DD575E" w:rsidP="004413B7">
            <w:pPr>
              <w:rPr>
                <w:ins w:id="1054" w:author="Sarkar, Soumyadeep" w:date="2026-05-09T00:18:00Z" w16du:dateUtc="2026-05-09T07:18:00Z"/>
                <w:rFonts w:ascii="Arial" w:hAnsi="Arial" w:cs="Arial"/>
                <w:color w:val="000000"/>
                <w:sz w:val="11"/>
                <w:szCs w:val="11"/>
              </w:rPr>
            </w:pPr>
            <w:ins w:id="1055" w:author="Sarkar, Soumyadeep" w:date="2026-05-09T00:22:00Z" w16du:dateUtc="2026-05-09T07:22:00Z">
              <w:r>
                <w:rPr>
                  <w:rFonts w:ascii="Arial" w:hAnsi="Arial" w:cs="Arial"/>
                  <w:color w:val="000000"/>
                  <w:sz w:val="11"/>
                  <w:szCs w:val="11"/>
                </w:rPr>
                <w:t>3</w:t>
              </w:r>
            </w:ins>
          </w:p>
        </w:tc>
        <w:tc>
          <w:tcPr>
            <w:tcW w:w="1715" w:type="dxa"/>
            <w:vMerge/>
            <w:vAlign w:val="bottom"/>
            <w:tcPrChange w:id="1056" w:author="Sarkar, Soumyadeep" w:date="2026-05-20T10:17:00Z" w16du:dateUtc="2026-05-20T17:17:00Z">
              <w:tcPr>
                <w:tcW w:w="1715" w:type="dxa"/>
                <w:gridSpan w:val="4"/>
                <w:vMerge/>
                <w:vAlign w:val="bottom"/>
              </w:tcPr>
            </w:tcPrChange>
          </w:tcPr>
          <w:p w14:paraId="0D3F289D" w14:textId="77777777" w:rsidR="00DD575E" w:rsidRPr="0009186E" w:rsidRDefault="00DD575E" w:rsidP="004413B7">
            <w:pPr>
              <w:rPr>
                <w:ins w:id="1057" w:author="Sarkar, Soumyadeep" w:date="2026-05-09T00:10:00Z" w16du:dateUtc="2026-05-09T07:10:00Z"/>
                <w:rFonts w:ascii="Arial" w:hAnsi="Arial" w:cs="Arial"/>
                <w:color w:val="000000"/>
                <w:sz w:val="11"/>
                <w:szCs w:val="11"/>
              </w:rPr>
            </w:pPr>
          </w:p>
        </w:tc>
        <w:tc>
          <w:tcPr>
            <w:tcW w:w="2223" w:type="dxa"/>
            <w:vMerge/>
            <w:tcBorders>
              <w:right w:val="single" w:sz="8" w:space="0" w:color="auto"/>
            </w:tcBorders>
            <w:vAlign w:val="center"/>
            <w:tcPrChange w:id="1058" w:author="Sarkar, Soumyadeep" w:date="2026-05-20T10:17:00Z" w16du:dateUtc="2026-05-20T17:17:00Z">
              <w:tcPr>
                <w:tcW w:w="2223" w:type="dxa"/>
                <w:gridSpan w:val="4"/>
                <w:vMerge/>
                <w:tcBorders>
                  <w:right w:val="single" w:sz="8" w:space="0" w:color="auto"/>
                </w:tcBorders>
                <w:vAlign w:val="center"/>
              </w:tcPr>
            </w:tcPrChange>
          </w:tcPr>
          <w:p w14:paraId="4B05C369" w14:textId="77777777" w:rsidR="00DD575E" w:rsidRPr="00A149F3" w:rsidRDefault="00DD575E" w:rsidP="004F5BE1">
            <w:pPr>
              <w:rPr>
                <w:ins w:id="1059" w:author="Sarkar, Soumyadeep" w:date="2026-05-09T00:10:00Z" w16du:dateUtc="2026-05-09T07:10:00Z"/>
                <w:rFonts w:ascii="Arial" w:hAnsi="Arial" w:cs="Arial"/>
                <w:color w:val="000000"/>
                <w:sz w:val="11"/>
                <w:szCs w:val="11"/>
              </w:rPr>
            </w:pPr>
          </w:p>
        </w:tc>
      </w:tr>
      <w:tr w:rsidR="00DD575E" w:rsidRPr="00442AE3" w14:paraId="5B38DA8C" w14:textId="77777777" w:rsidTr="004F5BE1">
        <w:trPr>
          <w:trHeight w:val="65"/>
          <w:ins w:id="1060" w:author="Sarkar, Soumyadeep" w:date="2026-05-09T00:10:00Z"/>
          <w:trPrChange w:id="1061" w:author="Sarkar, Soumyadeep" w:date="2026-05-20T10:17:00Z" w16du:dateUtc="2026-05-20T17:17:00Z">
            <w:trPr>
              <w:trHeight w:val="65"/>
            </w:trPr>
          </w:trPrChange>
        </w:trPr>
        <w:tc>
          <w:tcPr>
            <w:tcW w:w="727" w:type="dxa"/>
            <w:vMerge/>
            <w:tcBorders>
              <w:left w:val="single" w:sz="8" w:space="0" w:color="auto"/>
            </w:tcBorders>
            <w:vAlign w:val="center"/>
            <w:tcPrChange w:id="1062" w:author="Sarkar, Soumyadeep" w:date="2026-05-20T10:17:00Z" w16du:dateUtc="2026-05-20T17:17:00Z">
              <w:tcPr>
                <w:tcW w:w="727" w:type="dxa"/>
                <w:vMerge/>
                <w:tcBorders>
                  <w:left w:val="single" w:sz="8" w:space="0" w:color="auto"/>
                </w:tcBorders>
                <w:vAlign w:val="center"/>
              </w:tcPr>
            </w:tcPrChange>
          </w:tcPr>
          <w:p w14:paraId="57FEF36B" w14:textId="77777777" w:rsidR="00DD575E" w:rsidRDefault="00DD575E" w:rsidP="004413B7">
            <w:pPr>
              <w:rPr>
                <w:ins w:id="1063" w:author="Sarkar, Soumyadeep" w:date="2026-05-09T00:16:00Z" w16du:dateUtc="2026-05-09T07:16:00Z"/>
                <w:rFonts w:ascii="Arial" w:hAnsi="Arial" w:cs="Arial"/>
                <w:sz w:val="11"/>
                <w:szCs w:val="11"/>
              </w:rPr>
            </w:pPr>
          </w:p>
        </w:tc>
        <w:tc>
          <w:tcPr>
            <w:tcW w:w="890" w:type="dxa"/>
            <w:vMerge/>
            <w:vAlign w:val="center"/>
            <w:tcPrChange w:id="1064" w:author="Sarkar, Soumyadeep" w:date="2026-05-20T10:17:00Z" w16du:dateUtc="2026-05-20T17:17:00Z">
              <w:tcPr>
                <w:tcW w:w="890" w:type="dxa"/>
                <w:gridSpan w:val="4"/>
                <w:vMerge/>
                <w:vAlign w:val="center"/>
              </w:tcPr>
            </w:tcPrChange>
          </w:tcPr>
          <w:p w14:paraId="6ACD2297" w14:textId="77777777" w:rsidR="00DD575E" w:rsidRDefault="00DD575E" w:rsidP="004413B7">
            <w:pPr>
              <w:rPr>
                <w:ins w:id="1065" w:author="Sarkar, Soumyadeep" w:date="2026-05-09T00:16:00Z" w16du:dateUtc="2026-05-09T07:16:00Z"/>
                <w:rFonts w:ascii="Arial" w:hAnsi="Arial" w:cs="Arial"/>
                <w:sz w:val="11"/>
                <w:szCs w:val="11"/>
              </w:rPr>
            </w:pPr>
          </w:p>
        </w:tc>
        <w:tc>
          <w:tcPr>
            <w:tcW w:w="1111" w:type="dxa"/>
            <w:tcBorders>
              <w:bottom w:val="single" w:sz="8" w:space="0" w:color="auto"/>
            </w:tcBorders>
            <w:vAlign w:val="center"/>
            <w:tcPrChange w:id="1066" w:author="Sarkar, Soumyadeep" w:date="2026-05-20T10:17:00Z" w16du:dateUtc="2026-05-20T17:17:00Z">
              <w:tcPr>
                <w:tcW w:w="1111" w:type="dxa"/>
                <w:gridSpan w:val="4"/>
                <w:tcBorders>
                  <w:bottom w:val="single" w:sz="8" w:space="0" w:color="auto"/>
                </w:tcBorders>
                <w:vAlign w:val="center"/>
              </w:tcPr>
            </w:tcPrChange>
          </w:tcPr>
          <w:p w14:paraId="5AB4E913" w14:textId="2462C3F1" w:rsidR="00DD575E" w:rsidRPr="00B80459" w:rsidRDefault="00DD575E" w:rsidP="004413B7">
            <w:pPr>
              <w:rPr>
                <w:ins w:id="1067" w:author="Sarkar, Soumyadeep" w:date="2026-05-09T00:18:00Z" w16du:dateUtc="2026-05-09T07:18:00Z"/>
                <w:rFonts w:ascii="Arial" w:hAnsi="Arial" w:cs="Arial"/>
                <w:color w:val="000000"/>
                <w:sz w:val="11"/>
                <w:szCs w:val="11"/>
              </w:rPr>
            </w:pPr>
            <w:ins w:id="1068" w:author="Sarkar, Soumyadeep" w:date="2026-05-09T00:21:00Z" w16du:dateUtc="2026-05-09T07:21:00Z">
              <w:r w:rsidRPr="00B80459">
                <w:rPr>
                  <w:rFonts w:ascii="Arial" w:hAnsi="Arial" w:cs="Arial"/>
                  <w:color w:val="000000"/>
                  <w:sz w:val="11"/>
                  <w:szCs w:val="11"/>
                </w:rPr>
                <w:t>IFNγ + IL-1β</w:t>
              </w:r>
            </w:ins>
          </w:p>
        </w:tc>
        <w:tc>
          <w:tcPr>
            <w:tcW w:w="567" w:type="dxa"/>
            <w:tcBorders>
              <w:bottom w:val="single" w:sz="8" w:space="0" w:color="auto"/>
            </w:tcBorders>
            <w:vAlign w:val="center"/>
            <w:tcPrChange w:id="1069" w:author="Sarkar, Soumyadeep" w:date="2026-05-20T10:17:00Z" w16du:dateUtc="2026-05-20T17:17:00Z">
              <w:tcPr>
                <w:tcW w:w="567" w:type="dxa"/>
                <w:gridSpan w:val="4"/>
                <w:tcBorders>
                  <w:bottom w:val="single" w:sz="8" w:space="0" w:color="auto"/>
                </w:tcBorders>
                <w:vAlign w:val="center"/>
              </w:tcPr>
            </w:tcPrChange>
          </w:tcPr>
          <w:p w14:paraId="695E5F3B" w14:textId="6AB32CFA" w:rsidR="00DD575E" w:rsidRDefault="00DD575E" w:rsidP="004413B7">
            <w:pPr>
              <w:rPr>
                <w:ins w:id="1070" w:author="Sarkar, Soumyadeep" w:date="2026-05-09T00:18:00Z" w16du:dateUtc="2026-05-09T07:18:00Z"/>
                <w:rFonts w:ascii="Arial" w:hAnsi="Arial" w:cs="Arial"/>
                <w:color w:val="000000"/>
                <w:sz w:val="11"/>
                <w:szCs w:val="11"/>
              </w:rPr>
            </w:pPr>
            <w:ins w:id="1071" w:author="Sarkar, Soumyadeep" w:date="2026-05-09T00:21:00Z" w16du:dateUtc="2026-05-09T07:21:00Z">
              <w:r>
                <w:rPr>
                  <w:rFonts w:ascii="Arial" w:hAnsi="Arial" w:cs="Arial"/>
                  <w:color w:val="000000"/>
                  <w:sz w:val="11"/>
                  <w:szCs w:val="11"/>
                </w:rPr>
                <w:t>6</w:t>
              </w:r>
            </w:ins>
          </w:p>
        </w:tc>
        <w:tc>
          <w:tcPr>
            <w:tcW w:w="1317" w:type="dxa"/>
            <w:tcBorders>
              <w:bottom w:val="single" w:sz="8" w:space="0" w:color="auto"/>
            </w:tcBorders>
            <w:vAlign w:val="center"/>
            <w:tcPrChange w:id="1072" w:author="Sarkar, Soumyadeep" w:date="2026-05-20T10:17:00Z" w16du:dateUtc="2026-05-20T17:17:00Z">
              <w:tcPr>
                <w:tcW w:w="1317" w:type="dxa"/>
                <w:gridSpan w:val="4"/>
                <w:tcBorders>
                  <w:bottom w:val="single" w:sz="8" w:space="0" w:color="auto"/>
                </w:tcBorders>
                <w:vAlign w:val="center"/>
              </w:tcPr>
            </w:tcPrChange>
          </w:tcPr>
          <w:p w14:paraId="647858C3" w14:textId="0ECAD0FB" w:rsidR="00DD575E" w:rsidRDefault="00DD575E" w:rsidP="004413B7">
            <w:pPr>
              <w:rPr>
                <w:ins w:id="1073" w:author="Sarkar, Soumyadeep" w:date="2026-05-09T00:18:00Z" w16du:dateUtc="2026-05-09T07:18:00Z"/>
                <w:rFonts w:ascii="Arial" w:hAnsi="Arial" w:cs="Arial"/>
                <w:color w:val="000000"/>
                <w:sz w:val="11"/>
                <w:szCs w:val="11"/>
              </w:rPr>
            </w:pPr>
            <w:ins w:id="1074" w:author="Sarkar, Soumyadeep" w:date="2026-05-09T00:22:00Z" w16du:dateUtc="2026-05-09T07:22:00Z">
              <w:r>
                <w:rPr>
                  <w:rFonts w:ascii="Arial" w:hAnsi="Arial" w:cs="Arial"/>
                  <w:color w:val="000000"/>
                  <w:sz w:val="11"/>
                  <w:szCs w:val="11"/>
                </w:rPr>
                <w:t>scRNA-seq</w:t>
              </w:r>
            </w:ins>
          </w:p>
        </w:tc>
        <w:tc>
          <w:tcPr>
            <w:tcW w:w="790" w:type="dxa"/>
            <w:tcBorders>
              <w:bottom w:val="single" w:sz="8" w:space="0" w:color="auto"/>
            </w:tcBorders>
            <w:vAlign w:val="center"/>
            <w:tcPrChange w:id="1075" w:author="Sarkar, Soumyadeep" w:date="2026-05-20T10:17:00Z" w16du:dateUtc="2026-05-20T17:17:00Z">
              <w:tcPr>
                <w:tcW w:w="790" w:type="dxa"/>
                <w:gridSpan w:val="4"/>
                <w:tcBorders>
                  <w:bottom w:val="single" w:sz="8" w:space="0" w:color="auto"/>
                </w:tcBorders>
                <w:vAlign w:val="center"/>
              </w:tcPr>
            </w:tcPrChange>
          </w:tcPr>
          <w:p w14:paraId="77F2141E" w14:textId="0FAAEC93" w:rsidR="00DD575E" w:rsidRDefault="00DD575E" w:rsidP="004413B7">
            <w:pPr>
              <w:rPr>
                <w:ins w:id="1076" w:author="Sarkar, Soumyadeep" w:date="2026-05-09T00:18:00Z" w16du:dateUtc="2026-05-09T07:18:00Z"/>
                <w:rFonts w:ascii="Arial" w:hAnsi="Arial" w:cs="Arial"/>
                <w:color w:val="000000"/>
                <w:sz w:val="11"/>
                <w:szCs w:val="11"/>
              </w:rPr>
            </w:pPr>
            <w:ins w:id="1077" w:author="Sarkar, Soumyadeep" w:date="2026-05-09T00:22:00Z" w16du:dateUtc="2026-05-09T07:22:00Z">
              <w:r>
                <w:rPr>
                  <w:rFonts w:ascii="Arial" w:hAnsi="Arial" w:cs="Arial"/>
                  <w:color w:val="000000"/>
                  <w:sz w:val="11"/>
                  <w:szCs w:val="11"/>
                </w:rPr>
                <w:t>3</w:t>
              </w:r>
            </w:ins>
          </w:p>
        </w:tc>
        <w:tc>
          <w:tcPr>
            <w:tcW w:w="1715" w:type="dxa"/>
            <w:vMerge/>
            <w:vAlign w:val="bottom"/>
            <w:tcPrChange w:id="1078" w:author="Sarkar, Soumyadeep" w:date="2026-05-20T10:17:00Z" w16du:dateUtc="2026-05-20T17:17:00Z">
              <w:tcPr>
                <w:tcW w:w="1715" w:type="dxa"/>
                <w:gridSpan w:val="4"/>
                <w:vMerge/>
                <w:vAlign w:val="bottom"/>
              </w:tcPr>
            </w:tcPrChange>
          </w:tcPr>
          <w:p w14:paraId="1CFAB697" w14:textId="77777777" w:rsidR="00DD575E" w:rsidRPr="0009186E" w:rsidRDefault="00DD575E" w:rsidP="004413B7">
            <w:pPr>
              <w:rPr>
                <w:ins w:id="1079" w:author="Sarkar, Soumyadeep" w:date="2026-05-09T00:10:00Z" w16du:dateUtc="2026-05-09T07:10:00Z"/>
                <w:rFonts w:ascii="Arial" w:hAnsi="Arial" w:cs="Arial"/>
                <w:color w:val="000000"/>
                <w:sz w:val="11"/>
                <w:szCs w:val="11"/>
              </w:rPr>
            </w:pPr>
          </w:p>
        </w:tc>
        <w:tc>
          <w:tcPr>
            <w:tcW w:w="2223" w:type="dxa"/>
            <w:vMerge/>
            <w:tcBorders>
              <w:right w:val="single" w:sz="8" w:space="0" w:color="auto"/>
            </w:tcBorders>
            <w:vAlign w:val="center"/>
            <w:tcPrChange w:id="1080" w:author="Sarkar, Soumyadeep" w:date="2026-05-20T10:17:00Z" w16du:dateUtc="2026-05-20T17:17:00Z">
              <w:tcPr>
                <w:tcW w:w="2223" w:type="dxa"/>
                <w:gridSpan w:val="4"/>
                <w:vMerge/>
                <w:tcBorders>
                  <w:right w:val="single" w:sz="8" w:space="0" w:color="auto"/>
                </w:tcBorders>
                <w:vAlign w:val="center"/>
              </w:tcPr>
            </w:tcPrChange>
          </w:tcPr>
          <w:p w14:paraId="593B83B7" w14:textId="77777777" w:rsidR="00DD575E" w:rsidRPr="00A149F3" w:rsidRDefault="00DD575E" w:rsidP="004F5BE1">
            <w:pPr>
              <w:rPr>
                <w:ins w:id="1081" w:author="Sarkar, Soumyadeep" w:date="2026-05-09T00:10:00Z" w16du:dateUtc="2026-05-09T07:10:00Z"/>
                <w:rFonts w:ascii="Arial" w:hAnsi="Arial" w:cs="Arial"/>
                <w:color w:val="000000"/>
                <w:sz w:val="11"/>
                <w:szCs w:val="11"/>
              </w:rPr>
            </w:pPr>
          </w:p>
        </w:tc>
      </w:tr>
      <w:tr w:rsidR="00DD575E" w:rsidRPr="00442AE3" w14:paraId="12186123" w14:textId="77777777" w:rsidTr="004F5BE1">
        <w:trPr>
          <w:ins w:id="1082" w:author="Sarkar, Soumyadeep" w:date="2026-05-09T00:21:00Z"/>
        </w:trPr>
        <w:tc>
          <w:tcPr>
            <w:tcW w:w="727" w:type="dxa"/>
            <w:vMerge/>
            <w:tcBorders>
              <w:left w:val="single" w:sz="8" w:space="0" w:color="auto"/>
            </w:tcBorders>
            <w:vAlign w:val="center"/>
            <w:tcPrChange w:id="1083" w:author="Sarkar, Soumyadeep" w:date="2026-05-20T10:17:00Z" w16du:dateUtc="2026-05-20T17:17:00Z">
              <w:tcPr>
                <w:tcW w:w="727" w:type="dxa"/>
                <w:vMerge/>
                <w:tcBorders>
                  <w:left w:val="single" w:sz="8" w:space="0" w:color="auto"/>
                </w:tcBorders>
                <w:vAlign w:val="center"/>
              </w:tcPr>
            </w:tcPrChange>
          </w:tcPr>
          <w:p w14:paraId="5AD50101" w14:textId="77777777" w:rsidR="00DD575E" w:rsidRDefault="00DD575E" w:rsidP="004413B7">
            <w:pPr>
              <w:rPr>
                <w:ins w:id="1084" w:author="Sarkar, Soumyadeep" w:date="2026-05-09T00:21:00Z" w16du:dateUtc="2026-05-09T07:21:00Z"/>
                <w:rFonts w:ascii="Arial" w:hAnsi="Arial" w:cs="Arial"/>
                <w:sz w:val="11"/>
                <w:szCs w:val="11"/>
              </w:rPr>
            </w:pPr>
          </w:p>
        </w:tc>
        <w:tc>
          <w:tcPr>
            <w:tcW w:w="890" w:type="dxa"/>
            <w:vMerge/>
            <w:vAlign w:val="center"/>
            <w:tcPrChange w:id="1085" w:author="Sarkar, Soumyadeep" w:date="2026-05-20T10:17:00Z" w16du:dateUtc="2026-05-20T17:17:00Z">
              <w:tcPr>
                <w:tcW w:w="890" w:type="dxa"/>
                <w:gridSpan w:val="4"/>
                <w:vMerge/>
                <w:vAlign w:val="center"/>
              </w:tcPr>
            </w:tcPrChange>
          </w:tcPr>
          <w:p w14:paraId="38945EB4" w14:textId="77777777" w:rsidR="00DD575E" w:rsidRDefault="00DD575E" w:rsidP="004413B7">
            <w:pPr>
              <w:rPr>
                <w:ins w:id="1086" w:author="Sarkar, Soumyadeep" w:date="2026-05-09T00:21:00Z" w16du:dateUtc="2026-05-09T07:21:00Z"/>
                <w:rFonts w:ascii="Arial" w:hAnsi="Arial" w:cs="Arial"/>
                <w:sz w:val="11"/>
                <w:szCs w:val="11"/>
              </w:rPr>
            </w:pPr>
          </w:p>
        </w:tc>
        <w:tc>
          <w:tcPr>
            <w:tcW w:w="1111" w:type="dxa"/>
            <w:tcBorders>
              <w:bottom w:val="single" w:sz="8" w:space="0" w:color="auto"/>
            </w:tcBorders>
            <w:vAlign w:val="center"/>
            <w:tcPrChange w:id="1087" w:author="Sarkar, Soumyadeep" w:date="2026-05-20T10:17:00Z" w16du:dateUtc="2026-05-20T17:17:00Z">
              <w:tcPr>
                <w:tcW w:w="1111" w:type="dxa"/>
                <w:gridSpan w:val="4"/>
                <w:tcBorders>
                  <w:bottom w:val="single" w:sz="8" w:space="0" w:color="auto"/>
                </w:tcBorders>
                <w:vAlign w:val="center"/>
              </w:tcPr>
            </w:tcPrChange>
          </w:tcPr>
          <w:p w14:paraId="2F01E2FA" w14:textId="235605C0" w:rsidR="00DD575E" w:rsidRPr="00B80459" w:rsidRDefault="00DD575E" w:rsidP="004413B7">
            <w:pPr>
              <w:rPr>
                <w:ins w:id="1088" w:author="Sarkar, Soumyadeep" w:date="2026-05-09T00:21:00Z" w16du:dateUtc="2026-05-09T07:21:00Z"/>
                <w:rFonts w:ascii="Arial" w:hAnsi="Arial" w:cs="Arial"/>
                <w:color w:val="000000"/>
                <w:sz w:val="11"/>
                <w:szCs w:val="11"/>
              </w:rPr>
            </w:pPr>
            <w:ins w:id="1089" w:author="Sarkar, Soumyadeep" w:date="2026-05-09T00:21:00Z" w16du:dateUtc="2026-05-09T07:21:00Z">
              <w:r w:rsidRPr="00B80459">
                <w:rPr>
                  <w:rFonts w:ascii="Arial" w:hAnsi="Arial" w:cs="Arial"/>
                  <w:color w:val="000000"/>
                  <w:sz w:val="11"/>
                  <w:szCs w:val="11"/>
                </w:rPr>
                <w:t>IFNγ</w:t>
              </w:r>
            </w:ins>
          </w:p>
        </w:tc>
        <w:tc>
          <w:tcPr>
            <w:tcW w:w="567" w:type="dxa"/>
            <w:tcBorders>
              <w:bottom w:val="single" w:sz="8" w:space="0" w:color="auto"/>
            </w:tcBorders>
            <w:vAlign w:val="center"/>
            <w:tcPrChange w:id="1090" w:author="Sarkar, Soumyadeep" w:date="2026-05-20T10:17:00Z" w16du:dateUtc="2026-05-20T17:17:00Z">
              <w:tcPr>
                <w:tcW w:w="567" w:type="dxa"/>
                <w:gridSpan w:val="4"/>
                <w:tcBorders>
                  <w:bottom w:val="single" w:sz="8" w:space="0" w:color="auto"/>
                </w:tcBorders>
                <w:vAlign w:val="center"/>
              </w:tcPr>
            </w:tcPrChange>
          </w:tcPr>
          <w:p w14:paraId="766D6483" w14:textId="3983AFBE" w:rsidR="00DD575E" w:rsidRDefault="00DD575E" w:rsidP="004413B7">
            <w:pPr>
              <w:rPr>
                <w:ins w:id="1091" w:author="Sarkar, Soumyadeep" w:date="2026-05-09T00:21:00Z" w16du:dateUtc="2026-05-09T07:21:00Z"/>
                <w:rFonts w:ascii="Arial" w:hAnsi="Arial" w:cs="Arial"/>
                <w:color w:val="000000"/>
                <w:sz w:val="11"/>
                <w:szCs w:val="11"/>
              </w:rPr>
            </w:pPr>
            <w:ins w:id="1092" w:author="Sarkar, Soumyadeep" w:date="2026-05-09T00:23:00Z" w16du:dateUtc="2026-05-09T07:23:00Z">
              <w:r>
                <w:rPr>
                  <w:rFonts w:ascii="Arial" w:hAnsi="Arial" w:cs="Arial"/>
                  <w:color w:val="000000"/>
                  <w:sz w:val="11"/>
                  <w:szCs w:val="11"/>
                </w:rPr>
                <w:t>18</w:t>
              </w:r>
            </w:ins>
          </w:p>
        </w:tc>
        <w:tc>
          <w:tcPr>
            <w:tcW w:w="1317" w:type="dxa"/>
            <w:tcBorders>
              <w:bottom w:val="single" w:sz="8" w:space="0" w:color="auto"/>
            </w:tcBorders>
            <w:vAlign w:val="center"/>
            <w:tcPrChange w:id="1093" w:author="Sarkar, Soumyadeep" w:date="2026-05-20T10:17:00Z" w16du:dateUtc="2026-05-20T17:17:00Z">
              <w:tcPr>
                <w:tcW w:w="1317" w:type="dxa"/>
                <w:gridSpan w:val="4"/>
                <w:tcBorders>
                  <w:bottom w:val="single" w:sz="8" w:space="0" w:color="auto"/>
                </w:tcBorders>
                <w:vAlign w:val="center"/>
              </w:tcPr>
            </w:tcPrChange>
          </w:tcPr>
          <w:p w14:paraId="5DB5F1AB" w14:textId="781DA097" w:rsidR="00DD575E" w:rsidRDefault="00DD575E" w:rsidP="004413B7">
            <w:pPr>
              <w:rPr>
                <w:ins w:id="1094" w:author="Sarkar, Soumyadeep" w:date="2026-05-09T00:21:00Z" w16du:dateUtc="2026-05-09T07:21:00Z"/>
                <w:rFonts w:ascii="Arial" w:hAnsi="Arial" w:cs="Arial"/>
                <w:color w:val="000000"/>
                <w:sz w:val="11"/>
                <w:szCs w:val="11"/>
              </w:rPr>
            </w:pPr>
            <w:ins w:id="1095" w:author="Sarkar, Soumyadeep" w:date="2026-05-09T00:22:00Z" w16du:dateUtc="2026-05-09T07:22:00Z">
              <w:r>
                <w:rPr>
                  <w:rFonts w:ascii="Arial" w:hAnsi="Arial" w:cs="Arial"/>
                  <w:color w:val="000000"/>
                  <w:sz w:val="11"/>
                  <w:szCs w:val="11"/>
                </w:rPr>
                <w:t>scRNA-seq</w:t>
              </w:r>
            </w:ins>
          </w:p>
        </w:tc>
        <w:tc>
          <w:tcPr>
            <w:tcW w:w="790" w:type="dxa"/>
            <w:tcBorders>
              <w:bottom w:val="single" w:sz="8" w:space="0" w:color="auto"/>
            </w:tcBorders>
            <w:vAlign w:val="center"/>
            <w:tcPrChange w:id="1096" w:author="Sarkar, Soumyadeep" w:date="2026-05-20T10:17:00Z" w16du:dateUtc="2026-05-20T17:17:00Z">
              <w:tcPr>
                <w:tcW w:w="790" w:type="dxa"/>
                <w:gridSpan w:val="4"/>
                <w:tcBorders>
                  <w:bottom w:val="single" w:sz="8" w:space="0" w:color="auto"/>
                </w:tcBorders>
                <w:vAlign w:val="center"/>
              </w:tcPr>
            </w:tcPrChange>
          </w:tcPr>
          <w:p w14:paraId="28052588" w14:textId="6BA5730A" w:rsidR="00DD575E" w:rsidRDefault="00DD575E" w:rsidP="004413B7">
            <w:pPr>
              <w:rPr>
                <w:ins w:id="1097" w:author="Sarkar, Soumyadeep" w:date="2026-05-09T00:21:00Z" w16du:dateUtc="2026-05-09T07:21:00Z"/>
                <w:rFonts w:ascii="Arial" w:hAnsi="Arial" w:cs="Arial"/>
                <w:color w:val="000000"/>
                <w:sz w:val="11"/>
                <w:szCs w:val="11"/>
              </w:rPr>
            </w:pPr>
            <w:ins w:id="1098" w:author="Sarkar, Soumyadeep" w:date="2026-05-09T00:23:00Z" w16du:dateUtc="2026-05-09T07:23:00Z">
              <w:r>
                <w:rPr>
                  <w:rFonts w:ascii="Arial" w:hAnsi="Arial" w:cs="Arial"/>
                  <w:color w:val="000000"/>
                  <w:sz w:val="11"/>
                  <w:szCs w:val="11"/>
                </w:rPr>
                <w:t>3</w:t>
              </w:r>
            </w:ins>
          </w:p>
        </w:tc>
        <w:tc>
          <w:tcPr>
            <w:tcW w:w="1715" w:type="dxa"/>
            <w:vMerge/>
            <w:vAlign w:val="bottom"/>
            <w:tcPrChange w:id="1099" w:author="Sarkar, Soumyadeep" w:date="2026-05-20T10:17:00Z" w16du:dateUtc="2026-05-20T17:17:00Z">
              <w:tcPr>
                <w:tcW w:w="1715" w:type="dxa"/>
                <w:gridSpan w:val="4"/>
                <w:vMerge/>
                <w:vAlign w:val="bottom"/>
              </w:tcPr>
            </w:tcPrChange>
          </w:tcPr>
          <w:p w14:paraId="687DA846" w14:textId="77777777" w:rsidR="00DD575E" w:rsidRPr="0009186E" w:rsidRDefault="00DD575E" w:rsidP="004413B7">
            <w:pPr>
              <w:rPr>
                <w:ins w:id="1100" w:author="Sarkar, Soumyadeep" w:date="2026-05-09T00:21:00Z" w16du:dateUtc="2026-05-09T07:21:00Z"/>
                <w:rFonts w:ascii="Arial" w:hAnsi="Arial" w:cs="Arial"/>
                <w:color w:val="000000"/>
                <w:sz w:val="11"/>
                <w:szCs w:val="11"/>
              </w:rPr>
            </w:pPr>
          </w:p>
        </w:tc>
        <w:tc>
          <w:tcPr>
            <w:tcW w:w="2223" w:type="dxa"/>
            <w:vMerge/>
            <w:tcBorders>
              <w:right w:val="single" w:sz="8" w:space="0" w:color="auto"/>
            </w:tcBorders>
            <w:vAlign w:val="center"/>
            <w:tcPrChange w:id="1101" w:author="Sarkar, Soumyadeep" w:date="2026-05-20T10:17:00Z" w16du:dateUtc="2026-05-20T17:17:00Z">
              <w:tcPr>
                <w:tcW w:w="2223" w:type="dxa"/>
                <w:gridSpan w:val="4"/>
                <w:vMerge/>
                <w:tcBorders>
                  <w:right w:val="single" w:sz="8" w:space="0" w:color="auto"/>
                </w:tcBorders>
                <w:vAlign w:val="center"/>
              </w:tcPr>
            </w:tcPrChange>
          </w:tcPr>
          <w:p w14:paraId="37AD656A" w14:textId="77777777" w:rsidR="00DD575E" w:rsidRPr="00A149F3" w:rsidRDefault="00DD575E" w:rsidP="004F5BE1">
            <w:pPr>
              <w:rPr>
                <w:ins w:id="1102" w:author="Sarkar, Soumyadeep" w:date="2026-05-09T00:21:00Z" w16du:dateUtc="2026-05-09T07:21:00Z"/>
                <w:rFonts w:ascii="Arial" w:hAnsi="Arial" w:cs="Arial"/>
                <w:color w:val="000000"/>
                <w:sz w:val="11"/>
                <w:szCs w:val="11"/>
              </w:rPr>
            </w:pPr>
          </w:p>
        </w:tc>
      </w:tr>
      <w:tr w:rsidR="00DD575E" w:rsidRPr="00442AE3" w14:paraId="787777BC" w14:textId="77777777" w:rsidTr="004F5BE1">
        <w:trPr>
          <w:ins w:id="1103" w:author="Sarkar, Soumyadeep" w:date="2026-05-09T00:18:00Z"/>
        </w:trPr>
        <w:tc>
          <w:tcPr>
            <w:tcW w:w="727" w:type="dxa"/>
            <w:vMerge/>
            <w:tcBorders>
              <w:left w:val="single" w:sz="8" w:space="0" w:color="auto"/>
            </w:tcBorders>
            <w:vAlign w:val="center"/>
            <w:tcPrChange w:id="1104" w:author="Sarkar, Soumyadeep" w:date="2026-05-20T10:17:00Z" w16du:dateUtc="2026-05-20T17:17:00Z">
              <w:tcPr>
                <w:tcW w:w="727" w:type="dxa"/>
                <w:vMerge/>
                <w:tcBorders>
                  <w:left w:val="single" w:sz="8" w:space="0" w:color="auto"/>
                </w:tcBorders>
                <w:vAlign w:val="center"/>
              </w:tcPr>
            </w:tcPrChange>
          </w:tcPr>
          <w:p w14:paraId="3E98D7E4" w14:textId="77777777" w:rsidR="00DD575E" w:rsidRDefault="00DD575E" w:rsidP="004413B7">
            <w:pPr>
              <w:rPr>
                <w:ins w:id="1105" w:author="Sarkar, Soumyadeep" w:date="2026-05-09T00:18:00Z" w16du:dateUtc="2026-05-09T07:18:00Z"/>
                <w:rFonts w:ascii="Arial" w:hAnsi="Arial" w:cs="Arial"/>
                <w:sz w:val="11"/>
                <w:szCs w:val="11"/>
              </w:rPr>
            </w:pPr>
          </w:p>
        </w:tc>
        <w:tc>
          <w:tcPr>
            <w:tcW w:w="890" w:type="dxa"/>
            <w:vMerge/>
            <w:vAlign w:val="center"/>
            <w:tcPrChange w:id="1106" w:author="Sarkar, Soumyadeep" w:date="2026-05-20T10:17:00Z" w16du:dateUtc="2026-05-20T17:17:00Z">
              <w:tcPr>
                <w:tcW w:w="890" w:type="dxa"/>
                <w:gridSpan w:val="4"/>
                <w:vMerge/>
                <w:vAlign w:val="center"/>
              </w:tcPr>
            </w:tcPrChange>
          </w:tcPr>
          <w:p w14:paraId="089F13AF" w14:textId="77777777" w:rsidR="00DD575E" w:rsidRDefault="00DD575E" w:rsidP="004413B7">
            <w:pPr>
              <w:rPr>
                <w:ins w:id="1107" w:author="Sarkar, Soumyadeep" w:date="2026-05-09T00:18:00Z" w16du:dateUtc="2026-05-09T07:18:00Z"/>
                <w:rFonts w:ascii="Arial" w:hAnsi="Arial" w:cs="Arial"/>
                <w:sz w:val="11"/>
                <w:szCs w:val="11"/>
              </w:rPr>
            </w:pPr>
          </w:p>
        </w:tc>
        <w:tc>
          <w:tcPr>
            <w:tcW w:w="1111" w:type="dxa"/>
            <w:tcBorders>
              <w:bottom w:val="single" w:sz="8" w:space="0" w:color="auto"/>
            </w:tcBorders>
            <w:vAlign w:val="center"/>
            <w:tcPrChange w:id="1108" w:author="Sarkar, Soumyadeep" w:date="2026-05-20T10:17:00Z" w16du:dateUtc="2026-05-20T17:17:00Z">
              <w:tcPr>
                <w:tcW w:w="1111" w:type="dxa"/>
                <w:gridSpan w:val="4"/>
                <w:tcBorders>
                  <w:bottom w:val="single" w:sz="8" w:space="0" w:color="auto"/>
                </w:tcBorders>
                <w:vAlign w:val="center"/>
              </w:tcPr>
            </w:tcPrChange>
          </w:tcPr>
          <w:p w14:paraId="59C2C97C" w14:textId="1A395751" w:rsidR="00DD575E" w:rsidRPr="00B80459" w:rsidRDefault="00DD575E" w:rsidP="004413B7">
            <w:pPr>
              <w:rPr>
                <w:ins w:id="1109" w:author="Sarkar, Soumyadeep" w:date="2026-05-09T00:18:00Z" w16du:dateUtc="2026-05-09T07:18:00Z"/>
                <w:rFonts w:ascii="Arial" w:hAnsi="Arial" w:cs="Arial"/>
                <w:color w:val="000000"/>
                <w:sz w:val="11"/>
                <w:szCs w:val="11"/>
              </w:rPr>
            </w:pPr>
            <w:ins w:id="1110" w:author="Sarkar, Soumyadeep" w:date="2026-05-09T00:18:00Z" w16du:dateUtc="2026-05-09T07:18:00Z">
              <w:r w:rsidRPr="00B80459">
                <w:rPr>
                  <w:rFonts w:ascii="Arial" w:hAnsi="Arial" w:cs="Arial"/>
                  <w:color w:val="000000"/>
                  <w:sz w:val="11"/>
                  <w:szCs w:val="11"/>
                </w:rPr>
                <w:t>IL-1β</w:t>
              </w:r>
            </w:ins>
          </w:p>
        </w:tc>
        <w:tc>
          <w:tcPr>
            <w:tcW w:w="567" w:type="dxa"/>
            <w:tcBorders>
              <w:bottom w:val="single" w:sz="8" w:space="0" w:color="auto"/>
            </w:tcBorders>
            <w:vAlign w:val="center"/>
            <w:tcPrChange w:id="1111" w:author="Sarkar, Soumyadeep" w:date="2026-05-20T10:17:00Z" w16du:dateUtc="2026-05-20T17:17:00Z">
              <w:tcPr>
                <w:tcW w:w="567" w:type="dxa"/>
                <w:gridSpan w:val="4"/>
                <w:tcBorders>
                  <w:bottom w:val="single" w:sz="8" w:space="0" w:color="auto"/>
                </w:tcBorders>
                <w:vAlign w:val="center"/>
              </w:tcPr>
            </w:tcPrChange>
          </w:tcPr>
          <w:p w14:paraId="20B87AA2" w14:textId="24D7872F" w:rsidR="00DD575E" w:rsidRDefault="00DD575E" w:rsidP="004413B7">
            <w:pPr>
              <w:rPr>
                <w:ins w:id="1112" w:author="Sarkar, Soumyadeep" w:date="2026-05-09T00:18:00Z" w16du:dateUtc="2026-05-09T07:18:00Z"/>
                <w:rFonts w:ascii="Arial" w:hAnsi="Arial" w:cs="Arial"/>
                <w:color w:val="000000"/>
                <w:sz w:val="11"/>
                <w:szCs w:val="11"/>
              </w:rPr>
            </w:pPr>
            <w:ins w:id="1113" w:author="Sarkar, Soumyadeep" w:date="2026-05-09T00:18:00Z" w16du:dateUtc="2026-05-09T07:18:00Z">
              <w:r>
                <w:rPr>
                  <w:rFonts w:ascii="Arial" w:hAnsi="Arial" w:cs="Arial"/>
                  <w:color w:val="000000"/>
                  <w:sz w:val="11"/>
                  <w:szCs w:val="11"/>
                </w:rPr>
                <w:t>18</w:t>
              </w:r>
            </w:ins>
          </w:p>
        </w:tc>
        <w:tc>
          <w:tcPr>
            <w:tcW w:w="1317" w:type="dxa"/>
            <w:tcBorders>
              <w:bottom w:val="single" w:sz="8" w:space="0" w:color="auto"/>
            </w:tcBorders>
            <w:vAlign w:val="center"/>
            <w:tcPrChange w:id="1114" w:author="Sarkar, Soumyadeep" w:date="2026-05-20T10:17:00Z" w16du:dateUtc="2026-05-20T17:17:00Z">
              <w:tcPr>
                <w:tcW w:w="1317" w:type="dxa"/>
                <w:gridSpan w:val="4"/>
                <w:tcBorders>
                  <w:bottom w:val="single" w:sz="8" w:space="0" w:color="auto"/>
                </w:tcBorders>
                <w:vAlign w:val="center"/>
              </w:tcPr>
            </w:tcPrChange>
          </w:tcPr>
          <w:p w14:paraId="6045517F" w14:textId="7B69D7DC" w:rsidR="00DD575E" w:rsidRDefault="00DD575E" w:rsidP="004413B7">
            <w:pPr>
              <w:rPr>
                <w:ins w:id="1115" w:author="Sarkar, Soumyadeep" w:date="2026-05-09T00:18:00Z" w16du:dateUtc="2026-05-09T07:18:00Z"/>
                <w:rFonts w:ascii="Arial" w:hAnsi="Arial" w:cs="Arial"/>
                <w:color w:val="000000"/>
                <w:sz w:val="11"/>
                <w:szCs w:val="11"/>
              </w:rPr>
            </w:pPr>
            <w:ins w:id="1116" w:author="Sarkar, Soumyadeep" w:date="2026-05-09T00:18:00Z" w16du:dateUtc="2026-05-09T07:18:00Z">
              <w:r>
                <w:rPr>
                  <w:rFonts w:ascii="Arial" w:hAnsi="Arial" w:cs="Arial"/>
                  <w:color w:val="000000"/>
                  <w:sz w:val="11"/>
                  <w:szCs w:val="11"/>
                </w:rPr>
                <w:t>scRNA-seq</w:t>
              </w:r>
            </w:ins>
          </w:p>
        </w:tc>
        <w:tc>
          <w:tcPr>
            <w:tcW w:w="790" w:type="dxa"/>
            <w:tcBorders>
              <w:bottom w:val="single" w:sz="8" w:space="0" w:color="auto"/>
            </w:tcBorders>
            <w:vAlign w:val="center"/>
            <w:tcPrChange w:id="1117" w:author="Sarkar, Soumyadeep" w:date="2026-05-20T10:17:00Z" w16du:dateUtc="2026-05-20T17:17:00Z">
              <w:tcPr>
                <w:tcW w:w="790" w:type="dxa"/>
                <w:gridSpan w:val="4"/>
                <w:tcBorders>
                  <w:bottom w:val="single" w:sz="8" w:space="0" w:color="auto"/>
                </w:tcBorders>
                <w:vAlign w:val="center"/>
              </w:tcPr>
            </w:tcPrChange>
          </w:tcPr>
          <w:p w14:paraId="5E545B43" w14:textId="72DAED20" w:rsidR="00DD575E" w:rsidRDefault="00DD575E" w:rsidP="004413B7">
            <w:pPr>
              <w:rPr>
                <w:ins w:id="1118" w:author="Sarkar, Soumyadeep" w:date="2026-05-09T00:18:00Z" w16du:dateUtc="2026-05-09T07:18:00Z"/>
                <w:rFonts w:ascii="Arial" w:hAnsi="Arial" w:cs="Arial"/>
                <w:color w:val="000000"/>
                <w:sz w:val="11"/>
                <w:szCs w:val="11"/>
              </w:rPr>
            </w:pPr>
            <w:ins w:id="1119" w:author="Sarkar, Soumyadeep" w:date="2026-05-09T00:23:00Z" w16du:dateUtc="2026-05-09T07:23:00Z">
              <w:r>
                <w:rPr>
                  <w:rFonts w:ascii="Arial" w:hAnsi="Arial" w:cs="Arial"/>
                  <w:color w:val="000000"/>
                  <w:sz w:val="11"/>
                  <w:szCs w:val="11"/>
                </w:rPr>
                <w:t>3</w:t>
              </w:r>
            </w:ins>
          </w:p>
        </w:tc>
        <w:tc>
          <w:tcPr>
            <w:tcW w:w="1715" w:type="dxa"/>
            <w:vMerge/>
            <w:vAlign w:val="bottom"/>
            <w:tcPrChange w:id="1120" w:author="Sarkar, Soumyadeep" w:date="2026-05-20T10:17:00Z" w16du:dateUtc="2026-05-20T17:17:00Z">
              <w:tcPr>
                <w:tcW w:w="1715" w:type="dxa"/>
                <w:gridSpan w:val="4"/>
                <w:vMerge/>
                <w:vAlign w:val="bottom"/>
              </w:tcPr>
            </w:tcPrChange>
          </w:tcPr>
          <w:p w14:paraId="653E0948" w14:textId="77777777" w:rsidR="00DD575E" w:rsidRPr="0009186E" w:rsidRDefault="00DD575E" w:rsidP="004413B7">
            <w:pPr>
              <w:rPr>
                <w:ins w:id="1121" w:author="Sarkar, Soumyadeep" w:date="2026-05-09T00:18:00Z" w16du:dateUtc="2026-05-09T07:18:00Z"/>
                <w:rFonts w:ascii="Arial" w:hAnsi="Arial" w:cs="Arial"/>
                <w:color w:val="000000"/>
                <w:sz w:val="11"/>
                <w:szCs w:val="11"/>
              </w:rPr>
            </w:pPr>
          </w:p>
        </w:tc>
        <w:tc>
          <w:tcPr>
            <w:tcW w:w="2223" w:type="dxa"/>
            <w:vMerge/>
            <w:tcBorders>
              <w:right w:val="single" w:sz="8" w:space="0" w:color="auto"/>
            </w:tcBorders>
            <w:vAlign w:val="center"/>
            <w:tcPrChange w:id="1122" w:author="Sarkar, Soumyadeep" w:date="2026-05-20T10:17:00Z" w16du:dateUtc="2026-05-20T17:17:00Z">
              <w:tcPr>
                <w:tcW w:w="2223" w:type="dxa"/>
                <w:gridSpan w:val="4"/>
                <w:vMerge/>
                <w:tcBorders>
                  <w:right w:val="single" w:sz="8" w:space="0" w:color="auto"/>
                </w:tcBorders>
                <w:vAlign w:val="center"/>
              </w:tcPr>
            </w:tcPrChange>
          </w:tcPr>
          <w:p w14:paraId="17F6F73C" w14:textId="77777777" w:rsidR="00DD575E" w:rsidRPr="00A149F3" w:rsidRDefault="00DD575E" w:rsidP="004F5BE1">
            <w:pPr>
              <w:rPr>
                <w:ins w:id="1123" w:author="Sarkar, Soumyadeep" w:date="2026-05-09T00:18:00Z" w16du:dateUtc="2026-05-09T07:18:00Z"/>
                <w:rFonts w:ascii="Arial" w:hAnsi="Arial" w:cs="Arial"/>
                <w:color w:val="000000"/>
                <w:sz w:val="11"/>
                <w:szCs w:val="11"/>
              </w:rPr>
            </w:pPr>
          </w:p>
        </w:tc>
      </w:tr>
      <w:tr w:rsidR="00DD575E" w:rsidRPr="00442AE3" w14:paraId="1C008166" w14:textId="77777777" w:rsidTr="004F5BE1">
        <w:trPr>
          <w:ins w:id="1124" w:author="Sarkar, Soumyadeep" w:date="2026-05-09T00:18:00Z"/>
        </w:trPr>
        <w:tc>
          <w:tcPr>
            <w:tcW w:w="727" w:type="dxa"/>
            <w:vMerge/>
            <w:tcBorders>
              <w:left w:val="single" w:sz="8" w:space="0" w:color="auto"/>
            </w:tcBorders>
            <w:vAlign w:val="center"/>
            <w:tcPrChange w:id="1125" w:author="Sarkar, Soumyadeep" w:date="2026-05-20T10:17:00Z" w16du:dateUtc="2026-05-20T17:17:00Z">
              <w:tcPr>
                <w:tcW w:w="727" w:type="dxa"/>
                <w:vMerge/>
                <w:tcBorders>
                  <w:left w:val="single" w:sz="8" w:space="0" w:color="auto"/>
                </w:tcBorders>
                <w:vAlign w:val="center"/>
              </w:tcPr>
            </w:tcPrChange>
          </w:tcPr>
          <w:p w14:paraId="284048E4" w14:textId="77777777" w:rsidR="00DD575E" w:rsidRDefault="00DD575E" w:rsidP="004413B7">
            <w:pPr>
              <w:rPr>
                <w:ins w:id="1126" w:author="Sarkar, Soumyadeep" w:date="2026-05-09T00:18:00Z" w16du:dateUtc="2026-05-09T07:18:00Z"/>
                <w:rFonts w:ascii="Arial" w:hAnsi="Arial" w:cs="Arial"/>
                <w:sz w:val="11"/>
                <w:szCs w:val="11"/>
              </w:rPr>
            </w:pPr>
          </w:p>
        </w:tc>
        <w:tc>
          <w:tcPr>
            <w:tcW w:w="890" w:type="dxa"/>
            <w:vMerge/>
            <w:vAlign w:val="center"/>
            <w:tcPrChange w:id="1127" w:author="Sarkar, Soumyadeep" w:date="2026-05-20T10:17:00Z" w16du:dateUtc="2026-05-20T17:17:00Z">
              <w:tcPr>
                <w:tcW w:w="890" w:type="dxa"/>
                <w:gridSpan w:val="4"/>
                <w:vMerge/>
                <w:vAlign w:val="center"/>
              </w:tcPr>
            </w:tcPrChange>
          </w:tcPr>
          <w:p w14:paraId="45391A16" w14:textId="77777777" w:rsidR="00DD575E" w:rsidRDefault="00DD575E" w:rsidP="004413B7">
            <w:pPr>
              <w:rPr>
                <w:ins w:id="1128" w:author="Sarkar, Soumyadeep" w:date="2026-05-09T00:18:00Z" w16du:dateUtc="2026-05-09T07:18:00Z"/>
                <w:rFonts w:ascii="Arial" w:hAnsi="Arial" w:cs="Arial"/>
                <w:sz w:val="11"/>
                <w:szCs w:val="11"/>
              </w:rPr>
            </w:pPr>
          </w:p>
        </w:tc>
        <w:tc>
          <w:tcPr>
            <w:tcW w:w="1111" w:type="dxa"/>
            <w:tcBorders>
              <w:bottom w:val="single" w:sz="8" w:space="0" w:color="auto"/>
            </w:tcBorders>
            <w:vAlign w:val="center"/>
            <w:tcPrChange w:id="1129" w:author="Sarkar, Soumyadeep" w:date="2026-05-20T10:17:00Z" w16du:dateUtc="2026-05-20T17:17:00Z">
              <w:tcPr>
                <w:tcW w:w="1111" w:type="dxa"/>
                <w:gridSpan w:val="4"/>
                <w:tcBorders>
                  <w:bottom w:val="single" w:sz="8" w:space="0" w:color="auto"/>
                </w:tcBorders>
                <w:vAlign w:val="center"/>
              </w:tcPr>
            </w:tcPrChange>
          </w:tcPr>
          <w:p w14:paraId="3AAA8DDE" w14:textId="5A70D64F" w:rsidR="00DD575E" w:rsidRPr="00B80459" w:rsidRDefault="00DD575E" w:rsidP="004413B7">
            <w:pPr>
              <w:rPr>
                <w:ins w:id="1130" w:author="Sarkar, Soumyadeep" w:date="2026-05-09T00:18:00Z" w16du:dateUtc="2026-05-09T07:18:00Z"/>
                <w:rFonts w:ascii="Arial" w:hAnsi="Arial" w:cs="Arial"/>
                <w:color w:val="000000"/>
                <w:sz w:val="11"/>
                <w:szCs w:val="11"/>
              </w:rPr>
            </w:pPr>
            <w:ins w:id="1131" w:author="Sarkar, Soumyadeep" w:date="2026-05-09T00:18:00Z" w16du:dateUtc="2026-05-09T07:18:00Z">
              <w:r w:rsidRPr="00B80459">
                <w:rPr>
                  <w:rFonts w:ascii="Arial" w:hAnsi="Arial" w:cs="Arial"/>
                  <w:color w:val="000000"/>
                  <w:sz w:val="11"/>
                  <w:szCs w:val="11"/>
                </w:rPr>
                <w:t>IFNγ + IL-1β</w:t>
              </w:r>
            </w:ins>
          </w:p>
        </w:tc>
        <w:tc>
          <w:tcPr>
            <w:tcW w:w="567" w:type="dxa"/>
            <w:tcBorders>
              <w:bottom w:val="single" w:sz="8" w:space="0" w:color="auto"/>
            </w:tcBorders>
            <w:vAlign w:val="center"/>
            <w:tcPrChange w:id="1132" w:author="Sarkar, Soumyadeep" w:date="2026-05-20T10:17:00Z" w16du:dateUtc="2026-05-20T17:17:00Z">
              <w:tcPr>
                <w:tcW w:w="567" w:type="dxa"/>
                <w:gridSpan w:val="4"/>
                <w:tcBorders>
                  <w:bottom w:val="single" w:sz="8" w:space="0" w:color="auto"/>
                </w:tcBorders>
                <w:vAlign w:val="center"/>
              </w:tcPr>
            </w:tcPrChange>
          </w:tcPr>
          <w:p w14:paraId="3C114940" w14:textId="35DA6DA4" w:rsidR="00DD575E" w:rsidRDefault="00DD575E" w:rsidP="004413B7">
            <w:pPr>
              <w:rPr>
                <w:ins w:id="1133" w:author="Sarkar, Soumyadeep" w:date="2026-05-09T00:18:00Z" w16du:dateUtc="2026-05-09T07:18:00Z"/>
                <w:rFonts w:ascii="Arial" w:hAnsi="Arial" w:cs="Arial"/>
                <w:color w:val="000000"/>
                <w:sz w:val="11"/>
                <w:szCs w:val="11"/>
              </w:rPr>
            </w:pPr>
            <w:ins w:id="1134" w:author="Sarkar, Soumyadeep" w:date="2026-05-09T00:18:00Z" w16du:dateUtc="2026-05-09T07:18:00Z">
              <w:r>
                <w:rPr>
                  <w:rFonts w:ascii="Arial" w:hAnsi="Arial" w:cs="Arial"/>
                  <w:color w:val="000000"/>
                  <w:sz w:val="11"/>
                  <w:szCs w:val="11"/>
                </w:rPr>
                <w:t>18</w:t>
              </w:r>
            </w:ins>
          </w:p>
        </w:tc>
        <w:tc>
          <w:tcPr>
            <w:tcW w:w="1317" w:type="dxa"/>
            <w:tcBorders>
              <w:bottom w:val="single" w:sz="8" w:space="0" w:color="auto"/>
            </w:tcBorders>
            <w:vAlign w:val="center"/>
            <w:tcPrChange w:id="1135" w:author="Sarkar, Soumyadeep" w:date="2026-05-20T10:17:00Z" w16du:dateUtc="2026-05-20T17:17:00Z">
              <w:tcPr>
                <w:tcW w:w="1317" w:type="dxa"/>
                <w:gridSpan w:val="4"/>
                <w:tcBorders>
                  <w:bottom w:val="single" w:sz="8" w:space="0" w:color="auto"/>
                </w:tcBorders>
                <w:vAlign w:val="center"/>
              </w:tcPr>
            </w:tcPrChange>
          </w:tcPr>
          <w:p w14:paraId="7E3400A7" w14:textId="17ACF75C" w:rsidR="00DD575E" w:rsidRDefault="00DD575E" w:rsidP="004413B7">
            <w:pPr>
              <w:rPr>
                <w:ins w:id="1136" w:author="Sarkar, Soumyadeep" w:date="2026-05-09T00:18:00Z" w16du:dateUtc="2026-05-09T07:18:00Z"/>
                <w:rFonts w:ascii="Arial" w:hAnsi="Arial" w:cs="Arial"/>
                <w:color w:val="000000"/>
                <w:sz w:val="11"/>
                <w:szCs w:val="11"/>
              </w:rPr>
            </w:pPr>
            <w:ins w:id="1137" w:author="Sarkar, Soumyadeep" w:date="2026-05-09T00:18:00Z" w16du:dateUtc="2026-05-09T07:18:00Z">
              <w:r>
                <w:rPr>
                  <w:rFonts w:ascii="Arial" w:hAnsi="Arial" w:cs="Arial"/>
                  <w:color w:val="000000"/>
                  <w:sz w:val="11"/>
                  <w:szCs w:val="11"/>
                </w:rPr>
                <w:t>scRNA-seq</w:t>
              </w:r>
            </w:ins>
          </w:p>
        </w:tc>
        <w:tc>
          <w:tcPr>
            <w:tcW w:w="790" w:type="dxa"/>
            <w:tcBorders>
              <w:bottom w:val="single" w:sz="8" w:space="0" w:color="auto"/>
            </w:tcBorders>
            <w:vAlign w:val="center"/>
            <w:tcPrChange w:id="1138" w:author="Sarkar, Soumyadeep" w:date="2026-05-20T10:17:00Z" w16du:dateUtc="2026-05-20T17:17:00Z">
              <w:tcPr>
                <w:tcW w:w="790" w:type="dxa"/>
                <w:gridSpan w:val="4"/>
                <w:tcBorders>
                  <w:bottom w:val="single" w:sz="8" w:space="0" w:color="auto"/>
                </w:tcBorders>
                <w:vAlign w:val="center"/>
              </w:tcPr>
            </w:tcPrChange>
          </w:tcPr>
          <w:p w14:paraId="2C09EFCB" w14:textId="01C8F731" w:rsidR="00DD575E" w:rsidRDefault="00DD575E" w:rsidP="004413B7">
            <w:pPr>
              <w:rPr>
                <w:ins w:id="1139" w:author="Sarkar, Soumyadeep" w:date="2026-05-09T00:18:00Z" w16du:dateUtc="2026-05-09T07:18:00Z"/>
                <w:rFonts w:ascii="Arial" w:hAnsi="Arial" w:cs="Arial"/>
                <w:color w:val="000000"/>
                <w:sz w:val="11"/>
                <w:szCs w:val="11"/>
              </w:rPr>
            </w:pPr>
            <w:ins w:id="1140" w:author="Sarkar, Soumyadeep" w:date="2026-05-09T00:23:00Z" w16du:dateUtc="2026-05-09T07:23:00Z">
              <w:r>
                <w:rPr>
                  <w:rFonts w:ascii="Arial" w:hAnsi="Arial" w:cs="Arial"/>
                  <w:color w:val="000000"/>
                  <w:sz w:val="11"/>
                  <w:szCs w:val="11"/>
                </w:rPr>
                <w:t>3</w:t>
              </w:r>
            </w:ins>
          </w:p>
        </w:tc>
        <w:tc>
          <w:tcPr>
            <w:tcW w:w="1715" w:type="dxa"/>
            <w:vMerge/>
            <w:vAlign w:val="bottom"/>
            <w:tcPrChange w:id="1141" w:author="Sarkar, Soumyadeep" w:date="2026-05-20T10:17:00Z" w16du:dateUtc="2026-05-20T17:17:00Z">
              <w:tcPr>
                <w:tcW w:w="1715" w:type="dxa"/>
                <w:gridSpan w:val="4"/>
                <w:vMerge/>
                <w:vAlign w:val="bottom"/>
              </w:tcPr>
            </w:tcPrChange>
          </w:tcPr>
          <w:p w14:paraId="14411298" w14:textId="77777777" w:rsidR="00DD575E" w:rsidRPr="0009186E" w:rsidRDefault="00DD575E" w:rsidP="004413B7">
            <w:pPr>
              <w:rPr>
                <w:ins w:id="1142" w:author="Sarkar, Soumyadeep" w:date="2026-05-09T00:18:00Z" w16du:dateUtc="2026-05-09T07:18:00Z"/>
                <w:rFonts w:ascii="Arial" w:hAnsi="Arial" w:cs="Arial"/>
                <w:color w:val="000000"/>
                <w:sz w:val="11"/>
                <w:szCs w:val="11"/>
              </w:rPr>
            </w:pPr>
          </w:p>
        </w:tc>
        <w:tc>
          <w:tcPr>
            <w:tcW w:w="2223" w:type="dxa"/>
            <w:vMerge/>
            <w:tcBorders>
              <w:right w:val="single" w:sz="8" w:space="0" w:color="auto"/>
            </w:tcBorders>
            <w:vAlign w:val="center"/>
            <w:tcPrChange w:id="1143" w:author="Sarkar, Soumyadeep" w:date="2026-05-20T10:17:00Z" w16du:dateUtc="2026-05-20T17:17:00Z">
              <w:tcPr>
                <w:tcW w:w="2223" w:type="dxa"/>
                <w:gridSpan w:val="4"/>
                <w:vMerge/>
                <w:tcBorders>
                  <w:right w:val="single" w:sz="8" w:space="0" w:color="auto"/>
                </w:tcBorders>
                <w:vAlign w:val="center"/>
              </w:tcPr>
            </w:tcPrChange>
          </w:tcPr>
          <w:p w14:paraId="1F730E83" w14:textId="77777777" w:rsidR="00DD575E" w:rsidRPr="00A149F3" w:rsidRDefault="00DD575E" w:rsidP="004F5BE1">
            <w:pPr>
              <w:rPr>
                <w:ins w:id="1144" w:author="Sarkar, Soumyadeep" w:date="2026-05-09T00:18:00Z" w16du:dateUtc="2026-05-09T07:18:00Z"/>
                <w:rFonts w:ascii="Arial" w:hAnsi="Arial" w:cs="Arial"/>
                <w:color w:val="000000"/>
                <w:sz w:val="11"/>
                <w:szCs w:val="11"/>
              </w:rPr>
            </w:pPr>
          </w:p>
        </w:tc>
      </w:tr>
      <w:tr w:rsidR="00DD575E" w:rsidRPr="00442AE3" w14:paraId="4C4D00DE" w14:textId="77777777" w:rsidTr="004F5BE1">
        <w:trPr>
          <w:ins w:id="1145" w:author="Sarkar, Soumyadeep" w:date="2026-05-09T00:18:00Z"/>
        </w:trPr>
        <w:tc>
          <w:tcPr>
            <w:tcW w:w="727" w:type="dxa"/>
            <w:vMerge/>
            <w:tcBorders>
              <w:left w:val="single" w:sz="8" w:space="0" w:color="auto"/>
            </w:tcBorders>
            <w:vAlign w:val="center"/>
            <w:tcPrChange w:id="1146" w:author="Sarkar, Soumyadeep" w:date="2026-05-20T10:17:00Z" w16du:dateUtc="2026-05-20T17:17:00Z">
              <w:tcPr>
                <w:tcW w:w="727" w:type="dxa"/>
                <w:vMerge/>
                <w:tcBorders>
                  <w:left w:val="single" w:sz="8" w:space="0" w:color="auto"/>
                </w:tcBorders>
                <w:vAlign w:val="center"/>
              </w:tcPr>
            </w:tcPrChange>
          </w:tcPr>
          <w:p w14:paraId="4FFE5BA5" w14:textId="77777777" w:rsidR="00DD575E" w:rsidRDefault="00DD575E" w:rsidP="004413B7">
            <w:pPr>
              <w:rPr>
                <w:ins w:id="1147" w:author="Sarkar, Soumyadeep" w:date="2026-05-09T00:18:00Z" w16du:dateUtc="2026-05-09T07:18:00Z"/>
                <w:rFonts w:ascii="Arial" w:hAnsi="Arial" w:cs="Arial"/>
                <w:sz w:val="11"/>
                <w:szCs w:val="11"/>
              </w:rPr>
            </w:pPr>
          </w:p>
        </w:tc>
        <w:tc>
          <w:tcPr>
            <w:tcW w:w="890" w:type="dxa"/>
            <w:vMerge/>
            <w:vAlign w:val="center"/>
            <w:tcPrChange w:id="1148" w:author="Sarkar, Soumyadeep" w:date="2026-05-20T10:17:00Z" w16du:dateUtc="2026-05-20T17:17:00Z">
              <w:tcPr>
                <w:tcW w:w="890" w:type="dxa"/>
                <w:gridSpan w:val="4"/>
                <w:vMerge/>
                <w:vAlign w:val="center"/>
              </w:tcPr>
            </w:tcPrChange>
          </w:tcPr>
          <w:p w14:paraId="6C0E95F7" w14:textId="77777777" w:rsidR="00DD575E" w:rsidRDefault="00DD575E" w:rsidP="004413B7">
            <w:pPr>
              <w:rPr>
                <w:ins w:id="1149" w:author="Sarkar, Soumyadeep" w:date="2026-05-09T00:18:00Z" w16du:dateUtc="2026-05-09T07:18:00Z"/>
                <w:rFonts w:ascii="Arial" w:hAnsi="Arial" w:cs="Arial"/>
                <w:sz w:val="11"/>
                <w:szCs w:val="11"/>
              </w:rPr>
            </w:pPr>
          </w:p>
        </w:tc>
        <w:tc>
          <w:tcPr>
            <w:tcW w:w="1111" w:type="dxa"/>
            <w:tcBorders>
              <w:bottom w:val="single" w:sz="8" w:space="0" w:color="auto"/>
            </w:tcBorders>
            <w:vAlign w:val="center"/>
            <w:tcPrChange w:id="1150" w:author="Sarkar, Soumyadeep" w:date="2026-05-20T10:17:00Z" w16du:dateUtc="2026-05-20T17:17:00Z">
              <w:tcPr>
                <w:tcW w:w="1111" w:type="dxa"/>
                <w:gridSpan w:val="4"/>
                <w:tcBorders>
                  <w:bottom w:val="single" w:sz="8" w:space="0" w:color="auto"/>
                </w:tcBorders>
                <w:vAlign w:val="center"/>
              </w:tcPr>
            </w:tcPrChange>
          </w:tcPr>
          <w:p w14:paraId="069C1A72" w14:textId="412724EE" w:rsidR="00DD575E" w:rsidRPr="00B80459" w:rsidRDefault="00DD575E" w:rsidP="004413B7">
            <w:pPr>
              <w:rPr>
                <w:ins w:id="1151" w:author="Sarkar, Soumyadeep" w:date="2026-05-09T00:18:00Z" w16du:dateUtc="2026-05-09T07:18:00Z"/>
                <w:rFonts w:ascii="Arial" w:hAnsi="Arial" w:cs="Arial"/>
                <w:color w:val="000000"/>
                <w:sz w:val="11"/>
                <w:szCs w:val="11"/>
              </w:rPr>
            </w:pPr>
            <w:ins w:id="1152" w:author="Sarkar, Soumyadeep" w:date="2026-05-09T00:18:00Z" w16du:dateUtc="2026-05-09T07:18:00Z">
              <w:r w:rsidRPr="00B80459">
                <w:rPr>
                  <w:rFonts w:ascii="Arial" w:hAnsi="Arial" w:cs="Arial"/>
                  <w:color w:val="000000"/>
                  <w:sz w:val="11"/>
                  <w:szCs w:val="11"/>
                </w:rPr>
                <w:t>IFNγ + IL-1β</w:t>
              </w:r>
              <w:r>
                <w:rPr>
                  <w:rFonts w:ascii="Arial" w:hAnsi="Arial" w:cs="Arial"/>
                  <w:color w:val="000000"/>
                  <w:sz w:val="11"/>
                  <w:szCs w:val="11"/>
                </w:rPr>
                <w:t xml:space="preserve"> +NMMA</w:t>
              </w:r>
            </w:ins>
          </w:p>
        </w:tc>
        <w:tc>
          <w:tcPr>
            <w:tcW w:w="567" w:type="dxa"/>
            <w:tcBorders>
              <w:bottom w:val="single" w:sz="8" w:space="0" w:color="auto"/>
            </w:tcBorders>
            <w:vAlign w:val="center"/>
            <w:tcPrChange w:id="1153" w:author="Sarkar, Soumyadeep" w:date="2026-05-20T10:17:00Z" w16du:dateUtc="2026-05-20T17:17:00Z">
              <w:tcPr>
                <w:tcW w:w="567" w:type="dxa"/>
                <w:gridSpan w:val="4"/>
                <w:tcBorders>
                  <w:bottom w:val="single" w:sz="8" w:space="0" w:color="auto"/>
                </w:tcBorders>
                <w:vAlign w:val="center"/>
              </w:tcPr>
            </w:tcPrChange>
          </w:tcPr>
          <w:p w14:paraId="2DAF48AE" w14:textId="15C0A7F6" w:rsidR="00DD575E" w:rsidRDefault="00DD575E" w:rsidP="004413B7">
            <w:pPr>
              <w:rPr>
                <w:ins w:id="1154" w:author="Sarkar, Soumyadeep" w:date="2026-05-09T00:18:00Z" w16du:dateUtc="2026-05-09T07:18:00Z"/>
                <w:rFonts w:ascii="Arial" w:hAnsi="Arial" w:cs="Arial"/>
                <w:color w:val="000000"/>
                <w:sz w:val="11"/>
                <w:szCs w:val="11"/>
              </w:rPr>
            </w:pPr>
            <w:ins w:id="1155" w:author="Sarkar, Soumyadeep" w:date="2026-05-09T00:18:00Z" w16du:dateUtc="2026-05-09T07:18:00Z">
              <w:r>
                <w:rPr>
                  <w:rFonts w:ascii="Arial" w:hAnsi="Arial" w:cs="Arial"/>
                  <w:color w:val="000000"/>
                  <w:sz w:val="11"/>
                  <w:szCs w:val="11"/>
                </w:rPr>
                <w:t>18</w:t>
              </w:r>
            </w:ins>
          </w:p>
        </w:tc>
        <w:tc>
          <w:tcPr>
            <w:tcW w:w="1317" w:type="dxa"/>
            <w:tcBorders>
              <w:bottom w:val="single" w:sz="8" w:space="0" w:color="auto"/>
            </w:tcBorders>
            <w:vAlign w:val="center"/>
            <w:tcPrChange w:id="1156" w:author="Sarkar, Soumyadeep" w:date="2026-05-20T10:17:00Z" w16du:dateUtc="2026-05-20T17:17:00Z">
              <w:tcPr>
                <w:tcW w:w="1317" w:type="dxa"/>
                <w:gridSpan w:val="4"/>
                <w:tcBorders>
                  <w:bottom w:val="single" w:sz="8" w:space="0" w:color="auto"/>
                </w:tcBorders>
                <w:vAlign w:val="center"/>
              </w:tcPr>
            </w:tcPrChange>
          </w:tcPr>
          <w:p w14:paraId="3883F6B4" w14:textId="1AF8589E" w:rsidR="00DD575E" w:rsidRDefault="00DD575E" w:rsidP="004413B7">
            <w:pPr>
              <w:rPr>
                <w:ins w:id="1157" w:author="Sarkar, Soumyadeep" w:date="2026-05-09T00:18:00Z" w16du:dateUtc="2026-05-09T07:18:00Z"/>
                <w:rFonts w:ascii="Arial" w:hAnsi="Arial" w:cs="Arial"/>
                <w:color w:val="000000"/>
                <w:sz w:val="11"/>
                <w:szCs w:val="11"/>
              </w:rPr>
            </w:pPr>
            <w:ins w:id="1158" w:author="Sarkar, Soumyadeep" w:date="2026-05-09T00:18:00Z" w16du:dateUtc="2026-05-09T07:18:00Z">
              <w:r>
                <w:rPr>
                  <w:rFonts w:ascii="Arial" w:hAnsi="Arial" w:cs="Arial"/>
                  <w:color w:val="000000"/>
                  <w:sz w:val="11"/>
                  <w:szCs w:val="11"/>
                </w:rPr>
                <w:t>scRNA-seq</w:t>
              </w:r>
            </w:ins>
          </w:p>
        </w:tc>
        <w:tc>
          <w:tcPr>
            <w:tcW w:w="790" w:type="dxa"/>
            <w:tcBorders>
              <w:bottom w:val="single" w:sz="8" w:space="0" w:color="auto"/>
            </w:tcBorders>
            <w:vAlign w:val="center"/>
            <w:tcPrChange w:id="1159" w:author="Sarkar, Soumyadeep" w:date="2026-05-20T10:17:00Z" w16du:dateUtc="2026-05-20T17:17:00Z">
              <w:tcPr>
                <w:tcW w:w="790" w:type="dxa"/>
                <w:gridSpan w:val="4"/>
                <w:tcBorders>
                  <w:bottom w:val="single" w:sz="8" w:space="0" w:color="auto"/>
                </w:tcBorders>
                <w:vAlign w:val="center"/>
              </w:tcPr>
            </w:tcPrChange>
          </w:tcPr>
          <w:p w14:paraId="399C39C6" w14:textId="2AC1EF0C" w:rsidR="00DD575E" w:rsidRDefault="00DD575E" w:rsidP="004413B7">
            <w:pPr>
              <w:rPr>
                <w:ins w:id="1160" w:author="Sarkar, Soumyadeep" w:date="2026-05-09T00:18:00Z" w16du:dateUtc="2026-05-09T07:18:00Z"/>
                <w:rFonts w:ascii="Arial" w:hAnsi="Arial" w:cs="Arial"/>
                <w:color w:val="000000"/>
                <w:sz w:val="11"/>
                <w:szCs w:val="11"/>
              </w:rPr>
            </w:pPr>
            <w:ins w:id="1161" w:author="Sarkar, Soumyadeep" w:date="2026-05-09T00:23:00Z" w16du:dateUtc="2026-05-09T07:23:00Z">
              <w:r>
                <w:rPr>
                  <w:rFonts w:ascii="Arial" w:hAnsi="Arial" w:cs="Arial"/>
                  <w:color w:val="000000"/>
                  <w:sz w:val="11"/>
                  <w:szCs w:val="11"/>
                </w:rPr>
                <w:t>3</w:t>
              </w:r>
            </w:ins>
          </w:p>
        </w:tc>
        <w:tc>
          <w:tcPr>
            <w:tcW w:w="1715" w:type="dxa"/>
            <w:vMerge/>
            <w:vAlign w:val="bottom"/>
            <w:tcPrChange w:id="1162" w:author="Sarkar, Soumyadeep" w:date="2026-05-20T10:17:00Z" w16du:dateUtc="2026-05-20T17:17:00Z">
              <w:tcPr>
                <w:tcW w:w="1715" w:type="dxa"/>
                <w:gridSpan w:val="4"/>
                <w:vMerge/>
                <w:vAlign w:val="bottom"/>
              </w:tcPr>
            </w:tcPrChange>
          </w:tcPr>
          <w:p w14:paraId="3961275D" w14:textId="77777777" w:rsidR="00DD575E" w:rsidRPr="0009186E" w:rsidRDefault="00DD575E" w:rsidP="004413B7">
            <w:pPr>
              <w:rPr>
                <w:ins w:id="1163" w:author="Sarkar, Soumyadeep" w:date="2026-05-09T00:18:00Z" w16du:dateUtc="2026-05-09T07:18:00Z"/>
                <w:rFonts w:ascii="Arial" w:hAnsi="Arial" w:cs="Arial"/>
                <w:color w:val="000000"/>
                <w:sz w:val="11"/>
                <w:szCs w:val="11"/>
              </w:rPr>
            </w:pPr>
          </w:p>
        </w:tc>
        <w:tc>
          <w:tcPr>
            <w:tcW w:w="2223" w:type="dxa"/>
            <w:vMerge/>
            <w:tcBorders>
              <w:right w:val="single" w:sz="8" w:space="0" w:color="auto"/>
            </w:tcBorders>
            <w:vAlign w:val="center"/>
            <w:tcPrChange w:id="1164" w:author="Sarkar, Soumyadeep" w:date="2026-05-20T10:17:00Z" w16du:dateUtc="2026-05-20T17:17:00Z">
              <w:tcPr>
                <w:tcW w:w="2223" w:type="dxa"/>
                <w:gridSpan w:val="4"/>
                <w:vMerge/>
                <w:tcBorders>
                  <w:right w:val="single" w:sz="8" w:space="0" w:color="auto"/>
                </w:tcBorders>
                <w:vAlign w:val="center"/>
              </w:tcPr>
            </w:tcPrChange>
          </w:tcPr>
          <w:p w14:paraId="5F2FEABB" w14:textId="77777777" w:rsidR="00DD575E" w:rsidRPr="00A149F3" w:rsidRDefault="00DD575E" w:rsidP="004F5BE1">
            <w:pPr>
              <w:rPr>
                <w:ins w:id="1165" w:author="Sarkar, Soumyadeep" w:date="2026-05-09T00:18:00Z" w16du:dateUtc="2026-05-09T07:18:00Z"/>
                <w:rFonts w:ascii="Arial" w:hAnsi="Arial" w:cs="Arial"/>
                <w:color w:val="000000"/>
                <w:sz w:val="11"/>
                <w:szCs w:val="11"/>
              </w:rPr>
            </w:pPr>
          </w:p>
        </w:tc>
      </w:tr>
      <w:tr w:rsidR="00DD575E" w:rsidRPr="00442AE3" w14:paraId="24A04101" w14:textId="77777777" w:rsidTr="004F5BE1">
        <w:trPr>
          <w:ins w:id="1166" w:author="Sarkar, Soumyadeep" w:date="2026-05-09T00:18:00Z"/>
        </w:trPr>
        <w:tc>
          <w:tcPr>
            <w:tcW w:w="727" w:type="dxa"/>
            <w:vMerge/>
            <w:tcBorders>
              <w:left w:val="single" w:sz="8" w:space="0" w:color="auto"/>
              <w:bottom w:val="single" w:sz="12" w:space="0" w:color="auto"/>
            </w:tcBorders>
            <w:vAlign w:val="center"/>
            <w:tcPrChange w:id="1167" w:author="Sarkar, Soumyadeep" w:date="2026-05-20T10:17:00Z" w16du:dateUtc="2026-05-20T17:17:00Z">
              <w:tcPr>
                <w:tcW w:w="737" w:type="dxa"/>
                <w:gridSpan w:val="3"/>
                <w:vMerge/>
                <w:tcBorders>
                  <w:left w:val="single" w:sz="8" w:space="0" w:color="auto"/>
                  <w:bottom w:val="single" w:sz="8" w:space="0" w:color="auto"/>
                </w:tcBorders>
                <w:vAlign w:val="center"/>
              </w:tcPr>
            </w:tcPrChange>
          </w:tcPr>
          <w:p w14:paraId="4A8760CA" w14:textId="77777777" w:rsidR="00DD575E" w:rsidRDefault="00DD575E" w:rsidP="004413B7">
            <w:pPr>
              <w:rPr>
                <w:ins w:id="1168" w:author="Sarkar, Soumyadeep" w:date="2026-05-09T00:18:00Z" w16du:dateUtc="2026-05-09T07:18:00Z"/>
                <w:rFonts w:ascii="Arial" w:hAnsi="Arial" w:cs="Arial"/>
                <w:sz w:val="11"/>
                <w:szCs w:val="11"/>
              </w:rPr>
            </w:pPr>
          </w:p>
        </w:tc>
        <w:tc>
          <w:tcPr>
            <w:tcW w:w="890" w:type="dxa"/>
            <w:vMerge/>
            <w:tcBorders>
              <w:bottom w:val="single" w:sz="12" w:space="0" w:color="auto"/>
            </w:tcBorders>
            <w:vAlign w:val="center"/>
            <w:tcPrChange w:id="1169" w:author="Sarkar, Soumyadeep" w:date="2026-05-20T10:17:00Z" w16du:dateUtc="2026-05-20T17:17:00Z">
              <w:tcPr>
                <w:tcW w:w="897" w:type="dxa"/>
                <w:gridSpan w:val="4"/>
                <w:vMerge/>
                <w:tcBorders>
                  <w:bottom w:val="single" w:sz="8" w:space="0" w:color="auto"/>
                </w:tcBorders>
                <w:vAlign w:val="center"/>
              </w:tcPr>
            </w:tcPrChange>
          </w:tcPr>
          <w:p w14:paraId="4698FB67" w14:textId="77777777" w:rsidR="00DD575E" w:rsidRDefault="00DD575E" w:rsidP="004413B7">
            <w:pPr>
              <w:rPr>
                <w:ins w:id="1170" w:author="Sarkar, Soumyadeep" w:date="2026-05-09T00:18:00Z" w16du:dateUtc="2026-05-09T07:18:00Z"/>
                <w:rFonts w:ascii="Arial" w:hAnsi="Arial" w:cs="Arial"/>
                <w:sz w:val="11"/>
                <w:szCs w:val="11"/>
              </w:rPr>
            </w:pPr>
          </w:p>
        </w:tc>
        <w:tc>
          <w:tcPr>
            <w:tcW w:w="1111" w:type="dxa"/>
            <w:tcBorders>
              <w:bottom w:val="single" w:sz="12" w:space="0" w:color="auto"/>
            </w:tcBorders>
            <w:vAlign w:val="center"/>
            <w:tcPrChange w:id="1171" w:author="Sarkar, Soumyadeep" w:date="2026-05-20T10:17:00Z" w16du:dateUtc="2026-05-20T17:17:00Z">
              <w:tcPr>
                <w:tcW w:w="1112" w:type="dxa"/>
                <w:gridSpan w:val="4"/>
                <w:tcBorders>
                  <w:bottom w:val="single" w:sz="8" w:space="0" w:color="auto"/>
                </w:tcBorders>
                <w:vAlign w:val="center"/>
              </w:tcPr>
            </w:tcPrChange>
          </w:tcPr>
          <w:p w14:paraId="75F165F9" w14:textId="32EA9795" w:rsidR="00DD575E" w:rsidRPr="00B80459" w:rsidRDefault="00DD575E" w:rsidP="004413B7">
            <w:pPr>
              <w:rPr>
                <w:ins w:id="1172" w:author="Sarkar, Soumyadeep" w:date="2026-05-09T00:18:00Z" w16du:dateUtc="2026-05-09T07:18:00Z"/>
                <w:rFonts w:ascii="Arial" w:hAnsi="Arial" w:cs="Arial"/>
                <w:color w:val="000000"/>
                <w:sz w:val="11"/>
                <w:szCs w:val="11"/>
              </w:rPr>
            </w:pPr>
            <w:ins w:id="1173" w:author="Sarkar, Soumyadeep" w:date="2026-05-09T00:18:00Z" w16du:dateUtc="2026-05-09T07:18:00Z">
              <w:r>
                <w:rPr>
                  <w:rFonts w:ascii="Arial" w:hAnsi="Arial" w:cs="Arial"/>
                  <w:color w:val="000000"/>
                  <w:sz w:val="11"/>
                  <w:szCs w:val="11"/>
                </w:rPr>
                <w:t>NMMA</w:t>
              </w:r>
            </w:ins>
          </w:p>
        </w:tc>
        <w:tc>
          <w:tcPr>
            <w:tcW w:w="567" w:type="dxa"/>
            <w:tcBorders>
              <w:bottom w:val="single" w:sz="12" w:space="0" w:color="auto"/>
            </w:tcBorders>
            <w:vAlign w:val="center"/>
            <w:tcPrChange w:id="1174" w:author="Sarkar, Soumyadeep" w:date="2026-05-20T10:17:00Z" w16du:dateUtc="2026-05-20T17:17:00Z">
              <w:tcPr>
                <w:tcW w:w="581" w:type="dxa"/>
                <w:gridSpan w:val="4"/>
                <w:tcBorders>
                  <w:bottom w:val="single" w:sz="8" w:space="0" w:color="auto"/>
                </w:tcBorders>
                <w:vAlign w:val="center"/>
              </w:tcPr>
            </w:tcPrChange>
          </w:tcPr>
          <w:p w14:paraId="48E1ED34" w14:textId="6CC60F42" w:rsidR="00DD575E" w:rsidRDefault="00DD575E" w:rsidP="004413B7">
            <w:pPr>
              <w:rPr>
                <w:ins w:id="1175" w:author="Sarkar, Soumyadeep" w:date="2026-05-09T00:18:00Z" w16du:dateUtc="2026-05-09T07:18:00Z"/>
                <w:rFonts w:ascii="Arial" w:hAnsi="Arial" w:cs="Arial"/>
                <w:color w:val="000000"/>
                <w:sz w:val="11"/>
                <w:szCs w:val="11"/>
              </w:rPr>
            </w:pPr>
            <w:ins w:id="1176" w:author="Sarkar, Soumyadeep" w:date="2026-05-09T00:18:00Z" w16du:dateUtc="2026-05-09T07:18:00Z">
              <w:r>
                <w:rPr>
                  <w:rFonts w:ascii="Arial" w:hAnsi="Arial" w:cs="Arial"/>
                  <w:color w:val="000000"/>
                  <w:sz w:val="11"/>
                  <w:szCs w:val="11"/>
                </w:rPr>
                <w:t>18</w:t>
              </w:r>
            </w:ins>
          </w:p>
        </w:tc>
        <w:tc>
          <w:tcPr>
            <w:tcW w:w="1317" w:type="dxa"/>
            <w:tcBorders>
              <w:bottom w:val="single" w:sz="12" w:space="0" w:color="auto"/>
            </w:tcBorders>
            <w:vAlign w:val="center"/>
            <w:tcPrChange w:id="1177" w:author="Sarkar, Soumyadeep" w:date="2026-05-20T10:17:00Z" w16du:dateUtc="2026-05-20T17:17:00Z">
              <w:tcPr>
                <w:tcW w:w="1317" w:type="dxa"/>
                <w:gridSpan w:val="4"/>
                <w:tcBorders>
                  <w:bottom w:val="single" w:sz="8" w:space="0" w:color="auto"/>
                </w:tcBorders>
                <w:vAlign w:val="center"/>
              </w:tcPr>
            </w:tcPrChange>
          </w:tcPr>
          <w:p w14:paraId="1E55C560" w14:textId="054458E8" w:rsidR="00DD575E" w:rsidRDefault="00DD575E" w:rsidP="004413B7">
            <w:pPr>
              <w:rPr>
                <w:ins w:id="1178" w:author="Sarkar, Soumyadeep" w:date="2026-05-09T00:18:00Z" w16du:dateUtc="2026-05-09T07:18:00Z"/>
                <w:rFonts w:ascii="Arial" w:hAnsi="Arial" w:cs="Arial"/>
                <w:color w:val="000000"/>
                <w:sz w:val="11"/>
                <w:szCs w:val="11"/>
              </w:rPr>
            </w:pPr>
            <w:ins w:id="1179" w:author="Sarkar, Soumyadeep" w:date="2026-05-09T00:18:00Z" w16du:dateUtc="2026-05-09T07:18:00Z">
              <w:r>
                <w:rPr>
                  <w:rFonts w:ascii="Arial" w:hAnsi="Arial" w:cs="Arial"/>
                  <w:color w:val="000000"/>
                  <w:sz w:val="11"/>
                  <w:szCs w:val="11"/>
                </w:rPr>
                <w:t>scRNA-seq</w:t>
              </w:r>
            </w:ins>
          </w:p>
        </w:tc>
        <w:tc>
          <w:tcPr>
            <w:tcW w:w="790" w:type="dxa"/>
            <w:tcBorders>
              <w:bottom w:val="single" w:sz="12" w:space="0" w:color="auto"/>
            </w:tcBorders>
            <w:vAlign w:val="center"/>
            <w:tcPrChange w:id="1180" w:author="Sarkar, Soumyadeep" w:date="2026-05-20T10:17:00Z" w16du:dateUtc="2026-05-20T17:17:00Z">
              <w:tcPr>
                <w:tcW w:w="799" w:type="dxa"/>
                <w:gridSpan w:val="4"/>
                <w:tcBorders>
                  <w:bottom w:val="single" w:sz="8" w:space="0" w:color="auto"/>
                </w:tcBorders>
                <w:vAlign w:val="center"/>
              </w:tcPr>
            </w:tcPrChange>
          </w:tcPr>
          <w:p w14:paraId="5B81B36A" w14:textId="15F87CDE" w:rsidR="00DD575E" w:rsidRDefault="00DD575E" w:rsidP="004413B7">
            <w:pPr>
              <w:rPr>
                <w:ins w:id="1181" w:author="Sarkar, Soumyadeep" w:date="2026-05-09T00:18:00Z" w16du:dateUtc="2026-05-09T07:18:00Z"/>
                <w:rFonts w:ascii="Arial" w:hAnsi="Arial" w:cs="Arial"/>
                <w:color w:val="000000"/>
                <w:sz w:val="11"/>
                <w:szCs w:val="11"/>
              </w:rPr>
            </w:pPr>
            <w:ins w:id="1182" w:author="Sarkar, Soumyadeep" w:date="2026-05-09T00:23:00Z" w16du:dateUtc="2026-05-09T07:23:00Z">
              <w:r>
                <w:rPr>
                  <w:rFonts w:ascii="Arial" w:hAnsi="Arial" w:cs="Arial"/>
                  <w:color w:val="000000"/>
                  <w:sz w:val="11"/>
                  <w:szCs w:val="11"/>
                </w:rPr>
                <w:t>3</w:t>
              </w:r>
            </w:ins>
          </w:p>
        </w:tc>
        <w:tc>
          <w:tcPr>
            <w:tcW w:w="1715" w:type="dxa"/>
            <w:vMerge/>
            <w:tcBorders>
              <w:bottom w:val="single" w:sz="12" w:space="0" w:color="auto"/>
            </w:tcBorders>
            <w:vAlign w:val="bottom"/>
            <w:tcPrChange w:id="1183" w:author="Sarkar, Soumyadeep" w:date="2026-05-20T10:17:00Z" w16du:dateUtc="2026-05-20T17:17:00Z">
              <w:tcPr>
                <w:tcW w:w="1707" w:type="dxa"/>
                <w:gridSpan w:val="3"/>
                <w:vMerge/>
                <w:tcBorders>
                  <w:bottom w:val="single" w:sz="8" w:space="0" w:color="auto"/>
                </w:tcBorders>
                <w:vAlign w:val="bottom"/>
              </w:tcPr>
            </w:tcPrChange>
          </w:tcPr>
          <w:p w14:paraId="19CCC48C" w14:textId="77777777" w:rsidR="00DD575E" w:rsidRPr="0009186E" w:rsidRDefault="00DD575E" w:rsidP="004413B7">
            <w:pPr>
              <w:rPr>
                <w:ins w:id="1184" w:author="Sarkar, Soumyadeep" w:date="2026-05-09T00:18:00Z" w16du:dateUtc="2026-05-09T07:18:00Z"/>
                <w:rFonts w:ascii="Arial" w:hAnsi="Arial" w:cs="Arial"/>
                <w:color w:val="000000"/>
                <w:sz w:val="11"/>
                <w:szCs w:val="11"/>
              </w:rPr>
            </w:pPr>
          </w:p>
        </w:tc>
        <w:tc>
          <w:tcPr>
            <w:tcW w:w="2223" w:type="dxa"/>
            <w:vMerge/>
            <w:tcBorders>
              <w:bottom w:val="single" w:sz="12" w:space="0" w:color="auto"/>
              <w:right w:val="single" w:sz="8" w:space="0" w:color="auto"/>
            </w:tcBorders>
            <w:vAlign w:val="center"/>
            <w:tcPrChange w:id="1185" w:author="Sarkar, Soumyadeep" w:date="2026-05-20T10:17:00Z" w16du:dateUtc="2026-05-20T17:17:00Z">
              <w:tcPr>
                <w:tcW w:w="2190" w:type="dxa"/>
                <w:gridSpan w:val="3"/>
                <w:vMerge/>
                <w:tcBorders>
                  <w:bottom w:val="single" w:sz="8" w:space="0" w:color="auto"/>
                  <w:right w:val="single" w:sz="8" w:space="0" w:color="auto"/>
                </w:tcBorders>
                <w:vAlign w:val="center"/>
              </w:tcPr>
            </w:tcPrChange>
          </w:tcPr>
          <w:p w14:paraId="5F9CFCEF" w14:textId="77777777" w:rsidR="00DD575E" w:rsidRPr="00A149F3" w:rsidRDefault="00DD575E" w:rsidP="004F5BE1">
            <w:pPr>
              <w:rPr>
                <w:ins w:id="1186" w:author="Sarkar, Soumyadeep" w:date="2026-05-09T00:18:00Z" w16du:dateUtc="2026-05-09T07:18:00Z"/>
                <w:rFonts w:ascii="Arial" w:hAnsi="Arial" w:cs="Arial"/>
                <w:color w:val="000000"/>
                <w:sz w:val="11"/>
                <w:szCs w:val="11"/>
              </w:rPr>
            </w:pPr>
          </w:p>
        </w:tc>
      </w:tr>
      <w:tr w:rsidR="00981B2B" w:rsidRPr="00442AE3" w14:paraId="7996D722" w14:textId="77777777" w:rsidTr="004F5BE1">
        <w:trPr>
          <w:ins w:id="1187" w:author="Sarkar, Soumyadeep" w:date="2026-05-11T09:56:00Z"/>
        </w:trPr>
        <w:tc>
          <w:tcPr>
            <w:tcW w:w="727" w:type="dxa"/>
            <w:vMerge w:val="restart"/>
            <w:tcBorders>
              <w:top w:val="single" w:sz="12" w:space="0" w:color="auto"/>
              <w:left w:val="single" w:sz="8" w:space="0" w:color="auto"/>
            </w:tcBorders>
            <w:vAlign w:val="center"/>
            <w:tcPrChange w:id="1188" w:author="Sarkar, Soumyadeep" w:date="2026-05-20T10:17:00Z" w16du:dateUtc="2026-05-20T17:17:00Z">
              <w:tcPr>
                <w:tcW w:w="727" w:type="dxa"/>
                <w:vMerge w:val="restart"/>
                <w:tcBorders>
                  <w:top w:val="single" w:sz="12" w:space="0" w:color="auto"/>
                  <w:left w:val="single" w:sz="8" w:space="0" w:color="auto"/>
                </w:tcBorders>
                <w:vAlign w:val="center"/>
              </w:tcPr>
            </w:tcPrChange>
          </w:tcPr>
          <w:p w14:paraId="4243BF0F" w14:textId="20E510A8" w:rsidR="00981B2B" w:rsidRPr="005D461E" w:rsidRDefault="00981B2B" w:rsidP="005D461E">
            <w:pPr>
              <w:rPr>
                <w:ins w:id="1189" w:author="Sarkar, Soumyadeep" w:date="2026-05-11T09:56:00Z" w16du:dateUtc="2026-05-11T16:56:00Z"/>
                <w:rFonts w:ascii="Arial" w:hAnsi="Arial" w:cs="Arial"/>
                <w:sz w:val="11"/>
                <w:szCs w:val="11"/>
              </w:rPr>
            </w:pPr>
            <w:ins w:id="1190" w:author="Sarkar, Soumyadeep" w:date="2026-05-11T09:57:00Z" w16du:dateUtc="2026-05-11T16:57:00Z">
              <w:r w:rsidRPr="005D461E">
                <w:rPr>
                  <w:rFonts w:ascii="Arial" w:hAnsi="Arial" w:cs="Arial"/>
                  <w:sz w:val="11"/>
                  <w:szCs w:val="11"/>
                </w:rPr>
                <w:t>Pck02</w:t>
              </w:r>
            </w:ins>
            <w:ins w:id="1191" w:author="Nakayasu, Ernesto S" w:date="2026-05-12T09:58:00Z" w16du:dateUtc="2026-05-12T16:58:00Z">
              <w:r w:rsidRPr="005D461E">
                <w:rPr>
                  <w:rFonts w:ascii="Arial" w:hAnsi="Arial" w:cs="Arial"/>
                  <w:sz w:val="11"/>
                  <w:szCs w:val="11"/>
                </w:rPr>
                <w:t>5</w:t>
              </w:r>
            </w:ins>
            <w:ins w:id="1192" w:author="Sarkar, Soumyadeep" w:date="2026-05-11T09:57:00Z" w16du:dateUtc="2026-05-11T16:57:00Z">
              <w:del w:id="1193" w:author="Nakayasu, Ernesto S" w:date="2026-05-12T09:58:00Z" w16du:dateUtc="2026-05-12T16:58:00Z">
                <w:r w:rsidRPr="005D461E" w:rsidDel="00420BB6">
                  <w:rPr>
                    <w:rFonts w:ascii="Arial" w:hAnsi="Arial" w:cs="Arial"/>
                    <w:sz w:val="11"/>
                    <w:szCs w:val="11"/>
                  </w:rPr>
                  <w:delText>4</w:delText>
                </w:r>
              </w:del>
            </w:ins>
          </w:p>
        </w:tc>
        <w:tc>
          <w:tcPr>
            <w:tcW w:w="890" w:type="dxa"/>
            <w:vMerge w:val="restart"/>
            <w:tcBorders>
              <w:top w:val="single" w:sz="12" w:space="0" w:color="auto"/>
            </w:tcBorders>
            <w:vAlign w:val="center"/>
            <w:tcPrChange w:id="1194" w:author="Sarkar, Soumyadeep" w:date="2026-05-20T10:17:00Z" w16du:dateUtc="2026-05-20T17:17:00Z">
              <w:tcPr>
                <w:tcW w:w="890" w:type="dxa"/>
                <w:gridSpan w:val="4"/>
                <w:vMerge w:val="restart"/>
                <w:tcBorders>
                  <w:top w:val="single" w:sz="12" w:space="0" w:color="auto"/>
                </w:tcBorders>
                <w:vAlign w:val="center"/>
              </w:tcPr>
            </w:tcPrChange>
          </w:tcPr>
          <w:p w14:paraId="3C057818" w14:textId="5848F6EB" w:rsidR="00981B2B" w:rsidRPr="005D461E" w:rsidRDefault="00981B2B" w:rsidP="005D461E">
            <w:pPr>
              <w:rPr>
                <w:ins w:id="1195" w:author="Sarkar, Soumyadeep" w:date="2026-05-11T09:56:00Z" w16du:dateUtc="2026-05-11T16:56:00Z"/>
                <w:rFonts w:ascii="Arial" w:hAnsi="Arial" w:cs="Arial"/>
                <w:sz w:val="11"/>
                <w:szCs w:val="11"/>
              </w:rPr>
            </w:pPr>
            <w:ins w:id="1196" w:author="Sarkar, Soumyadeep" w:date="2026-05-15T10:16:00Z" w16du:dateUtc="2026-05-15T17:16:00Z">
              <w:r w:rsidRPr="005D461E">
                <w:rPr>
                  <w:rFonts w:ascii="Arial" w:hAnsi="Arial" w:cs="Arial"/>
                  <w:color w:val="000000"/>
                  <w:sz w:val="11"/>
                  <w:szCs w:val="11"/>
                  <w:rPrChange w:id="1197" w:author="Sarkar, Soumyadeep" w:date="2026-05-15T10:16:00Z" w16du:dateUtc="2026-05-15T17:16:00Z">
                    <w:rPr>
                      <w:rFonts w:ascii="Arial" w:hAnsi="Arial" w:cs="Arial"/>
                      <w:color w:val="000000"/>
                    </w:rPr>
                  </w:rPrChange>
                </w:rPr>
                <w:t>Human pancreatic islets</w:t>
              </w:r>
            </w:ins>
          </w:p>
        </w:tc>
        <w:tc>
          <w:tcPr>
            <w:tcW w:w="1111" w:type="dxa"/>
            <w:tcBorders>
              <w:top w:val="single" w:sz="12" w:space="0" w:color="auto"/>
            </w:tcBorders>
            <w:vAlign w:val="center"/>
            <w:tcPrChange w:id="1198" w:author="Sarkar, Soumyadeep" w:date="2026-05-20T10:17:00Z" w16du:dateUtc="2026-05-20T17:17:00Z">
              <w:tcPr>
                <w:tcW w:w="1111" w:type="dxa"/>
                <w:gridSpan w:val="4"/>
                <w:tcBorders>
                  <w:top w:val="single" w:sz="12" w:space="0" w:color="auto"/>
                </w:tcBorders>
                <w:vAlign w:val="center"/>
              </w:tcPr>
            </w:tcPrChange>
          </w:tcPr>
          <w:p w14:paraId="38DCFBCC" w14:textId="02358624" w:rsidR="00981B2B" w:rsidRPr="005D461E" w:rsidRDefault="00981B2B" w:rsidP="005D461E">
            <w:pPr>
              <w:rPr>
                <w:ins w:id="1199" w:author="Sarkar, Soumyadeep" w:date="2026-05-11T09:56:00Z" w16du:dateUtc="2026-05-11T16:56:00Z"/>
                <w:rFonts w:ascii="Arial" w:hAnsi="Arial" w:cs="Arial"/>
                <w:color w:val="000000"/>
                <w:sz w:val="11"/>
                <w:szCs w:val="11"/>
              </w:rPr>
            </w:pPr>
            <w:ins w:id="1200" w:author="Sarkar, Soumyadeep" w:date="2026-05-15T10:16:00Z" w16du:dateUtc="2026-05-15T17:16:00Z">
              <w:r w:rsidRPr="005D461E">
                <w:rPr>
                  <w:rFonts w:ascii="Arial" w:hAnsi="Arial" w:cs="Arial"/>
                  <w:color w:val="000000"/>
                  <w:sz w:val="11"/>
                  <w:szCs w:val="11"/>
                  <w:rPrChange w:id="1201" w:author="Sarkar, Soumyadeep" w:date="2026-05-15T10:16:00Z" w16du:dateUtc="2026-05-15T17:16:00Z">
                    <w:rPr>
                      <w:rFonts w:ascii="Arial" w:hAnsi="Arial" w:cs="Arial"/>
                      <w:color w:val="000000"/>
                    </w:rPr>
                  </w:rPrChange>
                </w:rPr>
                <w:t>IFNγ + IL-1β</w:t>
              </w:r>
            </w:ins>
          </w:p>
        </w:tc>
        <w:tc>
          <w:tcPr>
            <w:tcW w:w="567" w:type="dxa"/>
            <w:tcBorders>
              <w:top w:val="single" w:sz="12" w:space="0" w:color="auto"/>
            </w:tcBorders>
            <w:vAlign w:val="center"/>
            <w:tcPrChange w:id="1202" w:author="Sarkar, Soumyadeep" w:date="2026-05-20T10:17:00Z" w16du:dateUtc="2026-05-20T17:17:00Z">
              <w:tcPr>
                <w:tcW w:w="567" w:type="dxa"/>
                <w:gridSpan w:val="4"/>
                <w:tcBorders>
                  <w:top w:val="single" w:sz="12" w:space="0" w:color="auto"/>
                </w:tcBorders>
                <w:vAlign w:val="center"/>
              </w:tcPr>
            </w:tcPrChange>
          </w:tcPr>
          <w:p w14:paraId="10B49B1A" w14:textId="5A67D4B7" w:rsidR="00981B2B" w:rsidRPr="005D461E" w:rsidRDefault="00981B2B" w:rsidP="005D461E">
            <w:pPr>
              <w:rPr>
                <w:ins w:id="1203" w:author="Sarkar, Soumyadeep" w:date="2026-05-11T09:56:00Z" w16du:dateUtc="2026-05-11T16:56:00Z"/>
                <w:rFonts w:ascii="Arial" w:hAnsi="Arial" w:cs="Arial"/>
                <w:color w:val="000000"/>
                <w:sz w:val="11"/>
                <w:szCs w:val="11"/>
              </w:rPr>
            </w:pPr>
            <w:ins w:id="1204" w:author="Sarkar, Soumyadeep" w:date="2026-05-15T10:16:00Z" w16du:dateUtc="2026-05-15T17:16:00Z">
              <w:r w:rsidRPr="005D461E">
                <w:rPr>
                  <w:rFonts w:ascii="Arial" w:hAnsi="Arial" w:cs="Arial"/>
                  <w:color w:val="000000"/>
                  <w:sz w:val="11"/>
                  <w:szCs w:val="11"/>
                  <w:rPrChange w:id="1205" w:author="Sarkar, Soumyadeep" w:date="2026-05-15T10:16:00Z" w16du:dateUtc="2026-05-15T17:16:00Z">
                    <w:rPr>
                      <w:rFonts w:ascii="Arial" w:hAnsi="Arial" w:cs="Arial"/>
                      <w:color w:val="000000"/>
                    </w:rPr>
                  </w:rPrChange>
                </w:rPr>
                <w:t>18</w:t>
              </w:r>
            </w:ins>
          </w:p>
        </w:tc>
        <w:tc>
          <w:tcPr>
            <w:tcW w:w="1317" w:type="dxa"/>
            <w:tcBorders>
              <w:top w:val="single" w:sz="12" w:space="0" w:color="auto"/>
            </w:tcBorders>
            <w:vAlign w:val="center"/>
            <w:tcPrChange w:id="1206" w:author="Sarkar, Soumyadeep" w:date="2026-05-20T10:17:00Z" w16du:dateUtc="2026-05-20T17:17:00Z">
              <w:tcPr>
                <w:tcW w:w="1317" w:type="dxa"/>
                <w:gridSpan w:val="4"/>
                <w:tcBorders>
                  <w:top w:val="single" w:sz="12" w:space="0" w:color="auto"/>
                </w:tcBorders>
                <w:vAlign w:val="center"/>
              </w:tcPr>
            </w:tcPrChange>
          </w:tcPr>
          <w:p w14:paraId="7BAEEDB0" w14:textId="5C584ED1" w:rsidR="00981B2B" w:rsidRPr="005D461E" w:rsidRDefault="00981B2B" w:rsidP="005D461E">
            <w:pPr>
              <w:rPr>
                <w:ins w:id="1207" w:author="Sarkar, Soumyadeep" w:date="2026-05-11T09:56:00Z" w16du:dateUtc="2026-05-11T16:56:00Z"/>
                <w:rFonts w:ascii="Arial" w:hAnsi="Arial" w:cs="Arial"/>
                <w:color w:val="000000"/>
                <w:sz w:val="11"/>
                <w:szCs w:val="11"/>
              </w:rPr>
            </w:pPr>
            <w:ins w:id="1208" w:author="Sarkar, Soumyadeep" w:date="2026-05-15T10:16:00Z" w16du:dateUtc="2026-05-15T17:16:00Z">
              <w:r w:rsidRPr="005D461E">
                <w:rPr>
                  <w:rFonts w:ascii="Arial" w:hAnsi="Arial" w:cs="Arial"/>
                  <w:color w:val="000000"/>
                  <w:sz w:val="11"/>
                  <w:szCs w:val="11"/>
                  <w:rPrChange w:id="1209" w:author="Sarkar, Soumyadeep" w:date="2026-05-15T10:16:00Z" w16du:dateUtc="2026-05-15T17:16:00Z">
                    <w:rPr>
                      <w:rFonts w:ascii="Arial" w:hAnsi="Arial" w:cs="Arial"/>
                      <w:color w:val="000000"/>
                    </w:rPr>
                  </w:rPrChange>
                </w:rPr>
                <w:t>RNA-seq (discovery)</w:t>
              </w:r>
            </w:ins>
          </w:p>
        </w:tc>
        <w:tc>
          <w:tcPr>
            <w:tcW w:w="790" w:type="dxa"/>
            <w:tcBorders>
              <w:top w:val="single" w:sz="12" w:space="0" w:color="auto"/>
            </w:tcBorders>
            <w:vAlign w:val="center"/>
            <w:tcPrChange w:id="1210" w:author="Sarkar, Soumyadeep" w:date="2026-05-20T10:17:00Z" w16du:dateUtc="2026-05-20T17:17:00Z">
              <w:tcPr>
                <w:tcW w:w="790" w:type="dxa"/>
                <w:gridSpan w:val="4"/>
                <w:tcBorders>
                  <w:top w:val="single" w:sz="12" w:space="0" w:color="auto"/>
                </w:tcBorders>
                <w:vAlign w:val="center"/>
              </w:tcPr>
            </w:tcPrChange>
          </w:tcPr>
          <w:p w14:paraId="00E17074" w14:textId="42D48CB4" w:rsidR="00981B2B" w:rsidRPr="005D461E" w:rsidRDefault="00981B2B" w:rsidP="005D461E">
            <w:pPr>
              <w:rPr>
                <w:ins w:id="1211" w:author="Sarkar, Soumyadeep" w:date="2026-05-11T09:56:00Z" w16du:dateUtc="2026-05-11T16:56:00Z"/>
                <w:rFonts w:ascii="Arial" w:hAnsi="Arial" w:cs="Arial"/>
                <w:color w:val="000000"/>
                <w:sz w:val="11"/>
                <w:szCs w:val="11"/>
              </w:rPr>
            </w:pPr>
            <w:ins w:id="1212" w:author="Sarkar, Soumyadeep" w:date="2026-05-15T10:16:00Z" w16du:dateUtc="2026-05-15T17:16:00Z">
              <w:r w:rsidRPr="005D461E">
                <w:rPr>
                  <w:rFonts w:ascii="Arial" w:hAnsi="Arial" w:cs="Arial"/>
                  <w:color w:val="000000"/>
                  <w:sz w:val="11"/>
                  <w:szCs w:val="11"/>
                  <w:rPrChange w:id="1213" w:author="Sarkar, Soumyadeep" w:date="2026-05-15T10:16:00Z" w16du:dateUtc="2026-05-15T17:16:00Z">
                    <w:rPr>
                      <w:rFonts w:ascii="Arial" w:hAnsi="Arial" w:cs="Arial"/>
                      <w:color w:val="000000"/>
                    </w:rPr>
                  </w:rPrChange>
                </w:rPr>
                <w:t>6 (M) &amp; 4 (F)</w:t>
              </w:r>
            </w:ins>
          </w:p>
        </w:tc>
        <w:tc>
          <w:tcPr>
            <w:tcW w:w="1715" w:type="dxa"/>
            <w:vMerge w:val="restart"/>
            <w:tcBorders>
              <w:top w:val="single" w:sz="12" w:space="0" w:color="auto"/>
            </w:tcBorders>
            <w:vAlign w:val="center"/>
            <w:tcPrChange w:id="1214" w:author="Sarkar, Soumyadeep" w:date="2026-05-20T10:17:00Z" w16du:dateUtc="2026-05-20T17:17:00Z">
              <w:tcPr>
                <w:tcW w:w="1715" w:type="dxa"/>
                <w:gridSpan w:val="4"/>
                <w:vMerge w:val="restart"/>
                <w:tcBorders>
                  <w:top w:val="single" w:sz="12" w:space="0" w:color="auto"/>
                </w:tcBorders>
                <w:vAlign w:val="center"/>
              </w:tcPr>
            </w:tcPrChange>
          </w:tcPr>
          <w:p w14:paraId="63A3BAD3" w14:textId="4BE155D0" w:rsidR="00981B2B" w:rsidRPr="005D461E" w:rsidRDefault="00981B2B" w:rsidP="00157C05">
            <w:pPr>
              <w:rPr>
                <w:ins w:id="1215" w:author="Sarkar, Soumyadeep" w:date="2026-05-11T09:56:00Z" w16du:dateUtc="2026-05-11T16:56:00Z"/>
                <w:rFonts w:ascii="Arial" w:hAnsi="Arial" w:cs="Arial"/>
                <w:color w:val="000000"/>
                <w:sz w:val="11"/>
                <w:szCs w:val="11"/>
              </w:rPr>
            </w:pPr>
            <w:ins w:id="1216" w:author="Sarkar, Soumyadeep" w:date="2026-05-15T10:16:00Z" w16du:dateUtc="2026-05-15T17:16:00Z">
              <w:r w:rsidRPr="005D461E">
                <w:rPr>
                  <w:rFonts w:ascii="Arial" w:hAnsi="Arial" w:cs="Arial"/>
                  <w:color w:val="000000"/>
                  <w:sz w:val="11"/>
                  <w:szCs w:val="11"/>
                  <w:rPrChange w:id="1217" w:author="Sarkar, Soumyadeep" w:date="2026-05-15T10:16:00Z" w16du:dateUtc="2026-05-15T17:16:00Z">
                    <w:rPr>
                      <w:rFonts w:ascii="Arial" w:hAnsi="Arial" w:cs="Arial"/>
                      <w:color w:val="000000"/>
                    </w:rPr>
                  </w:rPrChange>
                </w:rPr>
                <w:t>41279069</w:t>
              </w:r>
            </w:ins>
          </w:p>
        </w:tc>
        <w:tc>
          <w:tcPr>
            <w:tcW w:w="2223" w:type="dxa"/>
            <w:vMerge w:val="restart"/>
            <w:tcBorders>
              <w:top w:val="single" w:sz="12" w:space="0" w:color="auto"/>
              <w:right w:val="single" w:sz="8" w:space="0" w:color="auto"/>
            </w:tcBorders>
            <w:vAlign w:val="center"/>
            <w:tcPrChange w:id="1218" w:author="Sarkar, Soumyadeep" w:date="2026-05-20T10:17:00Z" w16du:dateUtc="2026-05-20T17:17:00Z">
              <w:tcPr>
                <w:tcW w:w="2223" w:type="dxa"/>
                <w:gridSpan w:val="4"/>
                <w:vMerge w:val="restart"/>
                <w:tcBorders>
                  <w:top w:val="single" w:sz="12" w:space="0" w:color="auto"/>
                  <w:right w:val="single" w:sz="8" w:space="0" w:color="auto"/>
                </w:tcBorders>
                <w:vAlign w:val="center"/>
              </w:tcPr>
            </w:tcPrChange>
          </w:tcPr>
          <w:p w14:paraId="1B4322B2" w14:textId="479E7429" w:rsidR="00981B2B" w:rsidRPr="005D461E" w:rsidRDefault="00981B2B" w:rsidP="004F5BE1">
            <w:pPr>
              <w:rPr>
                <w:ins w:id="1219" w:author="Sarkar, Soumyadeep" w:date="2026-05-11T09:56:00Z" w16du:dateUtc="2026-05-11T16:56:00Z"/>
                <w:rFonts w:ascii="Arial" w:hAnsi="Arial" w:cs="Arial"/>
                <w:color w:val="000000"/>
                <w:sz w:val="11"/>
                <w:szCs w:val="11"/>
              </w:rPr>
            </w:pPr>
            <w:ins w:id="1220" w:author="Sarkar, Soumyadeep" w:date="2026-05-15T10:16:00Z" w16du:dateUtc="2026-05-15T17:16:00Z">
              <w:r w:rsidRPr="005D461E">
                <w:rPr>
                  <w:rFonts w:ascii="Arial" w:hAnsi="Arial" w:cs="Arial"/>
                  <w:color w:val="000000"/>
                  <w:sz w:val="11"/>
                  <w:szCs w:val="11"/>
                  <w:rPrChange w:id="1221" w:author="Sarkar, Soumyadeep" w:date="2026-05-15T10:16:00Z" w16du:dateUtc="2026-05-15T17:16:00Z">
                    <w:rPr>
                      <w:rFonts w:ascii="Arial" w:hAnsi="Arial" w:cs="Arial"/>
                      <w:color w:val="000000"/>
                    </w:rPr>
                  </w:rPrChange>
                </w:rPr>
                <w:t> </w:t>
              </w:r>
            </w:ins>
            <w:ins w:id="1222" w:author="Sarkar, Soumyadeep" w:date="2026-05-18T14:05:00Z" w16du:dateUtc="2026-05-18T21:05:00Z">
              <w:r w:rsidRPr="00D4454A">
                <w:rPr>
                  <w:rFonts w:ascii="Arial" w:hAnsi="Arial" w:cs="Arial"/>
                  <w:color w:val="000000"/>
                  <w:sz w:val="11"/>
                  <w:szCs w:val="11"/>
                </w:rPr>
                <w:t>GSE310965</w:t>
              </w:r>
            </w:ins>
          </w:p>
        </w:tc>
      </w:tr>
      <w:tr w:rsidR="00981B2B" w:rsidRPr="00442AE3" w14:paraId="494575D8" w14:textId="77777777" w:rsidTr="004F5BE1">
        <w:trPr>
          <w:ins w:id="1223" w:author="Sarkar, Soumyadeep" w:date="2026-05-11T09:57:00Z"/>
        </w:trPr>
        <w:tc>
          <w:tcPr>
            <w:tcW w:w="727" w:type="dxa"/>
            <w:vMerge/>
            <w:tcBorders>
              <w:left w:val="single" w:sz="8" w:space="0" w:color="auto"/>
            </w:tcBorders>
            <w:vAlign w:val="center"/>
            <w:tcPrChange w:id="1224" w:author="Sarkar, Soumyadeep" w:date="2026-05-20T10:17:00Z" w16du:dateUtc="2026-05-20T17:17:00Z">
              <w:tcPr>
                <w:tcW w:w="727" w:type="dxa"/>
                <w:vMerge/>
                <w:tcBorders>
                  <w:left w:val="single" w:sz="8" w:space="0" w:color="auto"/>
                </w:tcBorders>
                <w:vAlign w:val="center"/>
              </w:tcPr>
            </w:tcPrChange>
          </w:tcPr>
          <w:p w14:paraId="51D0FAE6" w14:textId="77777777" w:rsidR="00981B2B" w:rsidRDefault="00981B2B" w:rsidP="004413B7">
            <w:pPr>
              <w:rPr>
                <w:ins w:id="1225" w:author="Sarkar, Soumyadeep" w:date="2026-05-11T09:57:00Z" w16du:dateUtc="2026-05-11T16:57:00Z"/>
                <w:rFonts w:ascii="Arial" w:hAnsi="Arial" w:cs="Arial"/>
                <w:sz w:val="11"/>
                <w:szCs w:val="11"/>
              </w:rPr>
            </w:pPr>
          </w:p>
        </w:tc>
        <w:tc>
          <w:tcPr>
            <w:tcW w:w="890" w:type="dxa"/>
            <w:vMerge/>
            <w:vAlign w:val="center"/>
            <w:tcPrChange w:id="1226" w:author="Sarkar, Soumyadeep" w:date="2026-05-20T10:17:00Z" w16du:dateUtc="2026-05-20T17:17:00Z">
              <w:tcPr>
                <w:tcW w:w="890" w:type="dxa"/>
                <w:gridSpan w:val="4"/>
                <w:vMerge/>
                <w:vAlign w:val="center"/>
              </w:tcPr>
            </w:tcPrChange>
          </w:tcPr>
          <w:p w14:paraId="59362531" w14:textId="77777777" w:rsidR="00981B2B" w:rsidRDefault="00981B2B" w:rsidP="004413B7">
            <w:pPr>
              <w:rPr>
                <w:ins w:id="1227" w:author="Sarkar, Soumyadeep" w:date="2026-05-11T09:57:00Z" w16du:dateUtc="2026-05-11T16:57:00Z"/>
                <w:rFonts w:ascii="Arial" w:hAnsi="Arial" w:cs="Arial"/>
                <w:sz w:val="11"/>
                <w:szCs w:val="11"/>
              </w:rPr>
            </w:pPr>
          </w:p>
        </w:tc>
        <w:tc>
          <w:tcPr>
            <w:tcW w:w="1111" w:type="dxa"/>
            <w:vAlign w:val="center"/>
            <w:tcPrChange w:id="1228" w:author="Sarkar, Soumyadeep" w:date="2026-05-20T10:17:00Z" w16du:dateUtc="2026-05-20T17:17:00Z">
              <w:tcPr>
                <w:tcW w:w="1111" w:type="dxa"/>
                <w:gridSpan w:val="4"/>
                <w:vAlign w:val="center"/>
              </w:tcPr>
            </w:tcPrChange>
          </w:tcPr>
          <w:p w14:paraId="0D3DA843" w14:textId="6F71258A" w:rsidR="00981B2B" w:rsidRDefault="00981B2B" w:rsidP="004413B7">
            <w:pPr>
              <w:rPr>
                <w:ins w:id="1229" w:author="Sarkar, Soumyadeep" w:date="2026-05-11T09:57:00Z" w16du:dateUtc="2026-05-11T16:57:00Z"/>
                <w:rFonts w:ascii="Arial" w:hAnsi="Arial" w:cs="Arial"/>
                <w:color w:val="000000"/>
                <w:sz w:val="11"/>
                <w:szCs w:val="11"/>
              </w:rPr>
            </w:pPr>
            <w:ins w:id="1230" w:author="Sarkar, Soumyadeep" w:date="2026-05-15T10:17:00Z" w16du:dateUtc="2026-05-15T17:17:00Z">
              <w:r w:rsidRPr="0089368E">
                <w:rPr>
                  <w:rFonts w:ascii="Arial" w:hAnsi="Arial" w:cs="Arial"/>
                  <w:color w:val="000000"/>
                  <w:sz w:val="11"/>
                  <w:szCs w:val="11"/>
                </w:rPr>
                <w:t>IFNγ + IL-1β</w:t>
              </w:r>
            </w:ins>
          </w:p>
        </w:tc>
        <w:tc>
          <w:tcPr>
            <w:tcW w:w="567" w:type="dxa"/>
            <w:vAlign w:val="center"/>
            <w:tcPrChange w:id="1231" w:author="Sarkar, Soumyadeep" w:date="2026-05-20T10:17:00Z" w16du:dateUtc="2026-05-20T17:17:00Z">
              <w:tcPr>
                <w:tcW w:w="567" w:type="dxa"/>
                <w:gridSpan w:val="4"/>
                <w:vAlign w:val="center"/>
              </w:tcPr>
            </w:tcPrChange>
          </w:tcPr>
          <w:p w14:paraId="116CD58E" w14:textId="7F3F3A05" w:rsidR="00981B2B" w:rsidRDefault="00981B2B" w:rsidP="004413B7">
            <w:pPr>
              <w:rPr>
                <w:ins w:id="1232" w:author="Sarkar, Soumyadeep" w:date="2026-05-11T09:57:00Z" w16du:dateUtc="2026-05-11T16:57:00Z"/>
                <w:rFonts w:ascii="Arial" w:hAnsi="Arial" w:cs="Arial"/>
                <w:color w:val="000000"/>
                <w:sz w:val="11"/>
                <w:szCs w:val="11"/>
              </w:rPr>
            </w:pPr>
            <w:ins w:id="1233" w:author="Sarkar, Soumyadeep" w:date="2026-05-15T10:17:00Z" w16du:dateUtc="2026-05-15T17:17:00Z">
              <w:r w:rsidRPr="0089368E">
                <w:rPr>
                  <w:rFonts w:ascii="Arial" w:hAnsi="Arial" w:cs="Arial"/>
                  <w:color w:val="000000"/>
                  <w:sz w:val="11"/>
                  <w:szCs w:val="11"/>
                </w:rPr>
                <w:t>18</w:t>
              </w:r>
            </w:ins>
          </w:p>
        </w:tc>
        <w:tc>
          <w:tcPr>
            <w:tcW w:w="1317" w:type="dxa"/>
            <w:vAlign w:val="center"/>
            <w:tcPrChange w:id="1234" w:author="Sarkar, Soumyadeep" w:date="2026-05-20T10:17:00Z" w16du:dateUtc="2026-05-20T17:17:00Z">
              <w:tcPr>
                <w:tcW w:w="1317" w:type="dxa"/>
                <w:gridSpan w:val="4"/>
                <w:vAlign w:val="center"/>
              </w:tcPr>
            </w:tcPrChange>
          </w:tcPr>
          <w:p w14:paraId="17495971" w14:textId="5107D2C4" w:rsidR="00981B2B" w:rsidRPr="00FD0EAA" w:rsidRDefault="00981B2B" w:rsidP="004413B7">
            <w:pPr>
              <w:rPr>
                <w:ins w:id="1235" w:author="Sarkar, Soumyadeep" w:date="2026-05-11T09:57:00Z" w16du:dateUtc="2026-05-11T16:57:00Z"/>
                <w:rFonts w:ascii="Arial" w:hAnsi="Arial" w:cs="Arial"/>
                <w:color w:val="000000"/>
                <w:sz w:val="11"/>
                <w:szCs w:val="11"/>
              </w:rPr>
            </w:pPr>
            <w:ins w:id="1236" w:author="Sarkar, Soumyadeep" w:date="2026-05-15T10:17:00Z" w16du:dateUtc="2026-05-15T17:17:00Z">
              <w:r w:rsidRPr="00FD0EAA">
                <w:rPr>
                  <w:rFonts w:ascii="Arial" w:hAnsi="Arial" w:cs="Arial"/>
                  <w:color w:val="000000"/>
                  <w:sz w:val="11"/>
                  <w:szCs w:val="11"/>
                  <w:rPrChange w:id="1237" w:author="Sarkar, Soumyadeep" w:date="2026-05-15T10:18:00Z" w16du:dateUtc="2026-05-15T17:18:00Z">
                    <w:rPr>
                      <w:rFonts w:ascii="Arial" w:hAnsi="Arial" w:cs="Arial"/>
                      <w:color w:val="000000"/>
                    </w:rPr>
                  </w:rPrChange>
                </w:rPr>
                <w:t>RNA-seq (Validation)</w:t>
              </w:r>
            </w:ins>
          </w:p>
        </w:tc>
        <w:tc>
          <w:tcPr>
            <w:tcW w:w="790" w:type="dxa"/>
            <w:vAlign w:val="center"/>
            <w:tcPrChange w:id="1238" w:author="Sarkar, Soumyadeep" w:date="2026-05-20T10:17:00Z" w16du:dateUtc="2026-05-20T17:17:00Z">
              <w:tcPr>
                <w:tcW w:w="790" w:type="dxa"/>
                <w:gridSpan w:val="4"/>
                <w:vAlign w:val="center"/>
              </w:tcPr>
            </w:tcPrChange>
          </w:tcPr>
          <w:p w14:paraId="73F90802" w14:textId="0E8C92A5" w:rsidR="00981B2B" w:rsidRPr="00FD0EAA" w:rsidRDefault="00981B2B" w:rsidP="004413B7">
            <w:pPr>
              <w:rPr>
                <w:ins w:id="1239" w:author="Sarkar, Soumyadeep" w:date="2026-05-11T09:57:00Z" w16du:dateUtc="2026-05-11T16:57:00Z"/>
                <w:rFonts w:ascii="Arial" w:hAnsi="Arial" w:cs="Arial"/>
                <w:color w:val="000000"/>
                <w:sz w:val="11"/>
                <w:szCs w:val="11"/>
              </w:rPr>
            </w:pPr>
            <w:ins w:id="1240" w:author="Sarkar, Soumyadeep" w:date="2026-05-15T10:17:00Z" w16du:dateUtc="2026-05-15T17:17:00Z">
              <w:r w:rsidRPr="00FD0EAA">
                <w:rPr>
                  <w:rFonts w:ascii="Arial" w:hAnsi="Arial" w:cs="Arial"/>
                  <w:color w:val="000000"/>
                  <w:sz w:val="11"/>
                  <w:szCs w:val="11"/>
                  <w:rPrChange w:id="1241" w:author="Sarkar, Soumyadeep" w:date="2026-05-15T10:18:00Z" w16du:dateUtc="2026-05-15T17:18:00Z">
                    <w:rPr>
                      <w:rFonts w:ascii="Arial" w:hAnsi="Arial" w:cs="Arial"/>
                      <w:color w:val="000000"/>
                      <w:sz w:val="22"/>
                      <w:szCs w:val="22"/>
                    </w:rPr>
                  </w:rPrChange>
                </w:rPr>
                <w:t>10 (M) &amp; 10 (F)</w:t>
              </w:r>
            </w:ins>
          </w:p>
        </w:tc>
        <w:tc>
          <w:tcPr>
            <w:tcW w:w="1715" w:type="dxa"/>
            <w:vMerge/>
            <w:vAlign w:val="center"/>
            <w:tcPrChange w:id="1242" w:author="Sarkar, Soumyadeep" w:date="2026-05-20T10:17:00Z" w16du:dateUtc="2026-05-20T17:17:00Z">
              <w:tcPr>
                <w:tcW w:w="1715" w:type="dxa"/>
                <w:gridSpan w:val="4"/>
                <w:vMerge/>
                <w:vAlign w:val="center"/>
              </w:tcPr>
            </w:tcPrChange>
          </w:tcPr>
          <w:p w14:paraId="33B52B44" w14:textId="75EFA109" w:rsidR="00981B2B" w:rsidRPr="0009186E" w:rsidRDefault="00981B2B" w:rsidP="00157C05">
            <w:pPr>
              <w:rPr>
                <w:ins w:id="1243" w:author="Sarkar, Soumyadeep" w:date="2026-05-11T09:57:00Z" w16du:dateUtc="2026-05-11T16:57:00Z"/>
                <w:rFonts w:ascii="Arial" w:hAnsi="Arial" w:cs="Arial"/>
                <w:color w:val="000000"/>
                <w:sz w:val="11"/>
                <w:szCs w:val="11"/>
              </w:rPr>
            </w:pPr>
          </w:p>
        </w:tc>
        <w:tc>
          <w:tcPr>
            <w:tcW w:w="2223" w:type="dxa"/>
            <w:vMerge/>
            <w:tcBorders>
              <w:right w:val="single" w:sz="8" w:space="0" w:color="auto"/>
            </w:tcBorders>
            <w:vAlign w:val="center"/>
            <w:tcPrChange w:id="1244" w:author="Sarkar, Soumyadeep" w:date="2026-05-20T10:17:00Z" w16du:dateUtc="2026-05-20T17:17:00Z">
              <w:tcPr>
                <w:tcW w:w="2223" w:type="dxa"/>
                <w:gridSpan w:val="4"/>
                <w:vMerge/>
                <w:tcBorders>
                  <w:right w:val="single" w:sz="8" w:space="0" w:color="auto"/>
                </w:tcBorders>
                <w:vAlign w:val="center"/>
              </w:tcPr>
            </w:tcPrChange>
          </w:tcPr>
          <w:p w14:paraId="484990D1" w14:textId="77777777" w:rsidR="00981B2B" w:rsidRPr="00A149F3" w:rsidRDefault="00981B2B" w:rsidP="004F5BE1">
            <w:pPr>
              <w:rPr>
                <w:ins w:id="1245" w:author="Sarkar, Soumyadeep" w:date="2026-05-11T09:57:00Z" w16du:dateUtc="2026-05-11T16:57:00Z"/>
                <w:rFonts w:ascii="Arial" w:hAnsi="Arial" w:cs="Arial"/>
                <w:color w:val="000000"/>
                <w:sz w:val="11"/>
                <w:szCs w:val="11"/>
              </w:rPr>
            </w:pPr>
          </w:p>
        </w:tc>
      </w:tr>
      <w:tr w:rsidR="00981B2B" w:rsidRPr="00442AE3" w14:paraId="6AC525F3" w14:textId="77777777" w:rsidTr="004F5BE1">
        <w:trPr>
          <w:ins w:id="1246" w:author="Sarkar, Soumyadeep" w:date="2026-05-15T10:52:00Z"/>
        </w:trPr>
        <w:tc>
          <w:tcPr>
            <w:tcW w:w="727" w:type="dxa"/>
            <w:vMerge/>
            <w:tcBorders>
              <w:left w:val="single" w:sz="8" w:space="0" w:color="auto"/>
            </w:tcBorders>
            <w:vAlign w:val="center"/>
            <w:tcPrChange w:id="1247" w:author="Sarkar, Soumyadeep" w:date="2026-05-20T10:17:00Z" w16du:dateUtc="2026-05-20T17:17:00Z">
              <w:tcPr>
                <w:tcW w:w="727" w:type="dxa"/>
                <w:vMerge/>
                <w:tcBorders>
                  <w:left w:val="single" w:sz="8" w:space="0" w:color="auto"/>
                </w:tcBorders>
                <w:vAlign w:val="center"/>
              </w:tcPr>
            </w:tcPrChange>
          </w:tcPr>
          <w:p w14:paraId="0F40120B" w14:textId="77777777" w:rsidR="00981B2B" w:rsidRDefault="00981B2B" w:rsidP="00157C05">
            <w:pPr>
              <w:rPr>
                <w:ins w:id="1248" w:author="Sarkar, Soumyadeep" w:date="2026-05-15T10:52:00Z" w16du:dateUtc="2026-05-15T17:52:00Z"/>
                <w:rFonts w:ascii="Arial" w:hAnsi="Arial" w:cs="Arial"/>
                <w:sz w:val="11"/>
                <w:szCs w:val="11"/>
              </w:rPr>
            </w:pPr>
          </w:p>
        </w:tc>
        <w:tc>
          <w:tcPr>
            <w:tcW w:w="890" w:type="dxa"/>
            <w:vMerge/>
            <w:vAlign w:val="center"/>
            <w:tcPrChange w:id="1249" w:author="Sarkar, Soumyadeep" w:date="2026-05-20T10:17:00Z" w16du:dateUtc="2026-05-20T17:17:00Z">
              <w:tcPr>
                <w:tcW w:w="890" w:type="dxa"/>
                <w:gridSpan w:val="4"/>
                <w:vMerge/>
                <w:vAlign w:val="center"/>
              </w:tcPr>
            </w:tcPrChange>
          </w:tcPr>
          <w:p w14:paraId="2800EE90" w14:textId="77777777" w:rsidR="00981B2B" w:rsidRDefault="00981B2B" w:rsidP="00157C05">
            <w:pPr>
              <w:rPr>
                <w:ins w:id="1250" w:author="Sarkar, Soumyadeep" w:date="2026-05-15T10:52:00Z" w16du:dateUtc="2026-05-15T17:52:00Z"/>
                <w:rFonts w:ascii="Arial" w:hAnsi="Arial" w:cs="Arial"/>
                <w:sz w:val="11"/>
                <w:szCs w:val="11"/>
              </w:rPr>
            </w:pPr>
          </w:p>
        </w:tc>
        <w:tc>
          <w:tcPr>
            <w:tcW w:w="1111" w:type="dxa"/>
            <w:vAlign w:val="center"/>
            <w:tcPrChange w:id="1251" w:author="Sarkar, Soumyadeep" w:date="2026-05-20T10:17:00Z" w16du:dateUtc="2026-05-20T17:17:00Z">
              <w:tcPr>
                <w:tcW w:w="1111" w:type="dxa"/>
                <w:gridSpan w:val="4"/>
                <w:vAlign w:val="center"/>
              </w:tcPr>
            </w:tcPrChange>
          </w:tcPr>
          <w:p w14:paraId="46CCD77D" w14:textId="7CD74E27" w:rsidR="00981B2B" w:rsidRPr="0089368E" w:rsidRDefault="00981B2B" w:rsidP="00157C05">
            <w:pPr>
              <w:rPr>
                <w:ins w:id="1252" w:author="Sarkar, Soumyadeep" w:date="2026-05-15T10:52:00Z" w16du:dateUtc="2026-05-15T17:52:00Z"/>
                <w:rFonts w:ascii="Arial" w:hAnsi="Arial" w:cs="Arial"/>
                <w:color w:val="000000"/>
                <w:sz w:val="11"/>
                <w:szCs w:val="11"/>
              </w:rPr>
            </w:pPr>
            <w:ins w:id="1253" w:author="Sarkar, Soumyadeep" w:date="2026-05-15T10:52:00Z" w16du:dateUtc="2026-05-15T17:52:00Z">
              <w:r>
                <w:rPr>
                  <w:rFonts w:ascii="Arial" w:hAnsi="Arial" w:cs="Arial"/>
                  <w:color w:val="000000"/>
                  <w:sz w:val="11"/>
                  <w:szCs w:val="11"/>
                </w:rPr>
                <w:t>E2</w:t>
              </w:r>
            </w:ins>
          </w:p>
        </w:tc>
        <w:tc>
          <w:tcPr>
            <w:tcW w:w="567" w:type="dxa"/>
            <w:vAlign w:val="center"/>
            <w:tcPrChange w:id="1254" w:author="Sarkar, Soumyadeep" w:date="2026-05-20T10:17:00Z" w16du:dateUtc="2026-05-20T17:17:00Z">
              <w:tcPr>
                <w:tcW w:w="567" w:type="dxa"/>
                <w:gridSpan w:val="4"/>
                <w:vAlign w:val="center"/>
              </w:tcPr>
            </w:tcPrChange>
          </w:tcPr>
          <w:p w14:paraId="3B73B3B2" w14:textId="5ABE1B21" w:rsidR="00981B2B" w:rsidRPr="0089368E" w:rsidRDefault="00981B2B" w:rsidP="00157C05">
            <w:pPr>
              <w:rPr>
                <w:ins w:id="1255" w:author="Sarkar, Soumyadeep" w:date="2026-05-15T10:52:00Z" w16du:dateUtc="2026-05-15T17:52:00Z"/>
                <w:rFonts w:ascii="Arial" w:hAnsi="Arial" w:cs="Arial"/>
                <w:color w:val="000000"/>
                <w:sz w:val="11"/>
                <w:szCs w:val="11"/>
              </w:rPr>
            </w:pPr>
            <w:ins w:id="1256" w:author="Sarkar, Soumyadeep" w:date="2026-05-15T10:53:00Z" w16du:dateUtc="2026-05-15T17:53:00Z">
              <w:r>
                <w:rPr>
                  <w:rFonts w:ascii="Arial" w:hAnsi="Arial" w:cs="Arial"/>
                  <w:color w:val="000000"/>
                  <w:sz w:val="11"/>
                  <w:szCs w:val="11"/>
                </w:rPr>
                <w:t>18</w:t>
              </w:r>
            </w:ins>
          </w:p>
        </w:tc>
        <w:tc>
          <w:tcPr>
            <w:tcW w:w="1317" w:type="dxa"/>
            <w:vAlign w:val="center"/>
            <w:tcPrChange w:id="1257" w:author="Sarkar, Soumyadeep" w:date="2026-05-20T10:17:00Z" w16du:dateUtc="2026-05-20T17:17:00Z">
              <w:tcPr>
                <w:tcW w:w="1317" w:type="dxa"/>
                <w:gridSpan w:val="4"/>
                <w:vAlign w:val="center"/>
              </w:tcPr>
            </w:tcPrChange>
          </w:tcPr>
          <w:p w14:paraId="60C192F9" w14:textId="6E56CDDB" w:rsidR="00981B2B" w:rsidRPr="009A4353" w:rsidRDefault="00981B2B" w:rsidP="00157C05">
            <w:pPr>
              <w:rPr>
                <w:ins w:id="1258" w:author="Sarkar, Soumyadeep" w:date="2026-05-15T10:52:00Z" w16du:dateUtc="2026-05-15T17:52:00Z"/>
                <w:rFonts w:ascii="Arial" w:hAnsi="Arial" w:cs="Arial"/>
                <w:color w:val="000000"/>
                <w:sz w:val="11"/>
                <w:szCs w:val="11"/>
              </w:rPr>
            </w:pPr>
            <w:ins w:id="1259" w:author="Sarkar, Soumyadeep" w:date="2026-05-15T10:53:00Z" w16du:dateUtc="2026-05-15T17:53:00Z">
              <w:r w:rsidRPr="0089368E">
                <w:rPr>
                  <w:rFonts w:ascii="Arial" w:hAnsi="Arial" w:cs="Arial"/>
                  <w:color w:val="000000"/>
                  <w:sz w:val="11"/>
                  <w:szCs w:val="11"/>
                </w:rPr>
                <w:t>RNA-seq (Validation)</w:t>
              </w:r>
            </w:ins>
          </w:p>
        </w:tc>
        <w:tc>
          <w:tcPr>
            <w:tcW w:w="790" w:type="dxa"/>
            <w:vAlign w:val="center"/>
            <w:tcPrChange w:id="1260" w:author="Sarkar, Soumyadeep" w:date="2026-05-20T10:17:00Z" w16du:dateUtc="2026-05-20T17:17:00Z">
              <w:tcPr>
                <w:tcW w:w="790" w:type="dxa"/>
                <w:gridSpan w:val="4"/>
                <w:vAlign w:val="center"/>
              </w:tcPr>
            </w:tcPrChange>
          </w:tcPr>
          <w:p w14:paraId="7D303617" w14:textId="4DA8F39E" w:rsidR="00981B2B" w:rsidRPr="009A4353" w:rsidRDefault="00981B2B" w:rsidP="00157C05">
            <w:pPr>
              <w:rPr>
                <w:ins w:id="1261" w:author="Sarkar, Soumyadeep" w:date="2026-05-15T10:52:00Z" w16du:dateUtc="2026-05-15T17:52:00Z"/>
                <w:rFonts w:ascii="Arial" w:hAnsi="Arial" w:cs="Arial"/>
                <w:color w:val="000000"/>
                <w:sz w:val="11"/>
                <w:szCs w:val="11"/>
              </w:rPr>
            </w:pPr>
            <w:ins w:id="1262" w:author="Sarkar, Soumyadeep" w:date="2026-05-15T10:53:00Z" w16du:dateUtc="2026-05-15T17:53:00Z">
              <w:r w:rsidRPr="0089368E">
                <w:rPr>
                  <w:rFonts w:ascii="Arial" w:hAnsi="Arial" w:cs="Arial"/>
                  <w:color w:val="000000"/>
                  <w:sz w:val="11"/>
                  <w:szCs w:val="11"/>
                </w:rPr>
                <w:t>10 (M) &amp; 10 (F)</w:t>
              </w:r>
            </w:ins>
          </w:p>
        </w:tc>
        <w:tc>
          <w:tcPr>
            <w:tcW w:w="1715" w:type="dxa"/>
            <w:vMerge/>
            <w:vAlign w:val="bottom"/>
            <w:tcPrChange w:id="1263" w:author="Sarkar, Soumyadeep" w:date="2026-05-20T10:17:00Z" w16du:dateUtc="2026-05-20T17:17:00Z">
              <w:tcPr>
                <w:tcW w:w="1715" w:type="dxa"/>
                <w:gridSpan w:val="4"/>
                <w:vMerge/>
                <w:vAlign w:val="bottom"/>
              </w:tcPr>
            </w:tcPrChange>
          </w:tcPr>
          <w:p w14:paraId="3D98162E" w14:textId="280EC170" w:rsidR="00981B2B" w:rsidRPr="0089368E" w:rsidRDefault="00981B2B" w:rsidP="00157C05">
            <w:pPr>
              <w:rPr>
                <w:ins w:id="1264" w:author="Sarkar, Soumyadeep" w:date="2026-05-15T10:52:00Z" w16du:dateUtc="2026-05-15T17:52:00Z"/>
                <w:rFonts w:ascii="Arial" w:hAnsi="Arial" w:cs="Arial"/>
                <w:color w:val="000000"/>
                <w:sz w:val="11"/>
                <w:szCs w:val="11"/>
              </w:rPr>
            </w:pPr>
          </w:p>
        </w:tc>
        <w:tc>
          <w:tcPr>
            <w:tcW w:w="2223" w:type="dxa"/>
            <w:vMerge/>
            <w:tcBorders>
              <w:right w:val="single" w:sz="8" w:space="0" w:color="auto"/>
            </w:tcBorders>
            <w:vAlign w:val="center"/>
            <w:tcPrChange w:id="1265" w:author="Sarkar, Soumyadeep" w:date="2026-05-20T10:17:00Z" w16du:dateUtc="2026-05-20T17:17:00Z">
              <w:tcPr>
                <w:tcW w:w="2223" w:type="dxa"/>
                <w:gridSpan w:val="4"/>
                <w:vMerge/>
                <w:tcBorders>
                  <w:right w:val="single" w:sz="8" w:space="0" w:color="auto"/>
                </w:tcBorders>
                <w:vAlign w:val="center"/>
              </w:tcPr>
            </w:tcPrChange>
          </w:tcPr>
          <w:p w14:paraId="0E97A5ED" w14:textId="77777777" w:rsidR="00981B2B" w:rsidRPr="00A149F3" w:rsidRDefault="00981B2B" w:rsidP="004F5BE1">
            <w:pPr>
              <w:rPr>
                <w:ins w:id="1266" w:author="Sarkar, Soumyadeep" w:date="2026-05-15T10:52:00Z" w16du:dateUtc="2026-05-15T17:52:00Z"/>
                <w:rFonts w:ascii="Arial" w:hAnsi="Arial" w:cs="Arial"/>
                <w:color w:val="000000"/>
                <w:sz w:val="11"/>
                <w:szCs w:val="11"/>
              </w:rPr>
            </w:pPr>
          </w:p>
        </w:tc>
      </w:tr>
      <w:tr w:rsidR="0055612D" w:rsidRPr="00442AE3" w14:paraId="29798CCC" w14:textId="77777777" w:rsidTr="004F5BE1">
        <w:trPr>
          <w:ins w:id="1267" w:author="Sarkar, Soumyadeep" w:date="2026-05-15T10:53:00Z"/>
        </w:trPr>
        <w:tc>
          <w:tcPr>
            <w:tcW w:w="727" w:type="dxa"/>
            <w:vMerge/>
            <w:tcBorders>
              <w:left w:val="single" w:sz="8" w:space="0" w:color="auto"/>
              <w:bottom w:val="single" w:sz="8" w:space="0" w:color="auto"/>
            </w:tcBorders>
            <w:vAlign w:val="center"/>
            <w:tcPrChange w:id="1268" w:author="Sarkar, Soumyadeep" w:date="2026-05-20T10:17:00Z" w16du:dateUtc="2026-05-20T17:17:00Z">
              <w:tcPr>
                <w:tcW w:w="727" w:type="dxa"/>
                <w:vMerge/>
                <w:tcBorders>
                  <w:left w:val="single" w:sz="8" w:space="0" w:color="auto"/>
                  <w:bottom w:val="single" w:sz="8" w:space="0" w:color="auto"/>
                </w:tcBorders>
                <w:vAlign w:val="center"/>
              </w:tcPr>
            </w:tcPrChange>
          </w:tcPr>
          <w:p w14:paraId="16FE4C4B" w14:textId="77777777" w:rsidR="0055612D" w:rsidRDefault="0055612D" w:rsidP="00157C05">
            <w:pPr>
              <w:rPr>
                <w:ins w:id="1269" w:author="Sarkar, Soumyadeep" w:date="2026-05-15T10:53:00Z" w16du:dateUtc="2026-05-15T17:53:00Z"/>
                <w:rFonts w:ascii="Arial" w:hAnsi="Arial" w:cs="Arial"/>
                <w:sz w:val="11"/>
                <w:szCs w:val="11"/>
              </w:rPr>
            </w:pPr>
          </w:p>
        </w:tc>
        <w:tc>
          <w:tcPr>
            <w:tcW w:w="890" w:type="dxa"/>
            <w:vMerge/>
            <w:tcBorders>
              <w:bottom w:val="single" w:sz="8" w:space="0" w:color="auto"/>
            </w:tcBorders>
            <w:vAlign w:val="center"/>
            <w:tcPrChange w:id="1270" w:author="Sarkar, Soumyadeep" w:date="2026-05-20T10:17:00Z" w16du:dateUtc="2026-05-20T17:17:00Z">
              <w:tcPr>
                <w:tcW w:w="890" w:type="dxa"/>
                <w:gridSpan w:val="4"/>
                <w:vMerge/>
                <w:tcBorders>
                  <w:bottom w:val="single" w:sz="8" w:space="0" w:color="auto"/>
                </w:tcBorders>
                <w:vAlign w:val="center"/>
              </w:tcPr>
            </w:tcPrChange>
          </w:tcPr>
          <w:p w14:paraId="34C18E85" w14:textId="77777777" w:rsidR="0055612D" w:rsidRDefault="0055612D" w:rsidP="00157C05">
            <w:pPr>
              <w:rPr>
                <w:ins w:id="1271" w:author="Sarkar, Soumyadeep" w:date="2026-05-15T10:53:00Z" w16du:dateUtc="2026-05-15T17:53:00Z"/>
                <w:rFonts w:ascii="Arial" w:hAnsi="Arial" w:cs="Arial"/>
                <w:sz w:val="11"/>
                <w:szCs w:val="11"/>
              </w:rPr>
            </w:pPr>
          </w:p>
        </w:tc>
        <w:tc>
          <w:tcPr>
            <w:tcW w:w="1111" w:type="dxa"/>
            <w:tcBorders>
              <w:bottom w:val="single" w:sz="8" w:space="0" w:color="auto"/>
            </w:tcBorders>
            <w:vAlign w:val="center"/>
            <w:tcPrChange w:id="1272" w:author="Sarkar, Soumyadeep" w:date="2026-05-20T10:17:00Z" w16du:dateUtc="2026-05-20T17:17:00Z">
              <w:tcPr>
                <w:tcW w:w="1111" w:type="dxa"/>
                <w:gridSpan w:val="4"/>
                <w:tcBorders>
                  <w:bottom w:val="single" w:sz="8" w:space="0" w:color="auto"/>
                </w:tcBorders>
                <w:vAlign w:val="center"/>
              </w:tcPr>
            </w:tcPrChange>
          </w:tcPr>
          <w:p w14:paraId="008563C7" w14:textId="009A5FA8" w:rsidR="0055612D" w:rsidRPr="0089368E" w:rsidRDefault="0055612D" w:rsidP="00157C05">
            <w:pPr>
              <w:rPr>
                <w:ins w:id="1273" w:author="Sarkar, Soumyadeep" w:date="2026-05-15T10:53:00Z" w16du:dateUtc="2026-05-15T17:53:00Z"/>
                <w:rFonts w:ascii="Arial" w:hAnsi="Arial" w:cs="Arial"/>
                <w:color w:val="000000"/>
                <w:sz w:val="11"/>
                <w:szCs w:val="11"/>
              </w:rPr>
            </w:pPr>
            <w:ins w:id="1274" w:author="Sarkar, Soumyadeep" w:date="2026-05-15T10:53:00Z" w16du:dateUtc="2026-05-15T17:53:00Z">
              <w:r w:rsidRPr="0089368E">
                <w:rPr>
                  <w:rFonts w:ascii="Arial" w:hAnsi="Arial" w:cs="Arial"/>
                  <w:color w:val="000000"/>
                  <w:sz w:val="11"/>
                  <w:szCs w:val="11"/>
                </w:rPr>
                <w:t>IFNγ + IL-1β</w:t>
              </w:r>
            </w:ins>
          </w:p>
        </w:tc>
        <w:tc>
          <w:tcPr>
            <w:tcW w:w="567" w:type="dxa"/>
            <w:tcBorders>
              <w:bottom w:val="single" w:sz="8" w:space="0" w:color="auto"/>
            </w:tcBorders>
            <w:vAlign w:val="center"/>
            <w:tcPrChange w:id="1275" w:author="Sarkar, Soumyadeep" w:date="2026-05-20T10:17:00Z" w16du:dateUtc="2026-05-20T17:17:00Z">
              <w:tcPr>
                <w:tcW w:w="567" w:type="dxa"/>
                <w:gridSpan w:val="4"/>
                <w:tcBorders>
                  <w:bottom w:val="single" w:sz="8" w:space="0" w:color="auto"/>
                </w:tcBorders>
                <w:vAlign w:val="center"/>
              </w:tcPr>
            </w:tcPrChange>
          </w:tcPr>
          <w:p w14:paraId="18518C82" w14:textId="2EAFAE26" w:rsidR="0055612D" w:rsidRPr="0089368E" w:rsidRDefault="0055612D" w:rsidP="00157C05">
            <w:pPr>
              <w:rPr>
                <w:ins w:id="1276" w:author="Sarkar, Soumyadeep" w:date="2026-05-15T10:53:00Z" w16du:dateUtc="2026-05-15T17:53:00Z"/>
                <w:rFonts w:ascii="Arial" w:hAnsi="Arial" w:cs="Arial"/>
                <w:color w:val="000000"/>
                <w:sz w:val="11"/>
                <w:szCs w:val="11"/>
              </w:rPr>
            </w:pPr>
            <w:ins w:id="1277" w:author="Sarkar, Soumyadeep" w:date="2026-05-15T10:53:00Z" w16du:dateUtc="2026-05-15T17:53:00Z">
              <w:r>
                <w:rPr>
                  <w:rFonts w:ascii="Arial" w:hAnsi="Arial" w:cs="Arial"/>
                  <w:color w:val="000000"/>
                  <w:sz w:val="11"/>
                  <w:szCs w:val="11"/>
                </w:rPr>
                <w:t>18</w:t>
              </w:r>
            </w:ins>
          </w:p>
        </w:tc>
        <w:tc>
          <w:tcPr>
            <w:tcW w:w="1317" w:type="dxa"/>
            <w:tcBorders>
              <w:bottom w:val="single" w:sz="8" w:space="0" w:color="auto"/>
            </w:tcBorders>
            <w:vAlign w:val="center"/>
            <w:tcPrChange w:id="1278" w:author="Sarkar, Soumyadeep" w:date="2026-05-20T10:17:00Z" w16du:dateUtc="2026-05-20T17:17:00Z">
              <w:tcPr>
                <w:tcW w:w="1317" w:type="dxa"/>
                <w:gridSpan w:val="4"/>
                <w:tcBorders>
                  <w:bottom w:val="single" w:sz="8" w:space="0" w:color="auto"/>
                </w:tcBorders>
                <w:vAlign w:val="center"/>
              </w:tcPr>
            </w:tcPrChange>
          </w:tcPr>
          <w:p w14:paraId="0B880816" w14:textId="25B05C2D" w:rsidR="0055612D" w:rsidRPr="00157C05" w:rsidRDefault="0055612D" w:rsidP="00157C05">
            <w:pPr>
              <w:rPr>
                <w:ins w:id="1279" w:author="Sarkar, Soumyadeep" w:date="2026-05-15T10:53:00Z" w16du:dateUtc="2026-05-15T17:53:00Z"/>
                <w:rFonts w:ascii="Arial" w:hAnsi="Arial" w:cs="Arial"/>
                <w:color w:val="000000"/>
                <w:sz w:val="11"/>
                <w:szCs w:val="11"/>
              </w:rPr>
            </w:pPr>
            <w:ins w:id="1280" w:author="Sarkar, Soumyadeep" w:date="2026-05-15T10:53:00Z" w16du:dateUtc="2026-05-15T17:53:00Z">
              <w:r w:rsidRPr="0089368E">
                <w:rPr>
                  <w:rFonts w:ascii="Arial" w:hAnsi="Arial" w:cs="Arial"/>
                  <w:color w:val="000000"/>
                  <w:sz w:val="11"/>
                  <w:szCs w:val="11"/>
                </w:rPr>
                <w:t>Proteomics</w:t>
              </w:r>
            </w:ins>
          </w:p>
        </w:tc>
        <w:tc>
          <w:tcPr>
            <w:tcW w:w="790" w:type="dxa"/>
            <w:tcBorders>
              <w:bottom w:val="single" w:sz="8" w:space="0" w:color="auto"/>
            </w:tcBorders>
            <w:vAlign w:val="center"/>
            <w:tcPrChange w:id="1281" w:author="Sarkar, Soumyadeep" w:date="2026-05-20T10:17:00Z" w16du:dateUtc="2026-05-20T17:17:00Z">
              <w:tcPr>
                <w:tcW w:w="790" w:type="dxa"/>
                <w:gridSpan w:val="4"/>
                <w:tcBorders>
                  <w:bottom w:val="single" w:sz="8" w:space="0" w:color="auto"/>
                </w:tcBorders>
                <w:vAlign w:val="center"/>
              </w:tcPr>
            </w:tcPrChange>
          </w:tcPr>
          <w:p w14:paraId="7CAADD16" w14:textId="1ACE41C3" w:rsidR="0055612D" w:rsidRPr="00FD0EAA" w:rsidRDefault="0055612D" w:rsidP="00157C05">
            <w:pPr>
              <w:rPr>
                <w:ins w:id="1282" w:author="Sarkar, Soumyadeep" w:date="2026-05-15T10:53:00Z" w16du:dateUtc="2026-05-15T17:53:00Z"/>
                <w:rFonts w:ascii="Arial" w:hAnsi="Arial" w:cs="Arial"/>
                <w:color w:val="000000"/>
                <w:sz w:val="11"/>
                <w:szCs w:val="11"/>
              </w:rPr>
            </w:pPr>
            <w:ins w:id="1283" w:author="Sarkar, Soumyadeep" w:date="2026-05-15T10:53:00Z" w16du:dateUtc="2026-05-15T17:53:00Z">
              <w:r w:rsidRPr="00FD0EAA">
                <w:rPr>
                  <w:rFonts w:ascii="Arial" w:hAnsi="Arial" w:cs="Arial"/>
                  <w:color w:val="000000"/>
                  <w:sz w:val="11"/>
                  <w:szCs w:val="11"/>
                </w:rPr>
                <w:t>10 (M) &amp; 10 (F)</w:t>
              </w:r>
            </w:ins>
          </w:p>
        </w:tc>
        <w:tc>
          <w:tcPr>
            <w:tcW w:w="1715" w:type="dxa"/>
            <w:vMerge/>
            <w:vAlign w:val="center"/>
            <w:tcPrChange w:id="1284" w:author="Sarkar, Soumyadeep" w:date="2026-05-20T10:17:00Z" w16du:dateUtc="2026-05-20T17:17:00Z">
              <w:tcPr>
                <w:tcW w:w="1715" w:type="dxa"/>
                <w:gridSpan w:val="4"/>
                <w:vMerge/>
                <w:vAlign w:val="center"/>
              </w:tcPr>
            </w:tcPrChange>
          </w:tcPr>
          <w:p w14:paraId="41F09A2D" w14:textId="4B9B5D5B" w:rsidR="0055612D" w:rsidRPr="0089368E" w:rsidRDefault="0055612D" w:rsidP="00157C05">
            <w:pPr>
              <w:rPr>
                <w:ins w:id="1285" w:author="Sarkar, Soumyadeep" w:date="2026-05-15T10:53:00Z" w16du:dateUtc="2026-05-15T17:53:00Z"/>
                <w:rFonts w:ascii="Arial" w:hAnsi="Arial" w:cs="Arial"/>
                <w:color w:val="000000"/>
                <w:sz w:val="11"/>
                <w:szCs w:val="11"/>
              </w:rPr>
            </w:pPr>
          </w:p>
        </w:tc>
        <w:tc>
          <w:tcPr>
            <w:tcW w:w="2223" w:type="dxa"/>
            <w:vMerge w:val="restart"/>
            <w:tcBorders>
              <w:right w:val="single" w:sz="8" w:space="0" w:color="auto"/>
            </w:tcBorders>
            <w:vAlign w:val="center"/>
            <w:tcPrChange w:id="1286" w:author="Sarkar, Soumyadeep" w:date="2026-05-20T10:17:00Z" w16du:dateUtc="2026-05-20T17:17:00Z">
              <w:tcPr>
                <w:tcW w:w="2223" w:type="dxa"/>
                <w:gridSpan w:val="4"/>
                <w:vMerge w:val="restart"/>
                <w:tcBorders>
                  <w:right w:val="single" w:sz="8" w:space="0" w:color="auto"/>
                </w:tcBorders>
                <w:vAlign w:val="center"/>
              </w:tcPr>
            </w:tcPrChange>
          </w:tcPr>
          <w:p w14:paraId="46579846" w14:textId="40C9F367" w:rsidR="0055612D" w:rsidRPr="00A149F3" w:rsidRDefault="0055612D" w:rsidP="004F5BE1">
            <w:pPr>
              <w:rPr>
                <w:ins w:id="1287" w:author="Sarkar, Soumyadeep" w:date="2026-05-15T10:53:00Z" w16du:dateUtc="2026-05-15T17:53:00Z"/>
                <w:rFonts w:ascii="Arial" w:hAnsi="Arial" w:cs="Arial"/>
                <w:color w:val="000000"/>
                <w:sz w:val="11"/>
                <w:szCs w:val="11"/>
              </w:rPr>
            </w:pPr>
            <w:ins w:id="1288" w:author="Sarkar, Soumyadeep" w:date="2026-05-20T09:56:00Z" w16du:dateUtc="2026-05-20T16:56:00Z">
              <w:r w:rsidRPr="0055612D">
                <w:rPr>
                  <w:rFonts w:ascii="Arial" w:hAnsi="Arial" w:cs="Arial"/>
                  <w:color w:val="000000"/>
                  <w:sz w:val="11"/>
                  <w:szCs w:val="11"/>
                </w:rPr>
                <w:t>MSV000101892</w:t>
              </w:r>
            </w:ins>
          </w:p>
        </w:tc>
      </w:tr>
      <w:tr w:rsidR="0055612D" w:rsidRPr="00442AE3" w14:paraId="0DCAE1F6" w14:textId="77777777" w:rsidTr="0055612D">
        <w:trPr>
          <w:trHeight w:val="115"/>
          <w:ins w:id="1289" w:author="Sarkar, Soumyadeep" w:date="2026-05-15T10:16:00Z"/>
        </w:trPr>
        <w:tc>
          <w:tcPr>
            <w:tcW w:w="727" w:type="dxa"/>
            <w:vMerge/>
            <w:tcBorders>
              <w:left w:val="single" w:sz="8" w:space="0" w:color="auto"/>
              <w:bottom w:val="single" w:sz="8" w:space="0" w:color="auto"/>
            </w:tcBorders>
            <w:vAlign w:val="center"/>
          </w:tcPr>
          <w:p w14:paraId="6DEA7C82" w14:textId="77777777" w:rsidR="0055612D" w:rsidRDefault="0055612D" w:rsidP="00157C05">
            <w:pPr>
              <w:rPr>
                <w:ins w:id="1290" w:author="Sarkar, Soumyadeep" w:date="2026-05-15T10:16:00Z" w16du:dateUtc="2026-05-15T17:16:00Z"/>
                <w:rFonts w:ascii="Arial" w:hAnsi="Arial" w:cs="Arial"/>
                <w:sz w:val="11"/>
                <w:szCs w:val="11"/>
              </w:rPr>
            </w:pPr>
          </w:p>
        </w:tc>
        <w:tc>
          <w:tcPr>
            <w:tcW w:w="890" w:type="dxa"/>
            <w:vMerge/>
            <w:tcBorders>
              <w:bottom w:val="single" w:sz="8" w:space="0" w:color="auto"/>
            </w:tcBorders>
            <w:vAlign w:val="center"/>
          </w:tcPr>
          <w:p w14:paraId="57B76659" w14:textId="77777777" w:rsidR="0055612D" w:rsidRDefault="0055612D" w:rsidP="00157C05">
            <w:pPr>
              <w:rPr>
                <w:ins w:id="1291" w:author="Sarkar, Soumyadeep" w:date="2026-05-15T10:16:00Z" w16du:dateUtc="2026-05-15T17:16:00Z"/>
                <w:rFonts w:ascii="Arial" w:hAnsi="Arial" w:cs="Arial"/>
                <w:sz w:val="11"/>
                <w:szCs w:val="11"/>
              </w:rPr>
            </w:pPr>
          </w:p>
        </w:tc>
        <w:tc>
          <w:tcPr>
            <w:tcW w:w="1111" w:type="dxa"/>
            <w:tcBorders>
              <w:bottom w:val="single" w:sz="8" w:space="0" w:color="auto"/>
            </w:tcBorders>
            <w:vAlign w:val="center"/>
          </w:tcPr>
          <w:p w14:paraId="31DE41C5" w14:textId="6755C0DD" w:rsidR="0055612D" w:rsidRDefault="0055612D" w:rsidP="00157C05">
            <w:pPr>
              <w:rPr>
                <w:ins w:id="1292" w:author="Sarkar, Soumyadeep" w:date="2026-05-15T10:16:00Z" w16du:dateUtc="2026-05-15T17:16:00Z"/>
                <w:rFonts w:ascii="Arial" w:hAnsi="Arial" w:cs="Arial"/>
                <w:color w:val="000000"/>
                <w:sz w:val="11"/>
                <w:szCs w:val="11"/>
              </w:rPr>
            </w:pPr>
            <w:ins w:id="1293" w:author="Sarkar, Soumyadeep" w:date="2026-05-15T10:53:00Z" w16du:dateUtc="2026-05-15T17:53:00Z">
              <w:r>
                <w:rPr>
                  <w:rFonts w:ascii="Arial" w:hAnsi="Arial" w:cs="Arial"/>
                  <w:color w:val="000000"/>
                  <w:sz w:val="11"/>
                  <w:szCs w:val="11"/>
                </w:rPr>
                <w:t>E2</w:t>
              </w:r>
            </w:ins>
          </w:p>
        </w:tc>
        <w:tc>
          <w:tcPr>
            <w:tcW w:w="567" w:type="dxa"/>
            <w:tcBorders>
              <w:bottom w:val="single" w:sz="8" w:space="0" w:color="auto"/>
            </w:tcBorders>
            <w:vAlign w:val="center"/>
          </w:tcPr>
          <w:p w14:paraId="368DE973" w14:textId="73AD0612" w:rsidR="0055612D" w:rsidRDefault="0055612D" w:rsidP="00157C05">
            <w:pPr>
              <w:rPr>
                <w:ins w:id="1294" w:author="Sarkar, Soumyadeep" w:date="2026-05-15T10:16:00Z" w16du:dateUtc="2026-05-15T17:16:00Z"/>
                <w:rFonts w:ascii="Arial" w:hAnsi="Arial" w:cs="Arial"/>
                <w:color w:val="000000"/>
                <w:sz w:val="11"/>
                <w:szCs w:val="11"/>
              </w:rPr>
            </w:pPr>
            <w:ins w:id="1295" w:author="Sarkar, Soumyadeep" w:date="2026-05-15T10:17:00Z" w16du:dateUtc="2026-05-15T17:17:00Z">
              <w:r w:rsidRPr="0089368E">
                <w:rPr>
                  <w:rFonts w:ascii="Arial" w:hAnsi="Arial" w:cs="Arial"/>
                  <w:color w:val="000000"/>
                  <w:sz w:val="11"/>
                  <w:szCs w:val="11"/>
                </w:rPr>
                <w:t>18</w:t>
              </w:r>
            </w:ins>
          </w:p>
        </w:tc>
        <w:tc>
          <w:tcPr>
            <w:tcW w:w="1317" w:type="dxa"/>
            <w:tcBorders>
              <w:bottom w:val="single" w:sz="8" w:space="0" w:color="auto"/>
            </w:tcBorders>
            <w:vAlign w:val="center"/>
          </w:tcPr>
          <w:p w14:paraId="7D41B42B" w14:textId="7DC38501" w:rsidR="0055612D" w:rsidRPr="00FD0EAA" w:rsidRDefault="0055612D" w:rsidP="00157C05">
            <w:pPr>
              <w:rPr>
                <w:ins w:id="1296" w:author="Sarkar, Soumyadeep" w:date="2026-05-15T10:16:00Z" w16du:dateUtc="2026-05-15T17:16:00Z"/>
                <w:rFonts w:ascii="Arial" w:hAnsi="Arial" w:cs="Arial"/>
                <w:color w:val="000000"/>
                <w:sz w:val="11"/>
                <w:szCs w:val="11"/>
              </w:rPr>
            </w:pPr>
            <w:ins w:id="1297" w:author="Sarkar, Soumyadeep" w:date="2026-05-15T10:17:00Z" w16du:dateUtc="2026-05-15T17:17:00Z">
              <w:r w:rsidRPr="00FD0EAA">
                <w:rPr>
                  <w:rFonts w:ascii="Arial" w:hAnsi="Arial" w:cs="Arial"/>
                  <w:color w:val="000000"/>
                  <w:sz w:val="11"/>
                  <w:szCs w:val="11"/>
                  <w:rPrChange w:id="1298" w:author="Sarkar, Soumyadeep" w:date="2026-05-15T10:18:00Z" w16du:dateUtc="2026-05-15T17:18:00Z">
                    <w:rPr>
                      <w:rFonts w:ascii="Arial" w:hAnsi="Arial" w:cs="Arial"/>
                      <w:color w:val="000000"/>
                      <w:sz w:val="22"/>
                      <w:szCs w:val="22"/>
                    </w:rPr>
                  </w:rPrChange>
                </w:rPr>
                <w:t>Proteomics</w:t>
              </w:r>
            </w:ins>
          </w:p>
        </w:tc>
        <w:tc>
          <w:tcPr>
            <w:tcW w:w="790" w:type="dxa"/>
            <w:tcBorders>
              <w:bottom w:val="single" w:sz="8" w:space="0" w:color="auto"/>
            </w:tcBorders>
            <w:vAlign w:val="center"/>
          </w:tcPr>
          <w:p w14:paraId="5CA9DC31" w14:textId="1BD557AB" w:rsidR="0055612D" w:rsidRPr="00FD0EAA" w:rsidRDefault="0055612D" w:rsidP="00157C05">
            <w:pPr>
              <w:rPr>
                <w:ins w:id="1299" w:author="Sarkar, Soumyadeep" w:date="2026-05-15T10:16:00Z" w16du:dateUtc="2026-05-15T17:16:00Z"/>
                <w:rFonts w:ascii="Arial" w:hAnsi="Arial" w:cs="Arial"/>
                <w:color w:val="000000"/>
                <w:sz w:val="11"/>
                <w:szCs w:val="11"/>
              </w:rPr>
            </w:pPr>
            <w:ins w:id="1300" w:author="Sarkar, Soumyadeep" w:date="2026-05-15T10:17:00Z" w16du:dateUtc="2026-05-15T17:17:00Z">
              <w:r w:rsidRPr="00FD0EAA">
                <w:rPr>
                  <w:rFonts w:ascii="Arial" w:hAnsi="Arial" w:cs="Arial"/>
                  <w:color w:val="000000"/>
                  <w:sz w:val="11"/>
                  <w:szCs w:val="11"/>
                </w:rPr>
                <w:t>10 (M) &amp; 10 (F)</w:t>
              </w:r>
            </w:ins>
          </w:p>
        </w:tc>
        <w:tc>
          <w:tcPr>
            <w:tcW w:w="1715" w:type="dxa"/>
            <w:vMerge/>
            <w:tcBorders>
              <w:bottom w:val="single" w:sz="8" w:space="0" w:color="auto"/>
            </w:tcBorders>
            <w:vAlign w:val="bottom"/>
          </w:tcPr>
          <w:p w14:paraId="7B712654" w14:textId="14FDAAC6" w:rsidR="0055612D" w:rsidRPr="0009186E" w:rsidRDefault="0055612D" w:rsidP="00157C05">
            <w:pPr>
              <w:rPr>
                <w:ins w:id="1301" w:author="Sarkar, Soumyadeep" w:date="2026-05-15T10:16:00Z" w16du:dateUtc="2026-05-15T17:16:00Z"/>
                <w:rFonts w:ascii="Arial" w:hAnsi="Arial" w:cs="Arial"/>
                <w:color w:val="000000"/>
                <w:sz w:val="11"/>
                <w:szCs w:val="11"/>
              </w:rPr>
            </w:pPr>
          </w:p>
        </w:tc>
        <w:tc>
          <w:tcPr>
            <w:tcW w:w="2223" w:type="dxa"/>
            <w:vMerge/>
            <w:tcBorders>
              <w:bottom w:val="single" w:sz="8" w:space="0" w:color="auto"/>
              <w:right w:val="single" w:sz="8" w:space="0" w:color="auto"/>
            </w:tcBorders>
            <w:vAlign w:val="center"/>
          </w:tcPr>
          <w:p w14:paraId="3ED85F40" w14:textId="77777777" w:rsidR="0055612D" w:rsidRPr="00A149F3" w:rsidRDefault="0055612D" w:rsidP="00157C05">
            <w:pPr>
              <w:rPr>
                <w:ins w:id="1302" w:author="Sarkar, Soumyadeep" w:date="2026-05-15T10:16:00Z" w16du:dateUtc="2026-05-15T17:16:00Z"/>
                <w:rFonts w:ascii="Arial" w:hAnsi="Arial" w:cs="Arial"/>
                <w:color w:val="000000"/>
                <w:sz w:val="11"/>
                <w:szCs w:val="11"/>
              </w:rPr>
            </w:pPr>
          </w:p>
        </w:tc>
      </w:tr>
    </w:tbl>
    <w:p w14:paraId="1A26DCD4" w14:textId="31726F0D" w:rsidR="00526A1D" w:rsidRDefault="00526A1D">
      <w:pPr>
        <w:rPr>
          <w:rFonts w:ascii="Arial" w:hAnsi="Arial" w:cs="Arial"/>
          <w:b/>
          <w:bCs/>
          <w:sz w:val="22"/>
          <w:szCs w:val="22"/>
        </w:rPr>
      </w:pPr>
      <w:r>
        <w:rPr>
          <w:rFonts w:ascii="Arial" w:hAnsi="Arial" w:cs="Arial"/>
          <w:b/>
          <w:bCs/>
          <w:sz w:val="22"/>
          <w:szCs w:val="22"/>
        </w:rPr>
        <w:br w:type="page"/>
      </w:r>
    </w:p>
    <w:p w14:paraId="15AA954D" w14:textId="1CDB0A4D" w:rsidR="00591996" w:rsidRDefault="00FF669C" w:rsidP="00CE5867">
      <w:pPr>
        <w:jc w:val="both"/>
        <w:rPr>
          <w:rFonts w:ascii="Arial" w:hAnsi="Arial" w:cs="Arial"/>
          <w:b/>
          <w:bCs/>
          <w:sz w:val="22"/>
          <w:szCs w:val="22"/>
        </w:rPr>
      </w:pPr>
      <w:r w:rsidRPr="00591996">
        <w:rPr>
          <w:rFonts w:ascii="Arial" w:hAnsi="Arial" w:cs="Arial"/>
          <w:b/>
          <w:bCs/>
          <w:sz w:val="22"/>
          <w:szCs w:val="22"/>
        </w:rPr>
        <w:lastRenderedPageBreak/>
        <w:t>Figur</w:t>
      </w:r>
      <w:r w:rsidR="00591996">
        <w:rPr>
          <w:rFonts w:ascii="Arial" w:hAnsi="Arial" w:cs="Arial"/>
          <w:b/>
          <w:bCs/>
          <w:sz w:val="22"/>
          <w:szCs w:val="22"/>
        </w:rPr>
        <w:t xml:space="preserve">e </w:t>
      </w:r>
      <w:r w:rsidR="000E605F">
        <w:rPr>
          <w:rFonts w:ascii="Arial" w:hAnsi="Arial" w:cs="Arial"/>
          <w:b/>
          <w:bCs/>
          <w:sz w:val="22"/>
          <w:szCs w:val="22"/>
        </w:rPr>
        <w:t>l</w:t>
      </w:r>
      <w:r w:rsidR="00591996">
        <w:rPr>
          <w:rFonts w:ascii="Arial" w:hAnsi="Arial" w:cs="Arial"/>
          <w:b/>
          <w:bCs/>
          <w:sz w:val="22"/>
          <w:szCs w:val="22"/>
        </w:rPr>
        <w:t>egend</w:t>
      </w:r>
      <w:r w:rsidR="000E605F">
        <w:rPr>
          <w:rFonts w:ascii="Arial" w:hAnsi="Arial" w:cs="Arial"/>
          <w:b/>
          <w:bCs/>
          <w:sz w:val="22"/>
          <w:szCs w:val="22"/>
        </w:rPr>
        <w:t>s</w:t>
      </w:r>
      <w:r w:rsidR="00591996">
        <w:rPr>
          <w:rFonts w:ascii="Arial" w:hAnsi="Arial" w:cs="Arial"/>
          <w:b/>
          <w:bCs/>
          <w:sz w:val="22"/>
          <w:szCs w:val="22"/>
        </w:rPr>
        <w:t>:</w:t>
      </w:r>
    </w:p>
    <w:p w14:paraId="437AA4F5" w14:textId="09F48429" w:rsidR="00591996" w:rsidRDefault="00591996" w:rsidP="00CE5867">
      <w:pPr>
        <w:jc w:val="both"/>
        <w:rPr>
          <w:rFonts w:ascii="Arial" w:hAnsi="Arial" w:cs="Arial"/>
          <w:sz w:val="22"/>
          <w:szCs w:val="22"/>
        </w:rPr>
      </w:pPr>
      <w:r w:rsidRPr="00591996">
        <w:rPr>
          <w:rFonts w:ascii="Arial" w:hAnsi="Arial" w:cs="Arial"/>
          <w:b/>
          <w:bCs/>
          <w:sz w:val="22"/>
          <w:szCs w:val="22"/>
        </w:rPr>
        <w:t xml:space="preserve">Figure 1. Progression of type 1 diabetes (T1D) from the islet perspective. </w:t>
      </w:r>
      <w:r w:rsidRPr="00591996">
        <w:rPr>
          <w:rFonts w:ascii="Arial" w:hAnsi="Arial" w:cs="Arial"/>
          <w:sz w:val="22"/>
          <w:szCs w:val="22"/>
        </w:rPr>
        <w:t xml:space="preserve">In genetically predisposed patients, islets initially exhibit minimal or no inflammation, accompanied by a progressive increase in IFNα levels within and surrounding the islets. Subsequently, auto-antibodies are detected in circulation, along with </w:t>
      </w:r>
      <w:r w:rsidR="003A2140">
        <w:rPr>
          <w:rFonts w:ascii="Arial" w:hAnsi="Arial" w:cs="Arial"/>
          <w:sz w:val="22"/>
          <w:szCs w:val="22"/>
        </w:rPr>
        <w:t xml:space="preserve">local </w:t>
      </w:r>
      <w:r w:rsidRPr="00591996">
        <w:rPr>
          <w:rFonts w:ascii="Arial" w:hAnsi="Arial" w:cs="Arial"/>
          <w:sz w:val="22"/>
          <w:szCs w:val="22"/>
        </w:rPr>
        <w:t xml:space="preserve">elevated levels of type II interferon, interleukin-1β, and TNFα. </w:t>
      </w:r>
      <w:r w:rsidR="003A2140">
        <w:rPr>
          <w:rFonts w:ascii="Arial" w:hAnsi="Arial" w:cs="Arial"/>
          <w:sz w:val="22"/>
          <w:szCs w:val="22"/>
        </w:rPr>
        <w:t>A</w:t>
      </w:r>
      <w:r w:rsidRPr="00591996">
        <w:rPr>
          <w:rFonts w:ascii="Arial" w:hAnsi="Arial" w:cs="Arial"/>
          <w:sz w:val="22"/>
          <w:szCs w:val="22"/>
        </w:rPr>
        <w:t>ctive insulitis</w:t>
      </w:r>
      <w:r w:rsidR="003A2140">
        <w:rPr>
          <w:rFonts w:ascii="Arial" w:hAnsi="Arial" w:cs="Arial"/>
          <w:sz w:val="22"/>
          <w:szCs w:val="22"/>
        </w:rPr>
        <w:t xml:space="preserve"> (in around 10% of the islets)</w:t>
      </w:r>
      <w:r w:rsidRPr="00591996">
        <w:rPr>
          <w:rFonts w:ascii="Arial" w:hAnsi="Arial" w:cs="Arial"/>
          <w:sz w:val="22"/>
          <w:szCs w:val="22"/>
        </w:rPr>
        <w:t>, β cell dysfunction, and cell death are observed</w:t>
      </w:r>
      <w:r w:rsidR="00F17408">
        <w:rPr>
          <w:rFonts w:ascii="Arial" w:hAnsi="Arial" w:cs="Arial"/>
          <w:sz w:val="22"/>
          <w:szCs w:val="22"/>
        </w:rPr>
        <w:t xml:space="preserve"> as the disease evolves</w:t>
      </w:r>
      <w:r w:rsidRPr="00591996">
        <w:rPr>
          <w:rFonts w:ascii="Arial" w:hAnsi="Arial" w:cs="Arial"/>
          <w:sz w:val="22"/>
          <w:szCs w:val="22"/>
        </w:rPr>
        <w:t>. Ultimately, the widespread loss of functional islets results in insufficient insulin production and the onset of hyperglycemia.</w:t>
      </w:r>
    </w:p>
    <w:p w14:paraId="69A4B19A" w14:textId="0AEE2090" w:rsidR="00591996" w:rsidRDefault="00591996" w:rsidP="00591996">
      <w:pPr>
        <w:jc w:val="both"/>
        <w:rPr>
          <w:rFonts w:ascii="Arial" w:hAnsi="Arial" w:cs="Arial"/>
          <w:b/>
          <w:bCs/>
          <w:sz w:val="22"/>
          <w:szCs w:val="22"/>
        </w:rPr>
      </w:pPr>
      <w:r w:rsidRPr="00591996">
        <w:rPr>
          <w:rFonts w:ascii="Arial" w:hAnsi="Arial" w:cs="Arial"/>
          <w:b/>
          <w:bCs/>
          <w:sz w:val="22"/>
          <w:szCs w:val="22"/>
        </w:rPr>
        <w:t xml:space="preserve">Figure 2. </w:t>
      </w:r>
      <w:r w:rsidR="00BE399B">
        <w:rPr>
          <w:rFonts w:ascii="Arial" w:hAnsi="Arial" w:cs="Arial"/>
          <w:b/>
          <w:bCs/>
          <w:sz w:val="22"/>
          <w:szCs w:val="22"/>
        </w:rPr>
        <w:t>Schematics</w:t>
      </w:r>
      <w:r w:rsidRPr="00591996">
        <w:rPr>
          <w:rFonts w:ascii="Arial" w:hAnsi="Arial" w:cs="Arial"/>
          <w:b/>
          <w:bCs/>
          <w:sz w:val="22"/>
          <w:szCs w:val="22"/>
        </w:rPr>
        <w:t xml:space="preserve"> </w:t>
      </w:r>
      <w:r w:rsidR="008A2C37">
        <w:rPr>
          <w:rFonts w:ascii="Arial" w:hAnsi="Arial" w:cs="Arial"/>
          <w:b/>
          <w:bCs/>
          <w:sz w:val="22"/>
          <w:szCs w:val="22"/>
        </w:rPr>
        <w:t>of</w:t>
      </w:r>
      <w:r w:rsidRPr="00591996">
        <w:rPr>
          <w:rFonts w:ascii="Arial" w:hAnsi="Arial" w:cs="Arial"/>
          <w:b/>
          <w:bCs/>
          <w:sz w:val="22"/>
          <w:szCs w:val="22"/>
        </w:rPr>
        <w:t xml:space="preserve"> </w:t>
      </w:r>
      <w:r w:rsidR="008A2C37">
        <w:rPr>
          <w:rFonts w:ascii="Arial" w:hAnsi="Arial" w:cs="Arial"/>
          <w:b/>
          <w:bCs/>
          <w:sz w:val="22"/>
          <w:szCs w:val="22"/>
        </w:rPr>
        <w:t>experimental design and respective omics analyses included</w:t>
      </w:r>
      <w:r w:rsidR="00F747DF">
        <w:rPr>
          <w:rFonts w:ascii="Arial" w:hAnsi="Arial" w:cs="Arial"/>
          <w:b/>
          <w:bCs/>
          <w:sz w:val="22"/>
          <w:szCs w:val="22"/>
        </w:rPr>
        <w:t xml:space="preserve"> in t</w:t>
      </w:r>
      <w:r w:rsidR="001C7C64">
        <w:rPr>
          <w:rFonts w:ascii="Arial" w:hAnsi="Arial" w:cs="Arial"/>
          <w:b/>
          <w:bCs/>
          <w:sz w:val="22"/>
          <w:szCs w:val="22"/>
        </w:rPr>
        <w:t>he</w:t>
      </w:r>
      <w:r w:rsidR="00F747DF">
        <w:rPr>
          <w:rFonts w:ascii="Arial" w:hAnsi="Arial" w:cs="Arial"/>
          <w:b/>
          <w:bCs/>
          <w:sz w:val="22"/>
          <w:szCs w:val="22"/>
        </w:rPr>
        <w:t xml:space="preserve"> data compendium</w:t>
      </w:r>
      <w:r w:rsidRPr="00591996">
        <w:rPr>
          <w:rFonts w:ascii="Arial" w:hAnsi="Arial" w:cs="Arial"/>
          <w:b/>
          <w:bCs/>
          <w:sz w:val="22"/>
          <w:szCs w:val="22"/>
        </w:rPr>
        <w:t>.</w:t>
      </w:r>
    </w:p>
    <w:p w14:paraId="5B22B622" w14:textId="01214939" w:rsidR="00591996" w:rsidRDefault="00591996" w:rsidP="00591996">
      <w:pPr>
        <w:jc w:val="both"/>
        <w:rPr>
          <w:rFonts w:ascii="Arial" w:hAnsi="Arial" w:cs="Arial"/>
          <w:sz w:val="22"/>
          <w:szCs w:val="22"/>
        </w:rPr>
      </w:pPr>
      <w:r w:rsidRPr="00591996">
        <w:rPr>
          <w:rFonts w:ascii="Arial" w:hAnsi="Arial" w:cs="Arial"/>
          <w:b/>
          <w:bCs/>
          <w:sz w:val="22"/>
          <w:szCs w:val="22"/>
        </w:rPr>
        <w:t xml:space="preserve">Figure 3. Examples of reuse of the cytokine-response multi-omics compendium. A </w:t>
      </w:r>
      <w:r w:rsidRPr="00591996">
        <w:rPr>
          <w:rFonts w:ascii="Arial" w:hAnsi="Arial" w:cs="Arial"/>
          <w:sz w:val="22"/>
          <w:szCs w:val="22"/>
        </w:rPr>
        <w:t xml:space="preserve">Cross-study validation of cytokine-responsive genes/proteins across independent data packages and platforms. </w:t>
      </w:r>
      <w:r w:rsidRPr="00591996">
        <w:rPr>
          <w:rFonts w:ascii="Arial" w:hAnsi="Arial" w:cs="Arial"/>
          <w:b/>
          <w:bCs/>
          <w:sz w:val="22"/>
          <w:szCs w:val="22"/>
        </w:rPr>
        <w:t xml:space="preserve">B </w:t>
      </w:r>
      <w:r w:rsidRPr="00591996">
        <w:rPr>
          <w:rFonts w:ascii="Arial" w:hAnsi="Arial" w:cs="Arial"/>
          <w:sz w:val="22"/>
          <w:szCs w:val="22"/>
        </w:rPr>
        <w:t xml:space="preserve">Different layers of cytokine-induced signaling and the resulting downstream transcriptional regulation. </w:t>
      </w:r>
      <w:r w:rsidRPr="00591996">
        <w:rPr>
          <w:rFonts w:ascii="Arial" w:hAnsi="Arial" w:cs="Arial"/>
          <w:b/>
          <w:bCs/>
          <w:sz w:val="22"/>
          <w:szCs w:val="22"/>
        </w:rPr>
        <w:t>C</w:t>
      </w:r>
      <w:r>
        <w:rPr>
          <w:rFonts w:ascii="Arial" w:hAnsi="Arial" w:cs="Arial"/>
          <w:b/>
          <w:bCs/>
          <w:sz w:val="22"/>
          <w:szCs w:val="22"/>
        </w:rPr>
        <w:t xml:space="preserve"> </w:t>
      </w:r>
      <w:r w:rsidRPr="00591996">
        <w:rPr>
          <w:rFonts w:ascii="Arial" w:hAnsi="Arial" w:cs="Arial"/>
          <w:sz w:val="22"/>
          <w:szCs w:val="22"/>
        </w:rPr>
        <w:t>Multi-layered post-translational regulation of cytokine signaling studied using RNA-seq and proteomics</w:t>
      </w:r>
      <w:r w:rsidR="00311800">
        <w:rPr>
          <w:rFonts w:ascii="Arial" w:hAnsi="Arial" w:cs="Arial"/>
          <w:sz w:val="22"/>
          <w:szCs w:val="22"/>
        </w:rPr>
        <w:t xml:space="preserve"> (a combination of signals from IFNs types I and II is shown)</w:t>
      </w:r>
      <w:r w:rsidRPr="00591996">
        <w:rPr>
          <w:rFonts w:ascii="Arial" w:hAnsi="Arial" w:cs="Arial"/>
          <w:sz w:val="22"/>
          <w:szCs w:val="22"/>
        </w:rPr>
        <w:t xml:space="preserve">. </w:t>
      </w:r>
      <w:r w:rsidRPr="00591996">
        <w:rPr>
          <w:rFonts w:ascii="Arial" w:hAnsi="Arial" w:cs="Arial"/>
          <w:b/>
          <w:bCs/>
          <w:sz w:val="22"/>
          <w:szCs w:val="22"/>
        </w:rPr>
        <w:t xml:space="preserve">D </w:t>
      </w:r>
      <w:r w:rsidRPr="00591996">
        <w:rPr>
          <w:rFonts w:ascii="Arial" w:hAnsi="Arial" w:cs="Arial"/>
          <w:sz w:val="22"/>
          <w:szCs w:val="22"/>
        </w:rPr>
        <w:t>Elucidating metabolic regulation via integrated multi-omics analysis.</w:t>
      </w:r>
    </w:p>
    <w:p w14:paraId="5D33E2D1" w14:textId="77777777" w:rsidR="00F747DF" w:rsidRDefault="00F747DF" w:rsidP="00591996">
      <w:pPr>
        <w:jc w:val="both"/>
        <w:rPr>
          <w:rFonts w:ascii="Arial" w:hAnsi="Arial" w:cs="Arial"/>
          <w:sz w:val="22"/>
          <w:szCs w:val="22"/>
        </w:rPr>
      </w:pPr>
    </w:p>
    <w:p w14:paraId="240E4C48" w14:textId="77777777" w:rsidR="00F747DF" w:rsidRDefault="00F747DF" w:rsidP="00591996">
      <w:pPr>
        <w:jc w:val="both"/>
        <w:rPr>
          <w:rFonts w:ascii="Arial" w:hAnsi="Arial" w:cs="Arial"/>
          <w:sz w:val="22"/>
          <w:szCs w:val="22"/>
        </w:rPr>
      </w:pPr>
    </w:p>
    <w:p w14:paraId="6B556CD3" w14:textId="77777777" w:rsidR="00F747DF" w:rsidRDefault="00F747DF" w:rsidP="00591996">
      <w:pPr>
        <w:jc w:val="both"/>
        <w:rPr>
          <w:rFonts w:ascii="Arial" w:hAnsi="Arial" w:cs="Arial"/>
          <w:sz w:val="22"/>
          <w:szCs w:val="22"/>
        </w:rPr>
      </w:pPr>
    </w:p>
    <w:p w14:paraId="2278CE41" w14:textId="77777777" w:rsidR="000E605F" w:rsidRDefault="000E605F" w:rsidP="00591996">
      <w:pPr>
        <w:jc w:val="both"/>
        <w:rPr>
          <w:rFonts w:ascii="Arial" w:hAnsi="Arial" w:cs="Arial"/>
          <w:sz w:val="22"/>
          <w:szCs w:val="22"/>
        </w:rPr>
      </w:pPr>
    </w:p>
    <w:p w14:paraId="3F0EB3ED" w14:textId="77777777" w:rsidR="000E605F" w:rsidRDefault="000E605F" w:rsidP="00591996">
      <w:pPr>
        <w:jc w:val="both"/>
        <w:rPr>
          <w:rFonts w:ascii="Arial" w:hAnsi="Arial" w:cs="Arial"/>
          <w:sz w:val="22"/>
          <w:szCs w:val="22"/>
        </w:rPr>
      </w:pPr>
    </w:p>
    <w:p w14:paraId="12A9C3B7" w14:textId="77777777" w:rsidR="000E605F" w:rsidRDefault="000E605F" w:rsidP="00591996">
      <w:pPr>
        <w:jc w:val="both"/>
        <w:rPr>
          <w:rFonts w:ascii="Arial" w:hAnsi="Arial" w:cs="Arial"/>
          <w:sz w:val="22"/>
          <w:szCs w:val="22"/>
        </w:rPr>
      </w:pPr>
    </w:p>
    <w:p w14:paraId="6A8B198A" w14:textId="77777777" w:rsidR="000E605F" w:rsidRDefault="000E605F" w:rsidP="00591996">
      <w:pPr>
        <w:jc w:val="both"/>
        <w:rPr>
          <w:rFonts w:ascii="Arial" w:hAnsi="Arial" w:cs="Arial"/>
          <w:sz w:val="22"/>
          <w:szCs w:val="22"/>
        </w:rPr>
      </w:pPr>
    </w:p>
    <w:p w14:paraId="72F2CD26" w14:textId="77777777" w:rsidR="000E605F" w:rsidRDefault="000E605F" w:rsidP="00591996">
      <w:pPr>
        <w:jc w:val="both"/>
        <w:rPr>
          <w:rFonts w:ascii="Arial" w:hAnsi="Arial" w:cs="Arial"/>
          <w:sz w:val="22"/>
          <w:szCs w:val="22"/>
        </w:rPr>
      </w:pPr>
    </w:p>
    <w:p w14:paraId="29EF981E" w14:textId="77777777" w:rsidR="000E605F" w:rsidRDefault="000E605F" w:rsidP="00591996">
      <w:pPr>
        <w:jc w:val="both"/>
        <w:rPr>
          <w:rFonts w:ascii="Arial" w:hAnsi="Arial" w:cs="Arial"/>
          <w:sz w:val="22"/>
          <w:szCs w:val="22"/>
        </w:rPr>
      </w:pPr>
    </w:p>
    <w:p w14:paraId="37D482C3" w14:textId="77777777" w:rsidR="000E605F" w:rsidRDefault="000E605F" w:rsidP="00591996">
      <w:pPr>
        <w:jc w:val="both"/>
        <w:rPr>
          <w:rFonts w:ascii="Arial" w:hAnsi="Arial" w:cs="Arial"/>
          <w:sz w:val="22"/>
          <w:szCs w:val="22"/>
        </w:rPr>
      </w:pPr>
    </w:p>
    <w:p w14:paraId="6D5D3E7F" w14:textId="77777777" w:rsidR="000E605F" w:rsidRDefault="000E605F" w:rsidP="00591996">
      <w:pPr>
        <w:jc w:val="both"/>
        <w:rPr>
          <w:rFonts w:ascii="Arial" w:hAnsi="Arial" w:cs="Arial"/>
          <w:sz w:val="22"/>
          <w:szCs w:val="22"/>
        </w:rPr>
      </w:pPr>
    </w:p>
    <w:p w14:paraId="2B8CCC83" w14:textId="77777777" w:rsidR="000E605F" w:rsidRDefault="000E605F" w:rsidP="00591996">
      <w:pPr>
        <w:jc w:val="both"/>
        <w:rPr>
          <w:rFonts w:ascii="Arial" w:hAnsi="Arial" w:cs="Arial"/>
          <w:sz w:val="22"/>
          <w:szCs w:val="22"/>
        </w:rPr>
      </w:pPr>
    </w:p>
    <w:p w14:paraId="1EC49A9D" w14:textId="77777777" w:rsidR="000E605F" w:rsidRDefault="000E605F" w:rsidP="00591996">
      <w:pPr>
        <w:jc w:val="both"/>
        <w:rPr>
          <w:rFonts w:ascii="Arial" w:hAnsi="Arial" w:cs="Arial"/>
          <w:sz w:val="22"/>
          <w:szCs w:val="22"/>
        </w:rPr>
      </w:pPr>
    </w:p>
    <w:p w14:paraId="0B7E9491" w14:textId="77777777" w:rsidR="000E605F" w:rsidRDefault="000E605F" w:rsidP="00591996">
      <w:pPr>
        <w:jc w:val="both"/>
        <w:rPr>
          <w:rFonts w:ascii="Arial" w:hAnsi="Arial" w:cs="Arial"/>
          <w:sz w:val="22"/>
          <w:szCs w:val="22"/>
        </w:rPr>
      </w:pPr>
    </w:p>
    <w:p w14:paraId="7AD379B6" w14:textId="77777777" w:rsidR="000E605F" w:rsidRDefault="000E605F" w:rsidP="00591996">
      <w:pPr>
        <w:jc w:val="both"/>
        <w:rPr>
          <w:rFonts w:ascii="Arial" w:hAnsi="Arial" w:cs="Arial"/>
          <w:sz w:val="22"/>
          <w:szCs w:val="22"/>
        </w:rPr>
      </w:pPr>
    </w:p>
    <w:p w14:paraId="680107AF" w14:textId="77777777" w:rsidR="00F146C0" w:rsidRDefault="00F146C0" w:rsidP="00591996">
      <w:pPr>
        <w:jc w:val="both"/>
        <w:rPr>
          <w:rFonts w:ascii="Arial" w:hAnsi="Arial" w:cs="Arial"/>
          <w:sz w:val="22"/>
          <w:szCs w:val="22"/>
        </w:rPr>
      </w:pPr>
    </w:p>
    <w:p w14:paraId="611FC6C7" w14:textId="77777777" w:rsidR="00E0205D" w:rsidRDefault="00E0205D" w:rsidP="00E0205D">
      <w:pPr>
        <w:rPr>
          <w:rFonts w:ascii="Arial" w:hAnsi="Arial" w:cs="Arial"/>
          <w:b/>
          <w:bCs/>
          <w:sz w:val="22"/>
          <w:szCs w:val="22"/>
        </w:rPr>
      </w:pPr>
    </w:p>
    <w:p w14:paraId="25666435" w14:textId="77777777" w:rsidR="00B51120" w:rsidRDefault="00B51120" w:rsidP="00E0205D">
      <w:pPr>
        <w:rPr>
          <w:ins w:id="1303" w:author="Sarkar, Soumyadeep" w:date="2026-05-20T10:21:00Z" w16du:dateUtc="2026-05-20T17:21:00Z"/>
          <w:rFonts w:ascii="Arial" w:hAnsi="Arial" w:cs="Arial"/>
          <w:b/>
          <w:bCs/>
          <w:sz w:val="22"/>
          <w:szCs w:val="22"/>
        </w:rPr>
      </w:pPr>
    </w:p>
    <w:p w14:paraId="5133731F" w14:textId="77777777" w:rsidR="00B51120" w:rsidRDefault="00B51120" w:rsidP="00E0205D">
      <w:pPr>
        <w:rPr>
          <w:ins w:id="1304" w:author="Sarkar, Soumyadeep" w:date="2026-05-20T10:21:00Z" w16du:dateUtc="2026-05-20T17:21:00Z"/>
          <w:rFonts w:ascii="Arial" w:hAnsi="Arial" w:cs="Arial"/>
          <w:b/>
          <w:bCs/>
          <w:sz w:val="22"/>
          <w:szCs w:val="22"/>
        </w:rPr>
      </w:pPr>
    </w:p>
    <w:p w14:paraId="168FF294" w14:textId="77777777" w:rsidR="00B51120" w:rsidRDefault="00B51120" w:rsidP="00E0205D">
      <w:pPr>
        <w:rPr>
          <w:ins w:id="1305" w:author="Sarkar, Soumyadeep" w:date="2026-05-20T10:21:00Z" w16du:dateUtc="2026-05-20T17:21:00Z"/>
          <w:rFonts w:ascii="Arial" w:hAnsi="Arial" w:cs="Arial"/>
          <w:b/>
          <w:bCs/>
          <w:sz w:val="22"/>
          <w:szCs w:val="22"/>
        </w:rPr>
      </w:pPr>
    </w:p>
    <w:p w14:paraId="44629D7F" w14:textId="77777777" w:rsidR="00B51120" w:rsidRDefault="00B51120" w:rsidP="00E0205D">
      <w:pPr>
        <w:rPr>
          <w:ins w:id="1306" w:author="Sarkar, Soumyadeep" w:date="2026-05-20T10:21:00Z" w16du:dateUtc="2026-05-20T17:21:00Z"/>
          <w:rFonts w:ascii="Arial" w:hAnsi="Arial" w:cs="Arial"/>
          <w:b/>
          <w:bCs/>
          <w:sz w:val="22"/>
          <w:szCs w:val="22"/>
        </w:rPr>
      </w:pPr>
    </w:p>
    <w:p w14:paraId="58E992F0" w14:textId="77777777" w:rsidR="00B51120" w:rsidRDefault="00B51120" w:rsidP="00E0205D">
      <w:pPr>
        <w:rPr>
          <w:ins w:id="1307" w:author="Sarkar, Soumyadeep" w:date="2026-05-20T10:21:00Z" w16du:dateUtc="2026-05-20T17:21:00Z"/>
          <w:rFonts w:ascii="Arial" w:hAnsi="Arial" w:cs="Arial"/>
          <w:b/>
          <w:bCs/>
          <w:sz w:val="22"/>
          <w:szCs w:val="22"/>
        </w:rPr>
      </w:pPr>
    </w:p>
    <w:p w14:paraId="26043AA7" w14:textId="77777777" w:rsidR="00B51120" w:rsidRDefault="00B51120" w:rsidP="00E0205D">
      <w:pPr>
        <w:rPr>
          <w:ins w:id="1308" w:author="Sarkar, Soumyadeep" w:date="2026-05-20T10:21:00Z" w16du:dateUtc="2026-05-20T17:21:00Z"/>
          <w:rFonts w:ascii="Arial" w:hAnsi="Arial" w:cs="Arial"/>
          <w:b/>
          <w:bCs/>
          <w:sz w:val="22"/>
          <w:szCs w:val="22"/>
        </w:rPr>
      </w:pPr>
    </w:p>
    <w:p w14:paraId="3A14D6D8" w14:textId="77777777" w:rsidR="00B51120" w:rsidRDefault="00B51120" w:rsidP="00E0205D">
      <w:pPr>
        <w:rPr>
          <w:ins w:id="1309" w:author="Sarkar, Soumyadeep" w:date="2026-05-20T10:21:00Z" w16du:dateUtc="2026-05-20T17:21:00Z"/>
          <w:rFonts w:ascii="Arial" w:hAnsi="Arial" w:cs="Arial"/>
          <w:b/>
          <w:bCs/>
          <w:sz w:val="22"/>
          <w:szCs w:val="22"/>
        </w:rPr>
      </w:pPr>
    </w:p>
    <w:p w14:paraId="1C450DD9" w14:textId="77777777" w:rsidR="00B51120" w:rsidRDefault="00B51120" w:rsidP="00E0205D">
      <w:pPr>
        <w:rPr>
          <w:ins w:id="1310" w:author="Sarkar, Soumyadeep" w:date="2026-05-20T10:21:00Z" w16du:dateUtc="2026-05-20T17:21:00Z"/>
          <w:rFonts w:ascii="Arial" w:hAnsi="Arial" w:cs="Arial"/>
          <w:b/>
          <w:bCs/>
          <w:sz w:val="22"/>
          <w:szCs w:val="22"/>
        </w:rPr>
      </w:pPr>
    </w:p>
    <w:p w14:paraId="309A974E" w14:textId="77777777" w:rsidR="00B51120" w:rsidRDefault="00B51120" w:rsidP="00E0205D">
      <w:pPr>
        <w:rPr>
          <w:ins w:id="1311" w:author="Sarkar, Soumyadeep" w:date="2026-05-20T10:21:00Z" w16du:dateUtc="2026-05-20T17:21:00Z"/>
          <w:rFonts w:ascii="Arial" w:hAnsi="Arial" w:cs="Arial"/>
          <w:b/>
          <w:bCs/>
          <w:sz w:val="22"/>
          <w:szCs w:val="22"/>
        </w:rPr>
      </w:pPr>
    </w:p>
    <w:p w14:paraId="3C336A50" w14:textId="77777777" w:rsidR="00B51120" w:rsidRDefault="00B51120" w:rsidP="00E0205D">
      <w:pPr>
        <w:rPr>
          <w:ins w:id="1312" w:author="Sarkar, Soumyadeep" w:date="2026-05-20T10:21:00Z" w16du:dateUtc="2026-05-20T17:21:00Z"/>
          <w:rFonts w:ascii="Arial" w:hAnsi="Arial" w:cs="Arial"/>
          <w:b/>
          <w:bCs/>
          <w:sz w:val="22"/>
          <w:szCs w:val="22"/>
        </w:rPr>
      </w:pPr>
    </w:p>
    <w:p w14:paraId="670D6589" w14:textId="77777777" w:rsidR="00B51120" w:rsidRDefault="00B51120" w:rsidP="00E0205D">
      <w:pPr>
        <w:rPr>
          <w:ins w:id="1313" w:author="Sarkar, Soumyadeep" w:date="2026-05-20T10:21:00Z" w16du:dateUtc="2026-05-20T17:21:00Z"/>
          <w:rFonts w:ascii="Arial" w:hAnsi="Arial" w:cs="Arial"/>
          <w:b/>
          <w:bCs/>
          <w:sz w:val="22"/>
          <w:szCs w:val="22"/>
        </w:rPr>
      </w:pPr>
    </w:p>
    <w:p w14:paraId="7590B266" w14:textId="77777777" w:rsidR="00B51120" w:rsidRDefault="00B51120" w:rsidP="00E0205D">
      <w:pPr>
        <w:rPr>
          <w:ins w:id="1314" w:author="Sarkar, Soumyadeep" w:date="2026-05-20T10:21:00Z" w16du:dateUtc="2026-05-20T17:21:00Z"/>
          <w:rFonts w:ascii="Arial" w:hAnsi="Arial" w:cs="Arial"/>
          <w:b/>
          <w:bCs/>
          <w:sz w:val="22"/>
          <w:szCs w:val="22"/>
        </w:rPr>
      </w:pPr>
    </w:p>
    <w:p w14:paraId="088A8BE6" w14:textId="77777777" w:rsidR="00B51120" w:rsidRDefault="00B51120" w:rsidP="00E0205D">
      <w:pPr>
        <w:rPr>
          <w:ins w:id="1315" w:author="Sarkar, Soumyadeep" w:date="2026-05-20T10:21:00Z" w16du:dateUtc="2026-05-20T17:21:00Z"/>
          <w:rFonts w:ascii="Arial" w:hAnsi="Arial" w:cs="Arial"/>
          <w:b/>
          <w:bCs/>
          <w:sz w:val="22"/>
          <w:szCs w:val="22"/>
        </w:rPr>
      </w:pPr>
    </w:p>
    <w:p w14:paraId="21E88052" w14:textId="77777777" w:rsidR="00B51120" w:rsidRDefault="00B51120" w:rsidP="00E0205D">
      <w:pPr>
        <w:rPr>
          <w:ins w:id="1316" w:author="Sarkar, Soumyadeep" w:date="2026-05-20T10:21:00Z" w16du:dateUtc="2026-05-20T17:21:00Z"/>
          <w:rFonts w:ascii="Arial" w:hAnsi="Arial" w:cs="Arial"/>
          <w:b/>
          <w:bCs/>
          <w:sz w:val="22"/>
          <w:szCs w:val="22"/>
        </w:rPr>
      </w:pPr>
    </w:p>
    <w:p w14:paraId="160E2CDD" w14:textId="77777777" w:rsidR="00B51120" w:rsidRDefault="00B51120" w:rsidP="00E0205D">
      <w:pPr>
        <w:rPr>
          <w:ins w:id="1317" w:author="Sarkar, Soumyadeep" w:date="2026-05-20T10:21:00Z" w16du:dateUtc="2026-05-20T17:21:00Z"/>
          <w:rFonts w:ascii="Arial" w:hAnsi="Arial" w:cs="Arial"/>
          <w:b/>
          <w:bCs/>
          <w:sz w:val="22"/>
          <w:szCs w:val="22"/>
        </w:rPr>
      </w:pPr>
    </w:p>
    <w:p w14:paraId="588738F2" w14:textId="77777777" w:rsidR="00B51120" w:rsidRDefault="00B51120" w:rsidP="00E0205D">
      <w:pPr>
        <w:rPr>
          <w:ins w:id="1318" w:author="Sarkar, Soumyadeep" w:date="2026-05-20T10:21:00Z" w16du:dateUtc="2026-05-20T17:21:00Z"/>
          <w:rFonts w:ascii="Arial" w:hAnsi="Arial" w:cs="Arial"/>
          <w:b/>
          <w:bCs/>
          <w:sz w:val="22"/>
          <w:szCs w:val="22"/>
        </w:rPr>
      </w:pPr>
    </w:p>
    <w:p w14:paraId="65A4D137" w14:textId="77777777" w:rsidR="00B51120" w:rsidRDefault="00B51120" w:rsidP="00E0205D">
      <w:pPr>
        <w:rPr>
          <w:ins w:id="1319" w:author="Sarkar, Soumyadeep" w:date="2026-05-20T10:21:00Z" w16du:dateUtc="2026-05-20T17:21:00Z"/>
          <w:rFonts w:ascii="Arial" w:hAnsi="Arial" w:cs="Arial"/>
          <w:b/>
          <w:bCs/>
          <w:sz w:val="22"/>
          <w:szCs w:val="22"/>
        </w:rPr>
      </w:pPr>
    </w:p>
    <w:p w14:paraId="717F7700" w14:textId="77777777" w:rsidR="00B51120" w:rsidRDefault="00B51120" w:rsidP="00E0205D">
      <w:pPr>
        <w:rPr>
          <w:ins w:id="1320" w:author="Sarkar, Soumyadeep" w:date="2026-05-20T10:21:00Z" w16du:dateUtc="2026-05-20T17:21:00Z"/>
          <w:rFonts w:ascii="Arial" w:hAnsi="Arial" w:cs="Arial"/>
          <w:b/>
          <w:bCs/>
          <w:sz w:val="22"/>
          <w:szCs w:val="22"/>
        </w:rPr>
      </w:pPr>
    </w:p>
    <w:p w14:paraId="36782E79" w14:textId="7E17C8CE" w:rsidR="00F747DF" w:rsidRPr="000E605F" w:rsidRDefault="000E605F" w:rsidP="00E0205D">
      <w:pPr>
        <w:rPr>
          <w:rFonts w:ascii="Arial" w:hAnsi="Arial" w:cs="Arial"/>
          <w:b/>
          <w:bCs/>
          <w:sz w:val="22"/>
          <w:szCs w:val="22"/>
        </w:rPr>
      </w:pPr>
      <w:r w:rsidRPr="000E605F">
        <w:rPr>
          <w:rFonts w:ascii="Arial" w:hAnsi="Arial" w:cs="Arial"/>
          <w:b/>
          <w:bCs/>
          <w:sz w:val="22"/>
          <w:szCs w:val="22"/>
        </w:rPr>
        <w:lastRenderedPageBreak/>
        <w:t>Figure 1</w:t>
      </w:r>
    </w:p>
    <w:p w14:paraId="41C4F982" w14:textId="78FB9032" w:rsidR="000E605F" w:rsidRPr="00591996" w:rsidRDefault="000E605F" w:rsidP="00591996">
      <w:pPr>
        <w:jc w:val="both"/>
        <w:rPr>
          <w:rFonts w:ascii="Arial" w:hAnsi="Arial" w:cs="Arial"/>
          <w:sz w:val="22"/>
          <w:szCs w:val="22"/>
        </w:rPr>
      </w:pPr>
      <w:r w:rsidRPr="000E605F">
        <w:rPr>
          <w:rFonts w:ascii="Arial" w:hAnsi="Arial" w:cs="Arial"/>
          <w:noProof/>
          <w:sz w:val="22"/>
          <w:szCs w:val="22"/>
        </w:rPr>
        <w:drawing>
          <wp:inline distT="0" distB="0" distL="0" distR="0" wp14:anchorId="65D7C9A5" wp14:editId="3293CD05">
            <wp:extent cx="5943600" cy="3034665"/>
            <wp:effectExtent l="0" t="0" r="0" b="635"/>
            <wp:docPr id="9" name="Picture 8" descr="Diagram&#10;&#10;AI-generated content may be incorrect.">
              <a:extLst xmlns:a="http://schemas.openxmlformats.org/drawingml/2006/main">
                <a:ext uri="{FF2B5EF4-FFF2-40B4-BE49-F238E27FC236}">
                  <a16:creationId xmlns:a16="http://schemas.microsoft.com/office/drawing/2014/main" id="{B953FE9C-BA02-3EB2-DF38-E5228A2103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Diagram&#10;&#10;AI-generated content may be incorrect.">
                      <a:extLst>
                        <a:ext uri="{FF2B5EF4-FFF2-40B4-BE49-F238E27FC236}">
                          <a16:creationId xmlns:a16="http://schemas.microsoft.com/office/drawing/2014/main" id="{B953FE9C-BA02-3EB2-DF38-E5228A21039E}"/>
                        </a:ext>
                      </a:extLst>
                    </pic:cNvPr>
                    <pic:cNvPicPr>
                      <a:picLocks noChangeAspect="1"/>
                    </pic:cNvPicPr>
                  </pic:nvPicPr>
                  <pic:blipFill>
                    <a:blip r:embed="rId111" cstate="print">
                      <a:extLst>
                        <a:ext uri="{28A0092B-C50C-407E-A947-70E740481C1C}">
                          <a14:useLocalDpi xmlns:a14="http://schemas.microsoft.com/office/drawing/2010/main" val="0"/>
                        </a:ext>
                      </a:extLst>
                    </a:blip>
                    <a:srcRect l="6405" t="20236" r="12497" b="20605"/>
                    <a:stretch>
                      <a:fillRect/>
                    </a:stretch>
                  </pic:blipFill>
                  <pic:spPr>
                    <a:xfrm>
                      <a:off x="0" y="0"/>
                      <a:ext cx="5943600" cy="3034665"/>
                    </a:xfrm>
                    <a:prstGeom prst="rect">
                      <a:avLst/>
                    </a:prstGeom>
                  </pic:spPr>
                </pic:pic>
              </a:graphicData>
            </a:graphic>
          </wp:inline>
        </w:drawing>
      </w:r>
    </w:p>
    <w:p w14:paraId="1759A009" w14:textId="77777777" w:rsidR="00591996" w:rsidRPr="00591996" w:rsidRDefault="00591996" w:rsidP="00591996">
      <w:pPr>
        <w:jc w:val="both"/>
        <w:rPr>
          <w:rFonts w:ascii="Arial" w:hAnsi="Arial" w:cs="Arial"/>
          <w:sz w:val="22"/>
          <w:szCs w:val="22"/>
        </w:rPr>
      </w:pPr>
    </w:p>
    <w:p w14:paraId="46BFF36B" w14:textId="77777777" w:rsidR="00591996" w:rsidRDefault="00591996" w:rsidP="00CE5867">
      <w:pPr>
        <w:jc w:val="both"/>
        <w:rPr>
          <w:rFonts w:ascii="Arial" w:hAnsi="Arial" w:cs="Arial"/>
          <w:sz w:val="22"/>
          <w:szCs w:val="22"/>
        </w:rPr>
      </w:pPr>
    </w:p>
    <w:p w14:paraId="4F9185D3" w14:textId="77777777" w:rsidR="000E605F" w:rsidRDefault="000E605F" w:rsidP="00CE5867">
      <w:pPr>
        <w:jc w:val="both"/>
        <w:rPr>
          <w:rFonts w:ascii="Arial" w:hAnsi="Arial" w:cs="Arial"/>
          <w:sz w:val="22"/>
          <w:szCs w:val="22"/>
        </w:rPr>
      </w:pPr>
    </w:p>
    <w:p w14:paraId="3B104FD6" w14:textId="77777777" w:rsidR="000E605F" w:rsidRDefault="000E605F" w:rsidP="00CE5867">
      <w:pPr>
        <w:jc w:val="both"/>
        <w:rPr>
          <w:rFonts w:ascii="Arial" w:hAnsi="Arial" w:cs="Arial"/>
          <w:sz w:val="22"/>
          <w:szCs w:val="22"/>
        </w:rPr>
      </w:pPr>
    </w:p>
    <w:p w14:paraId="01F2FABC" w14:textId="77777777" w:rsidR="000E605F" w:rsidRDefault="000E605F" w:rsidP="00CE5867">
      <w:pPr>
        <w:jc w:val="both"/>
        <w:rPr>
          <w:rFonts w:ascii="Arial" w:hAnsi="Arial" w:cs="Arial"/>
          <w:sz w:val="22"/>
          <w:szCs w:val="22"/>
        </w:rPr>
      </w:pPr>
    </w:p>
    <w:p w14:paraId="795C1746" w14:textId="77777777" w:rsidR="000E605F" w:rsidRDefault="000E605F" w:rsidP="00CE5867">
      <w:pPr>
        <w:jc w:val="both"/>
        <w:rPr>
          <w:rFonts w:ascii="Arial" w:hAnsi="Arial" w:cs="Arial"/>
          <w:sz w:val="22"/>
          <w:szCs w:val="22"/>
        </w:rPr>
      </w:pPr>
    </w:p>
    <w:p w14:paraId="5F2E28E4" w14:textId="77777777" w:rsidR="000E605F" w:rsidRDefault="000E605F" w:rsidP="00CE5867">
      <w:pPr>
        <w:jc w:val="both"/>
        <w:rPr>
          <w:rFonts w:ascii="Arial" w:hAnsi="Arial" w:cs="Arial"/>
          <w:sz w:val="22"/>
          <w:szCs w:val="22"/>
        </w:rPr>
      </w:pPr>
    </w:p>
    <w:p w14:paraId="205582BB" w14:textId="77777777" w:rsidR="000E605F" w:rsidRDefault="000E605F" w:rsidP="00CE5867">
      <w:pPr>
        <w:jc w:val="both"/>
        <w:rPr>
          <w:rFonts w:ascii="Arial" w:hAnsi="Arial" w:cs="Arial"/>
          <w:sz w:val="22"/>
          <w:szCs w:val="22"/>
        </w:rPr>
      </w:pPr>
    </w:p>
    <w:p w14:paraId="07B9E677" w14:textId="77777777" w:rsidR="000E605F" w:rsidRDefault="000E605F" w:rsidP="00CE5867">
      <w:pPr>
        <w:jc w:val="both"/>
        <w:rPr>
          <w:rFonts w:ascii="Arial" w:hAnsi="Arial" w:cs="Arial"/>
          <w:sz w:val="22"/>
          <w:szCs w:val="22"/>
        </w:rPr>
      </w:pPr>
    </w:p>
    <w:p w14:paraId="6791CB28" w14:textId="77777777" w:rsidR="000E605F" w:rsidRDefault="000E605F" w:rsidP="00CE5867">
      <w:pPr>
        <w:jc w:val="both"/>
        <w:rPr>
          <w:rFonts w:ascii="Arial" w:hAnsi="Arial" w:cs="Arial"/>
          <w:sz w:val="22"/>
          <w:szCs w:val="22"/>
        </w:rPr>
      </w:pPr>
    </w:p>
    <w:p w14:paraId="28E782D5" w14:textId="77777777" w:rsidR="000E605F" w:rsidRDefault="000E605F" w:rsidP="00CE5867">
      <w:pPr>
        <w:jc w:val="both"/>
        <w:rPr>
          <w:rFonts w:ascii="Arial" w:hAnsi="Arial" w:cs="Arial"/>
          <w:sz w:val="22"/>
          <w:szCs w:val="22"/>
        </w:rPr>
      </w:pPr>
    </w:p>
    <w:p w14:paraId="22B282EB" w14:textId="77777777" w:rsidR="000E605F" w:rsidRDefault="000E605F" w:rsidP="00CE5867">
      <w:pPr>
        <w:jc w:val="both"/>
        <w:rPr>
          <w:rFonts w:ascii="Arial" w:hAnsi="Arial" w:cs="Arial"/>
          <w:sz w:val="22"/>
          <w:szCs w:val="22"/>
        </w:rPr>
      </w:pPr>
    </w:p>
    <w:p w14:paraId="23027600" w14:textId="77777777" w:rsidR="000E605F" w:rsidRDefault="000E605F" w:rsidP="00CE5867">
      <w:pPr>
        <w:jc w:val="both"/>
        <w:rPr>
          <w:rFonts w:ascii="Arial" w:hAnsi="Arial" w:cs="Arial"/>
          <w:sz w:val="22"/>
          <w:szCs w:val="22"/>
        </w:rPr>
      </w:pPr>
    </w:p>
    <w:p w14:paraId="2B82AE2A" w14:textId="77777777" w:rsidR="000E605F" w:rsidRDefault="000E605F" w:rsidP="00CE5867">
      <w:pPr>
        <w:jc w:val="both"/>
        <w:rPr>
          <w:rFonts w:ascii="Arial" w:hAnsi="Arial" w:cs="Arial"/>
          <w:sz w:val="22"/>
          <w:szCs w:val="22"/>
        </w:rPr>
      </w:pPr>
    </w:p>
    <w:p w14:paraId="3AEA89EA" w14:textId="77777777" w:rsidR="000E605F" w:rsidRDefault="000E605F" w:rsidP="00CE5867">
      <w:pPr>
        <w:jc w:val="both"/>
        <w:rPr>
          <w:rFonts w:ascii="Arial" w:hAnsi="Arial" w:cs="Arial"/>
          <w:sz w:val="22"/>
          <w:szCs w:val="22"/>
        </w:rPr>
      </w:pPr>
    </w:p>
    <w:p w14:paraId="38A768FD" w14:textId="77777777" w:rsidR="000E605F" w:rsidRDefault="000E605F" w:rsidP="00CE5867">
      <w:pPr>
        <w:jc w:val="both"/>
        <w:rPr>
          <w:rFonts w:ascii="Arial" w:hAnsi="Arial" w:cs="Arial"/>
          <w:sz w:val="22"/>
          <w:szCs w:val="22"/>
        </w:rPr>
      </w:pPr>
    </w:p>
    <w:p w14:paraId="2E3B73A7" w14:textId="77777777" w:rsidR="000E605F" w:rsidRDefault="000E605F" w:rsidP="00CE5867">
      <w:pPr>
        <w:jc w:val="both"/>
        <w:rPr>
          <w:rFonts w:ascii="Arial" w:hAnsi="Arial" w:cs="Arial"/>
          <w:sz w:val="22"/>
          <w:szCs w:val="22"/>
        </w:rPr>
      </w:pPr>
    </w:p>
    <w:p w14:paraId="2DD91B1F" w14:textId="77777777" w:rsidR="00B51120" w:rsidRDefault="00B51120" w:rsidP="00CE5867">
      <w:pPr>
        <w:jc w:val="both"/>
        <w:rPr>
          <w:ins w:id="1321" w:author="Sarkar, Soumyadeep" w:date="2026-05-20T10:21:00Z" w16du:dateUtc="2026-05-20T17:21:00Z"/>
          <w:rFonts w:ascii="Arial" w:hAnsi="Arial" w:cs="Arial"/>
          <w:b/>
          <w:bCs/>
          <w:sz w:val="22"/>
          <w:szCs w:val="22"/>
        </w:rPr>
      </w:pPr>
    </w:p>
    <w:p w14:paraId="73C41584" w14:textId="77777777" w:rsidR="00B51120" w:rsidRDefault="00B51120" w:rsidP="00CE5867">
      <w:pPr>
        <w:jc w:val="both"/>
        <w:rPr>
          <w:ins w:id="1322" w:author="Sarkar, Soumyadeep" w:date="2026-05-20T10:21:00Z" w16du:dateUtc="2026-05-20T17:21:00Z"/>
          <w:rFonts w:ascii="Arial" w:hAnsi="Arial" w:cs="Arial"/>
          <w:b/>
          <w:bCs/>
          <w:sz w:val="22"/>
          <w:szCs w:val="22"/>
        </w:rPr>
      </w:pPr>
    </w:p>
    <w:p w14:paraId="1896C972" w14:textId="77777777" w:rsidR="00B51120" w:rsidRDefault="00B51120" w:rsidP="00CE5867">
      <w:pPr>
        <w:jc w:val="both"/>
        <w:rPr>
          <w:ins w:id="1323" w:author="Sarkar, Soumyadeep" w:date="2026-05-20T10:21:00Z" w16du:dateUtc="2026-05-20T17:21:00Z"/>
          <w:rFonts w:ascii="Arial" w:hAnsi="Arial" w:cs="Arial"/>
          <w:b/>
          <w:bCs/>
          <w:sz w:val="22"/>
          <w:szCs w:val="22"/>
        </w:rPr>
      </w:pPr>
    </w:p>
    <w:p w14:paraId="29B3A09E" w14:textId="77777777" w:rsidR="00B51120" w:rsidRDefault="00B51120" w:rsidP="00CE5867">
      <w:pPr>
        <w:jc w:val="both"/>
        <w:rPr>
          <w:ins w:id="1324" w:author="Sarkar, Soumyadeep" w:date="2026-05-20T10:21:00Z" w16du:dateUtc="2026-05-20T17:21:00Z"/>
          <w:rFonts w:ascii="Arial" w:hAnsi="Arial" w:cs="Arial"/>
          <w:b/>
          <w:bCs/>
          <w:sz w:val="22"/>
          <w:szCs w:val="22"/>
        </w:rPr>
      </w:pPr>
    </w:p>
    <w:p w14:paraId="3B2A0D93" w14:textId="77777777" w:rsidR="00B51120" w:rsidRDefault="00B51120" w:rsidP="00CE5867">
      <w:pPr>
        <w:jc w:val="both"/>
        <w:rPr>
          <w:ins w:id="1325" w:author="Sarkar, Soumyadeep" w:date="2026-05-20T10:21:00Z" w16du:dateUtc="2026-05-20T17:21:00Z"/>
          <w:rFonts w:ascii="Arial" w:hAnsi="Arial" w:cs="Arial"/>
          <w:b/>
          <w:bCs/>
          <w:sz w:val="22"/>
          <w:szCs w:val="22"/>
        </w:rPr>
      </w:pPr>
    </w:p>
    <w:p w14:paraId="2D8EB1D7" w14:textId="77777777" w:rsidR="00B51120" w:rsidRDefault="00B51120" w:rsidP="00CE5867">
      <w:pPr>
        <w:jc w:val="both"/>
        <w:rPr>
          <w:ins w:id="1326" w:author="Sarkar, Soumyadeep" w:date="2026-05-20T10:21:00Z" w16du:dateUtc="2026-05-20T17:21:00Z"/>
          <w:rFonts w:ascii="Arial" w:hAnsi="Arial" w:cs="Arial"/>
          <w:b/>
          <w:bCs/>
          <w:sz w:val="22"/>
          <w:szCs w:val="22"/>
        </w:rPr>
      </w:pPr>
    </w:p>
    <w:p w14:paraId="4D53BFA7" w14:textId="77777777" w:rsidR="00B51120" w:rsidRDefault="00B51120" w:rsidP="00CE5867">
      <w:pPr>
        <w:jc w:val="both"/>
        <w:rPr>
          <w:ins w:id="1327" w:author="Sarkar, Soumyadeep" w:date="2026-05-20T10:21:00Z" w16du:dateUtc="2026-05-20T17:21:00Z"/>
          <w:rFonts w:ascii="Arial" w:hAnsi="Arial" w:cs="Arial"/>
          <w:b/>
          <w:bCs/>
          <w:sz w:val="22"/>
          <w:szCs w:val="22"/>
        </w:rPr>
      </w:pPr>
    </w:p>
    <w:p w14:paraId="3B2A04F9" w14:textId="77777777" w:rsidR="00B51120" w:rsidRDefault="00B51120" w:rsidP="00CE5867">
      <w:pPr>
        <w:jc w:val="both"/>
        <w:rPr>
          <w:ins w:id="1328" w:author="Sarkar, Soumyadeep" w:date="2026-05-20T10:21:00Z" w16du:dateUtc="2026-05-20T17:21:00Z"/>
          <w:rFonts w:ascii="Arial" w:hAnsi="Arial" w:cs="Arial"/>
          <w:b/>
          <w:bCs/>
          <w:sz w:val="22"/>
          <w:szCs w:val="22"/>
        </w:rPr>
      </w:pPr>
    </w:p>
    <w:p w14:paraId="7D5D83C1" w14:textId="77777777" w:rsidR="00B51120" w:rsidRDefault="00B51120" w:rsidP="00CE5867">
      <w:pPr>
        <w:jc w:val="both"/>
        <w:rPr>
          <w:ins w:id="1329" w:author="Sarkar, Soumyadeep" w:date="2026-05-20T10:21:00Z" w16du:dateUtc="2026-05-20T17:21:00Z"/>
          <w:rFonts w:ascii="Arial" w:hAnsi="Arial" w:cs="Arial"/>
          <w:b/>
          <w:bCs/>
          <w:sz w:val="22"/>
          <w:szCs w:val="22"/>
        </w:rPr>
      </w:pPr>
    </w:p>
    <w:p w14:paraId="2149E608" w14:textId="77777777" w:rsidR="00B51120" w:rsidRDefault="00B51120" w:rsidP="00CE5867">
      <w:pPr>
        <w:jc w:val="both"/>
        <w:rPr>
          <w:ins w:id="1330" w:author="Sarkar, Soumyadeep" w:date="2026-05-20T10:21:00Z" w16du:dateUtc="2026-05-20T17:21:00Z"/>
          <w:rFonts w:ascii="Arial" w:hAnsi="Arial" w:cs="Arial"/>
          <w:b/>
          <w:bCs/>
          <w:sz w:val="22"/>
          <w:szCs w:val="22"/>
        </w:rPr>
      </w:pPr>
    </w:p>
    <w:p w14:paraId="2F458A6C" w14:textId="77777777" w:rsidR="00B51120" w:rsidRDefault="00B51120" w:rsidP="00CE5867">
      <w:pPr>
        <w:jc w:val="both"/>
        <w:rPr>
          <w:ins w:id="1331" w:author="Sarkar, Soumyadeep" w:date="2026-05-20T10:21:00Z" w16du:dateUtc="2026-05-20T17:21:00Z"/>
          <w:rFonts w:ascii="Arial" w:hAnsi="Arial" w:cs="Arial"/>
          <w:b/>
          <w:bCs/>
          <w:sz w:val="22"/>
          <w:szCs w:val="22"/>
        </w:rPr>
      </w:pPr>
    </w:p>
    <w:p w14:paraId="418BABDE" w14:textId="77777777" w:rsidR="00B51120" w:rsidRDefault="00B51120" w:rsidP="00CE5867">
      <w:pPr>
        <w:jc w:val="both"/>
        <w:rPr>
          <w:ins w:id="1332" w:author="Sarkar, Soumyadeep" w:date="2026-05-20T10:21:00Z" w16du:dateUtc="2026-05-20T17:21:00Z"/>
          <w:rFonts w:ascii="Arial" w:hAnsi="Arial" w:cs="Arial"/>
          <w:b/>
          <w:bCs/>
          <w:sz w:val="22"/>
          <w:szCs w:val="22"/>
        </w:rPr>
      </w:pPr>
    </w:p>
    <w:p w14:paraId="09E8ABD5" w14:textId="77777777" w:rsidR="00B51120" w:rsidRDefault="00B51120" w:rsidP="00CE5867">
      <w:pPr>
        <w:jc w:val="both"/>
        <w:rPr>
          <w:ins w:id="1333" w:author="Sarkar, Soumyadeep" w:date="2026-05-20T10:21:00Z" w16du:dateUtc="2026-05-20T17:21:00Z"/>
          <w:rFonts w:ascii="Arial" w:hAnsi="Arial" w:cs="Arial"/>
          <w:b/>
          <w:bCs/>
          <w:sz w:val="22"/>
          <w:szCs w:val="22"/>
        </w:rPr>
      </w:pPr>
    </w:p>
    <w:p w14:paraId="64E1997D" w14:textId="77777777" w:rsidR="00B51120" w:rsidRDefault="00B51120" w:rsidP="00CE5867">
      <w:pPr>
        <w:jc w:val="both"/>
        <w:rPr>
          <w:ins w:id="1334" w:author="Sarkar, Soumyadeep" w:date="2026-05-20T10:21:00Z" w16du:dateUtc="2026-05-20T17:21:00Z"/>
          <w:rFonts w:ascii="Arial" w:hAnsi="Arial" w:cs="Arial"/>
          <w:b/>
          <w:bCs/>
          <w:sz w:val="22"/>
          <w:szCs w:val="22"/>
        </w:rPr>
      </w:pPr>
    </w:p>
    <w:p w14:paraId="4A2E44E6" w14:textId="7B879AF1" w:rsidR="000E605F" w:rsidRDefault="000E605F" w:rsidP="00CE5867">
      <w:pPr>
        <w:jc w:val="both"/>
        <w:rPr>
          <w:rFonts w:ascii="Arial" w:hAnsi="Arial" w:cs="Arial"/>
          <w:b/>
          <w:bCs/>
          <w:sz w:val="22"/>
          <w:szCs w:val="22"/>
        </w:rPr>
      </w:pPr>
      <w:r w:rsidRPr="000E605F">
        <w:rPr>
          <w:rFonts w:ascii="Arial" w:hAnsi="Arial" w:cs="Arial"/>
          <w:b/>
          <w:bCs/>
          <w:sz w:val="22"/>
          <w:szCs w:val="22"/>
        </w:rPr>
        <w:lastRenderedPageBreak/>
        <w:t>Figure 2</w:t>
      </w:r>
    </w:p>
    <w:p w14:paraId="70BAEE22" w14:textId="7E7F9398" w:rsidR="000E605F" w:rsidRDefault="008737C1" w:rsidP="00CE5867">
      <w:pPr>
        <w:jc w:val="both"/>
        <w:rPr>
          <w:rFonts w:ascii="Arial" w:hAnsi="Arial" w:cs="Arial"/>
          <w:b/>
          <w:bCs/>
          <w:sz w:val="22"/>
          <w:szCs w:val="22"/>
        </w:rPr>
      </w:pPr>
      <w:del w:id="1335" w:author="Sarkar, Soumyadeep" w:date="2026-05-11T13:50:00Z" w16du:dateUtc="2026-05-11T20:50:00Z">
        <w:r w:rsidDel="00C94EF9">
          <w:rPr>
            <w:rFonts w:ascii="Arial" w:hAnsi="Arial" w:cs="Arial"/>
            <w:b/>
            <w:bCs/>
            <w:noProof/>
            <w:sz w:val="22"/>
            <w:szCs w:val="22"/>
          </w:rPr>
          <w:drawing>
            <wp:inline distT="0" distB="0" distL="0" distR="0" wp14:anchorId="03B66D9C" wp14:editId="2436940A">
              <wp:extent cx="5943600" cy="4160520"/>
              <wp:effectExtent l="0" t="0" r="0" b="5080"/>
              <wp:docPr id="195168980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9804" name="Picture 1" descr="Diagram&#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del>
      <w:ins w:id="1336" w:author="Sarkar, Soumyadeep" w:date="2026-05-11T13:50:00Z" w16du:dateUtc="2026-05-11T20:50:00Z">
        <w:r w:rsidR="00C94EF9">
          <w:rPr>
            <w:rFonts w:ascii="Arial" w:hAnsi="Arial" w:cs="Arial"/>
            <w:b/>
            <w:bCs/>
            <w:noProof/>
            <w:sz w:val="22"/>
            <w:szCs w:val="22"/>
          </w:rPr>
          <w:drawing>
            <wp:inline distT="0" distB="0" distL="0" distR="0" wp14:anchorId="7F4E1FE2" wp14:editId="7B38F6F8">
              <wp:extent cx="5943600" cy="4160520"/>
              <wp:effectExtent l="0" t="0" r="0" b="5080"/>
              <wp:docPr id="136812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9870" name="Picture 1368129870"/>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ins>
    </w:p>
    <w:p w14:paraId="0B9240BB" w14:textId="77777777" w:rsidR="000E605F" w:rsidRDefault="000E605F" w:rsidP="00CE5867">
      <w:pPr>
        <w:jc w:val="both"/>
        <w:rPr>
          <w:rFonts w:ascii="Arial" w:hAnsi="Arial" w:cs="Arial"/>
          <w:b/>
          <w:bCs/>
          <w:sz w:val="22"/>
          <w:szCs w:val="22"/>
        </w:rPr>
      </w:pPr>
    </w:p>
    <w:p w14:paraId="650CE73B" w14:textId="77777777" w:rsidR="000E605F" w:rsidRDefault="000E605F" w:rsidP="00CE5867">
      <w:pPr>
        <w:jc w:val="both"/>
        <w:rPr>
          <w:rFonts w:ascii="Arial" w:hAnsi="Arial" w:cs="Arial"/>
          <w:b/>
          <w:bCs/>
          <w:sz w:val="22"/>
          <w:szCs w:val="22"/>
        </w:rPr>
      </w:pPr>
    </w:p>
    <w:p w14:paraId="622FCC7C" w14:textId="77777777" w:rsidR="000E605F" w:rsidRDefault="000E605F" w:rsidP="00CE5867">
      <w:pPr>
        <w:jc w:val="both"/>
        <w:rPr>
          <w:rFonts w:ascii="Arial" w:hAnsi="Arial" w:cs="Arial"/>
          <w:b/>
          <w:bCs/>
          <w:sz w:val="22"/>
          <w:szCs w:val="22"/>
        </w:rPr>
      </w:pPr>
    </w:p>
    <w:p w14:paraId="39F35FE1" w14:textId="77777777" w:rsidR="000E605F" w:rsidRDefault="000E605F" w:rsidP="00CE5867">
      <w:pPr>
        <w:jc w:val="both"/>
        <w:rPr>
          <w:rFonts w:ascii="Arial" w:hAnsi="Arial" w:cs="Arial"/>
          <w:b/>
          <w:bCs/>
          <w:sz w:val="22"/>
          <w:szCs w:val="22"/>
        </w:rPr>
      </w:pPr>
    </w:p>
    <w:p w14:paraId="744A923C" w14:textId="77777777" w:rsidR="000E605F" w:rsidRDefault="000E605F" w:rsidP="00CE5867">
      <w:pPr>
        <w:jc w:val="both"/>
        <w:rPr>
          <w:rFonts w:ascii="Arial" w:hAnsi="Arial" w:cs="Arial"/>
          <w:b/>
          <w:bCs/>
          <w:sz w:val="22"/>
          <w:szCs w:val="22"/>
        </w:rPr>
      </w:pPr>
    </w:p>
    <w:p w14:paraId="7E5CED75" w14:textId="77777777" w:rsidR="000E605F" w:rsidRDefault="000E605F" w:rsidP="00CE5867">
      <w:pPr>
        <w:jc w:val="both"/>
        <w:rPr>
          <w:rFonts w:ascii="Arial" w:hAnsi="Arial" w:cs="Arial"/>
          <w:b/>
          <w:bCs/>
          <w:sz w:val="22"/>
          <w:szCs w:val="22"/>
        </w:rPr>
      </w:pPr>
    </w:p>
    <w:p w14:paraId="1F115486" w14:textId="77777777" w:rsidR="000E605F" w:rsidRDefault="000E605F" w:rsidP="00CE5867">
      <w:pPr>
        <w:jc w:val="both"/>
        <w:rPr>
          <w:rFonts w:ascii="Arial" w:hAnsi="Arial" w:cs="Arial"/>
          <w:b/>
          <w:bCs/>
          <w:sz w:val="22"/>
          <w:szCs w:val="22"/>
        </w:rPr>
      </w:pPr>
    </w:p>
    <w:p w14:paraId="339D1A6A" w14:textId="77777777" w:rsidR="000E605F" w:rsidRDefault="000E605F" w:rsidP="00CE5867">
      <w:pPr>
        <w:jc w:val="both"/>
        <w:rPr>
          <w:rFonts w:ascii="Arial" w:hAnsi="Arial" w:cs="Arial"/>
          <w:b/>
          <w:bCs/>
          <w:sz w:val="22"/>
          <w:szCs w:val="22"/>
        </w:rPr>
      </w:pPr>
    </w:p>
    <w:p w14:paraId="1EE17652" w14:textId="77777777" w:rsidR="000E605F" w:rsidRDefault="000E605F" w:rsidP="00CE5867">
      <w:pPr>
        <w:jc w:val="both"/>
        <w:rPr>
          <w:rFonts w:ascii="Arial" w:hAnsi="Arial" w:cs="Arial"/>
          <w:b/>
          <w:bCs/>
          <w:sz w:val="22"/>
          <w:szCs w:val="22"/>
        </w:rPr>
      </w:pPr>
    </w:p>
    <w:p w14:paraId="66EAC537" w14:textId="77777777" w:rsidR="000E605F" w:rsidRDefault="000E605F" w:rsidP="00CE5867">
      <w:pPr>
        <w:jc w:val="both"/>
        <w:rPr>
          <w:rFonts w:ascii="Arial" w:hAnsi="Arial" w:cs="Arial"/>
          <w:b/>
          <w:bCs/>
          <w:sz w:val="22"/>
          <w:szCs w:val="22"/>
        </w:rPr>
      </w:pPr>
    </w:p>
    <w:p w14:paraId="352416FD" w14:textId="77777777" w:rsidR="000E605F" w:rsidRDefault="000E605F" w:rsidP="00CE5867">
      <w:pPr>
        <w:jc w:val="both"/>
        <w:rPr>
          <w:rFonts w:ascii="Arial" w:hAnsi="Arial" w:cs="Arial"/>
          <w:b/>
          <w:bCs/>
          <w:sz w:val="22"/>
          <w:szCs w:val="22"/>
        </w:rPr>
      </w:pPr>
    </w:p>
    <w:p w14:paraId="4D25742A" w14:textId="77777777" w:rsidR="000E605F" w:rsidRDefault="000E605F" w:rsidP="00CE5867">
      <w:pPr>
        <w:jc w:val="both"/>
        <w:rPr>
          <w:rFonts w:ascii="Arial" w:hAnsi="Arial" w:cs="Arial"/>
          <w:b/>
          <w:bCs/>
          <w:sz w:val="22"/>
          <w:szCs w:val="22"/>
        </w:rPr>
      </w:pPr>
    </w:p>
    <w:p w14:paraId="3E6977EB" w14:textId="77777777" w:rsidR="001C6F41" w:rsidRDefault="001C6F41" w:rsidP="00CE5867">
      <w:pPr>
        <w:jc w:val="both"/>
        <w:rPr>
          <w:rFonts w:ascii="Arial" w:hAnsi="Arial" w:cs="Arial"/>
          <w:b/>
          <w:bCs/>
          <w:sz w:val="22"/>
          <w:szCs w:val="22"/>
        </w:rPr>
      </w:pPr>
    </w:p>
    <w:p w14:paraId="5E726BD9" w14:textId="77777777" w:rsidR="00B51120" w:rsidRDefault="00B51120" w:rsidP="00CE5867">
      <w:pPr>
        <w:jc w:val="both"/>
        <w:rPr>
          <w:ins w:id="1337" w:author="Sarkar, Soumyadeep" w:date="2026-05-20T10:21:00Z" w16du:dateUtc="2026-05-20T17:21:00Z"/>
          <w:rFonts w:ascii="Arial" w:hAnsi="Arial" w:cs="Arial"/>
          <w:b/>
          <w:bCs/>
          <w:sz w:val="22"/>
          <w:szCs w:val="22"/>
        </w:rPr>
      </w:pPr>
    </w:p>
    <w:p w14:paraId="5446F0AC" w14:textId="77777777" w:rsidR="00B51120" w:rsidRDefault="00B51120" w:rsidP="00CE5867">
      <w:pPr>
        <w:jc w:val="both"/>
        <w:rPr>
          <w:ins w:id="1338" w:author="Sarkar, Soumyadeep" w:date="2026-05-20T10:21:00Z" w16du:dateUtc="2026-05-20T17:21:00Z"/>
          <w:rFonts w:ascii="Arial" w:hAnsi="Arial" w:cs="Arial"/>
          <w:b/>
          <w:bCs/>
          <w:sz w:val="22"/>
          <w:szCs w:val="22"/>
        </w:rPr>
      </w:pPr>
    </w:p>
    <w:p w14:paraId="2372C370" w14:textId="77777777" w:rsidR="00B51120" w:rsidRDefault="00B51120" w:rsidP="00CE5867">
      <w:pPr>
        <w:jc w:val="both"/>
        <w:rPr>
          <w:ins w:id="1339" w:author="Sarkar, Soumyadeep" w:date="2026-05-20T10:21:00Z" w16du:dateUtc="2026-05-20T17:21:00Z"/>
          <w:rFonts w:ascii="Arial" w:hAnsi="Arial" w:cs="Arial"/>
          <w:b/>
          <w:bCs/>
          <w:sz w:val="22"/>
          <w:szCs w:val="22"/>
        </w:rPr>
      </w:pPr>
    </w:p>
    <w:p w14:paraId="00D66010" w14:textId="77777777" w:rsidR="00B51120" w:rsidRDefault="00B51120" w:rsidP="00CE5867">
      <w:pPr>
        <w:jc w:val="both"/>
        <w:rPr>
          <w:ins w:id="1340" w:author="Sarkar, Soumyadeep" w:date="2026-05-20T10:21:00Z" w16du:dateUtc="2026-05-20T17:21:00Z"/>
          <w:rFonts w:ascii="Arial" w:hAnsi="Arial" w:cs="Arial"/>
          <w:b/>
          <w:bCs/>
          <w:sz w:val="22"/>
          <w:szCs w:val="22"/>
        </w:rPr>
      </w:pPr>
    </w:p>
    <w:p w14:paraId="1A85CEBD" w14:textId="77777777" w:rsidR="00B51120" w:rsidRDefault="00B51120" w:rsidP="00CE5867">
      <w:pPr>
        <w:jc w:val="both"/>
        <w:rPr>
          <w:ins w:id="1341" w:author="Sarkar, Soumyadeep" w:date="2026-05-20T10:21:00Z" w16du:dateUtc="2026-05-20T17:21:00Z"/>
          <w:rFonts w:ascii="Arial" w:hAnsi="Arial" w:cs="Arial"/>
          <w:b/>
          <w:bCs/>
          <w:sz w:val="22"/>
          <w:szCs w:val="22"/>
        </w:rPr>
      </w:pPr>
    </w:p>
    <w:p w14:paraId="1E83DDF3" w14:textId="77777777" w:rsidR="00B51120" w:rsidRDefault="00B51120" w:rsidP="00CE5867">
      <w:pPr>
        <w:jc w:val="both"/>
        <w:rPr>
          <w:ins w:id="1342" w:author="Sarkar, Soumyadeep" w:date="2026-05-20T10:21:00Z" w16du:dateUtc="2026-05-20T17:21:00Z"/>
          <w:rFonts w:ascii="Arial" w:hAnsi="Arial" w:cs="Arial"/>
          <w:b/>
          <w:bCs/>
          <w:sz w:val="22"/>
          <w:szCs w:val="22"/>
        </w:rPr>
      </w:pPr>
    </w:p>
    <w:p w14:paraId="1218A477" w14:textId="77777777" w:rsidR="00B51120" w:rsidRDefault="00B51120" w:rsidP="00CE5867">
      <w:pPr>
        <w:jc w:val="both"/>
        <w:rPr>
          <w:ins w:id="1343" w:author="Sarkar, Soumyadeep" w:date="2026-05-20T10:21:00Z" w16du:dateUtc="2026-05-20T17:21:00Z"/>
          <w:rFonts w:ascii="Arial" w:hAnsi="Arial" w:cs="Arial"/>
          <w:b/>
          <w:bCs/>
          <w:sz w:val="22"/>
          <w:szCs w:val="22"/>
        </w:rPr>
      </w:pPr>
    </w:p>
    <w:p w14:paraId="76788B54" w14:textId="77777777" w:rsidR="00B51120" w:rsidRDefault="00B51120" w:rsidP="00CE5867">
      <w:pPr>
        <w:jc w:val="both"/>
        <w:rPr>
          <w:ins w:id="1344" w:author="Sarkar, Soumyadeep" w:date="2026-05-20T10:21:00Z" w16du:dateUtc="2026-05-20T17:21:00Z"/>
          <w:rFonts w:ascii="Arial" w:hAnsi="Arial" w:cs="Arial"/>
          <w:b/>
          <w:bCs/>
          <w:sz w:val="22"/>
          <w:szCs w:val="22"/>
        </w:rPr>
      </w:pPr>
    </w:p>
    <w:p w14:paraId="016D53DC" w14:textId="77777777" w:rsidR="00B51120" w:rsidRDefault="00B51120" w:rsidP="00CE5867">
      <w:pPr>
        <w:jc w:val="both"/>
        <w:rPr>
          <w:ins w:id="1345" w:author="Sarkar, Soumyadeep" w:date="2026-05-20T10:21:00Z" w16du:dateUtc="2026-05-20T17:21:00Z"/>
          <w:rFonts w:ascii="Arial" w:hAnsi="Arial" w:cs="Arial"/>
          <w:b/>
          <w:bCs/>
          <w:sz w:val="22"/>
          <w:szCs w:val="22"/>
        </w:rPr>
      </w:pPr>
    </w:p>
    <w:p w14:paraId="49E47E0B" w14:textId="77777777" w:rsidR="00B51120" w:rsidRDefault="00B51120" w:rsidP="00CE5867">
      <w:pPr>
        <w:jc w:val="both"/>
        <w:rPr>
          <w:ins w:id="1346" w:author="Sarkar, Soumyadeep" w:date="2026-05-20T10:21:00Z" w16du:dateUtc="2026-05-20T17:21:00Z"/>
          <w:rFonts w:ascii="Arial" w:hAnsi="Arial" w:cs="Arial"/>
          <w:b/>
          <w:bCs/>
          <w:sz w:val="22"/>
          <w:szCs w:val="22"/>
        </w:rPr>
      </w:pPr>
    </w:p>
    <w:p w14:paraId="19C094FE" w14:textId="77777777" w:rsidR="00B51120" w:rsidRDefault="00B51120" w:rsidP="00CE5867">
      <w:pPr>
        <w:jc w:val="both"/>
        <w:rPr>
          <w:ins w:id="1347" w:author="Sarkar, Soumyadeep" w:date="2026-05-20T10:21:00Z" w16du:dateUtc="2026-05-20T17:21:00Z"/>
          <w:rFonts w:ascii="Arial" w:hAnsi="Arial" w:cs="Arial"/>
          <w:b/>
          <w:bCs/>
          <w:sz w:val="22"/>
          <w:szCs w:val="22"/>
        </w:rPr>
      </w:pPr>
    </w:p>
    <w:p w14:paraId="28038EFC" w14:textId="68C1AFC3" w:rsidR="000E605F" w:rsidRDefault="000E605F" w:rsidP="00CE5867">
      <w:pPr>
        <w:jc w:val="both"/>
        <w:rPr>
          <w:rFonts w:ascii="Arial" w:hAnsi="Arial" w:cs="Arial"/>
          <w:b/>
          <w:bCs/>
          <w:sz w:val="22"/>
          <w:szCs w:val="22"/>
        </w:rPr>
      </w:pPr>
      <w:r>
        <w:rPr>
          <w:rFonts w:ascii="Arial" w:hAnsi="Arial" w:cs="Arial"/>
          <w:b/>
          <w:bCs/>
          <w:sz w:val="22"/>
          <w:szCs w:val="22"/>
        </w:rPr>
        <w:lastRenderedPageBreak/>
        <w:t>Figure 3</w:t>
      </w:r>
    </w:p>
    <w:p w14:paraId="5DD1CA21" w14:textId="537933CD" w:rsidR="000E605F" w:rsidRPr="000E605F" w:rsidRDefault="000E605F" w:rsidP="00CE5867">
      <w:pPr>
        <w:jc w:val="both"/>
        <w:rPr>
          <w:rFonts w:ascii="Arial" w:hAnsi="Arial" w:cs="Arial"/>
          <w:b/>
          <w:bCs/>
          <w:sz w:val="22"/>
          <w:szCs w:val="22"/>
        </w:rPr>
      </w:pPr>
      <w:r w:rsidRPr="000E605F">
        <w:rPr>
          <w:rFonts w:ascii="Arial" w:hAnsi="Arial" w:cs="Arial"/>
          <w:b/>
          <w:bCs/>
          <w:noProof/>
          <w:sz w:val="22"/>
          <w:szCs w:val="22"/>
        </w:rPr>
        <w:drawing>
          <wp:inline distT="0" distB="0" distL="0" distR="0" wp14:anchorId="6BC517D0" wp14:editId="3CAC8D75">
            <wp:extent cx="6007100" cy="4994736"/>
            <wp:effectExtent l="0" t="0" r="0" b="0"/>
            <wp:docPr id="4" name="Picture 3" descr="Diagram&#10;&#10;AI-generated content may be incorrect.">
              <a:extLst xmlns:a="http://schemas.openxmlformats.org/drawingml/2006/main">
                <a:ext uri="{FF2B5EF4-FFF2-40B4-BE49-F238E27FC236}">
                  <a16:creationId xmlns:a16="http://schemas.microsoft.com/office/drawing/2014/main" id="{37FB04D7-F800-118C-D896-2C4B78D26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AI-generated content may be incorrect.">
                      <a:extLst>
                        <a:ext uri="{FF2B5EF4-FFF2-40B4-BE49-F238E27FC236}">
                          <a16:creationId xmlns:a16="http://schemas.microsoft.com/office/drawing/2014/main" id="{37FB04D7-F800-118C-D896-2C4B78D26289}"/>
                        </a:ext>
                      </a:extLst>
                    </pic:cNvPr>
                    <pic:cNvPicPr>
                      <a:picLocks noChangeAspect="1"/>
                    </pic:cNvPicPr>
                  </pic:nvPicPr>
                  <pic:blipFill rotWithShape="1">
                    <a:blip r:embed="rId114" cstate="print">
                      <a:extLst>
                        <a:ext uri="{28A0092B-C50C-407E-A947-70E740481C1C}">
                          <a14:useLocalDpi xmlns:a14="http://schemas.microsoft.com/office/drawing/2010/main" val="0"/>
                        </a:ext>
                      </a:extLst>
                    </a:blip>
                    <a:srcRect r="15812"/>
                    <a:stretch>
                      <a:fillRect/>
                    </a:stretch>
                  </pic:blipFill>
                  <pic:spPr bwMode="auto">
                    <a:xfrm>
                      <a:off x="0" y="0"/>
                      <a:ext cx="6013711" cy="5000233"/>
                    </a:xfrm>
                    <a:prstGeom prst="rect">
                      <a:avLst/>
                    </a:prstGeom>
                    <a:ln>
                      <a:noFill/>
                    </a:ln>
                    <a:extLst>
                      <a:ext uri="{53640926-AAD7-44D8-BBD7-CCE9431645EC}">
                        <a14:shadowObscured xmlns:a14="http://schemas.microsoft.com/office/drawing/2010/main"/>
                      </a:ext>
                    </a:extLst>
                  </pic:spPr>
                </pic:pic>
              </a:graphicData>
            </a:graphic>
          </wp:inline>
        </w:drawing>
      </w:r>
    </w:p>
    <w:sectPr w:rsidR="000E605F" w:rsidRPr="000E605F" w:rsidSect="007E264E">
      <w:footerReference w:type="even" r:id="rId115"/>
      <w:footerReference w:type="default" r:id="rId1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tz, Tom" w:date="2026-05-11T11:21:00Z" w:initials="TM">
    <w:p w14:paraId="203742DB" w14:textId="77777777" w:rsidR="004D6226" w:rsidRDefault="004D6226" w:rsidP="004D6226">
      <w:pPr>
        <w:pStyle w:val="CommentText"/>
      </w:pPr>
      <w:r>
        <w:rPr>
          <w:rStyle w:val="CommentReference"/>
        </w:rPr>
        <w:annotationRef/>
      </w:r>
      <w:r>
        <w:t>This word may be invoking certain expectations of standardized/harmonized data from the reviewers. A suggestion is to use “resource” instead of “compendium”.</w:t>
      </w:r>
    </w:p>
  </w:comment>
  <w:comment w:id="2" w:author="Nakayasu, Ernesto S" w:date="2026-05-11T15:29:00Z" w:initials="EN">
    <w:p w14:paraId="38E36EDB" w14:textId="77777777" w:rsidR="00B62E4E" w:rsidRDefault="003E6E0C" w:rsidP="00B62E4E">
      <w:pPr>
        <w:pStyle w:val="CommentText"/>
      </w:pPr>
      <w:r>
        <w:rPr>
          <w:rStyle w:val="CommentReference"/>
        </w:rPr>
        <w:annotationRef/>
      </w:r>
      <w:r w:rsidR="00B62E4E">
        <w:t>I agree, let’s make it simple. I think we are trying to make it sophisticated but we are adding unintended meaning that might lead to overclaiming what we have.</w:t>
      </w:r>
    </w:p>
  </w:comment>
  <w:comment w:id="14" w:author="Nakayasu, Ernesto S" w:date="2026-05-11T15:30:00Z" w:initials="EN">
    <w:p w14:paraId="2D3A4759" w14:textId="7AAF994E" w:rsidR="00E54259" w:rsidRDefault="00E54259" w:rsidP="00E54259">
      <w:pPr>
        <w:pStyle w:val="CommentText"/>
      </w:pPr>
      <w:r>
        <w:rPr>
          <w:rStyle w:val="CommentReference"/>
        </w:rPr>
        <w:annotationRef/>
      </w:r>
      <w:r>
        <w:t>Need to update after adding the new data packages.</w:t>
      </w:r>
    </w:p>
  </w:comment>
  <w:comment w:id="18" w:author="Nakayasu, Ernesto S" w:date="2026-05-11T15:46:00Z" w:initials="EN">
    <w:p w14:paraId="0426FECD" w14:textId="77777777" w:rsidR="001E2B4A" w:rsidRDefault="001E2B4A" w:rsidP="001E2B4A">
      <w:pPr>
        <w:pStyle w:val="CommentText"/>
      </w:pPr>
      <w:r>
        <w:rPr>
          <w:rStyle w:val="CommentReference"/>
        </w:rPr>
        <w:annotationRef/>
      </w:r>
      <w:r>
        <w:t>I think here was giving the impression that the quality control and statistical analysis was done across the datasets.</w:t>
      </w:r>
    </w:p>
  </w:comment>
  <w:comment w:id="39" w:author="Nakayasu, Ernesto S" w:date="2026-05-11T15:39:00Z" w:initials="EN">
    <w:p w14:paraId="00CE03DF" w14:textId="2E12B2EB" w:rsidR="00C712D0" w:rsidRDefault="00C712D0" w:rsidP="00C712D0">
      <w:pPr>
        <w:pStyle w:val="CommentText"/>
      </w:pPr>
      <w:r>
        <w:rPr>
          <w:rStyle w:val="CommentReference"/>
        </w:rPr>
        <w:annotationRef/>
      </w:r>
      <w:r>
        <w:t>Update after adding the new datasets.</w:t>
      </w:r>
    </w:p>
  </w:comment>
  <w:comment w:id="64" w:author="Nakayasu, Ernesto S" w:date="2026-05-12T09:12:00Z" w:initials="EN">
    <w:p w14:paraId="15B87BA6" w14:textId="77777777" w:rsidR="00F63DA5" w:rsidRDefault="00F63DA5" w:rsidP="00F63DA5">
      <w:pPr>
        <w:pStyle w:val="CommentText"/>
      </w:pPr>
      <w:r>
        <w:rPr>
          <w:rStyle w:val="CommentReference"/>
        </w:rPr>
        <w:annotationRef/>
      </w:r>
      <w:r>
        <w:t>We need to be careful when we say “picture” and “knowledge”. We are providing data, not insights from their analysis.</w:t>
      </w:r>
    </w:p>
  </w:comment>
  <w:comment w:id="139" w:author="Nakayasu, Ernesto S" w:date="2026-05-12T09:23:00Z" w:initials="EN">
    <w:p w14:paraId="0391F3E8" w14:textId="77777777" w:rsidR="003F0373" w:rsidRDefault="003F0373" w:rsidP="003F0373">
      <w:pPr>
        <w:pStyle w:val="CommentText"/>
      </w:pPr>
      <w:r>
        <w:rPr>
          <w:rStyle w:val="CommentReference"/>
        </w:rPr>
        <w:annotationRef/>
      </w:r>
      <w:r>
        <w:t>Update this number</w:t>
      </w:r>
    </w:p>
  </w:comment>
  <w:comment w:id="212" w:author="Nakayasu, Ernesto S" w:date="2026-05-12T09:52:00Z" w:initials="EN">
    <w:p w14:paraId="4157F1D8" w14:textId="77777777" w:rsidR="00E22DE6" w:rsidRDefault="00E22DE6" w:rsidP="00E22DE6">
      <w:pPr>
        <w:pStyle w:val="CommentText"/>
      </w:pPr>
      <w:r>
        <w:rPr>
          <w:rStyle w:val="CommentReference"/>
        </w:rPr>
        <w:annotationRef/>
      </w:r>
      <w:r>
        <w:t>Is this months or weeks?</w:t>
      </w:r>
    </w:p>
  </w:comment>
  <w:comment w:id="213" w:author="Nakayasu, Ernesto S" w:date="2026-05-12T09:52:00Z" w:initials="EN">
    <w:p w14:paraId="4E8BFFAF" w14:textId="77777777" w:rsidR="005F041B" w:rsidRDefault="005F041B" w:rsidP="005F041B">
      <w:pPr>
        <w:pStyle w:val="CommentText"/>
      </w:pPr>
      <w:r>
        <w:rPr>
          <w:rStyle w:val="CommentReference"/>
        </w:rPr>
        <w:annotationRef/>
      </w:r>
      <w:r>
        <w:t>We usually don’t grow the same cell for that long. We get a new aliquot with a lower passage.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742DB" w15:done="0"/>
  <w15:commentEx w15:paraId="38E36EDB" w15:paraIdParent="203742DB" w15:done="0"/>
  <w15:commentEx w15:paraId="2D3A4759" w15:done="0"/>
  <w15:commentEx w15:paraId="0426FECD" w15:done="0"/>
  <w15:commentEx w15:paraId="00CE03DF" w15:done="0"/>
  <w15:commentEx w15:paraId="15B87BA6" w15:done="0"/>
  <w15:commentEx w15:paraId="0391F3E8" w15:done="1"/>
  <w15:commentEx w15:paraId="4157F1D8" w15:done="0"/>
  <w15:commentEx w15:paraId="4E8BFFAF" w15:paraIdParent="4157F1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DE5C56" w16cex:dateUtc="2026-05-11T18:21:00Z">
    <w16cex:extLst>
      <w16:ext w16:uri="{CE6994B0-6A32-4C9F-8C6B-6E91EDA988CE}">
        <cr:reactions xmlns:cr="http://schemas.microsoft.com/office/comments/2020/reactions">
          <cr:reaction reactionType="1">
            <cr:reactionInfo dateUtc="2026-05-11T22:17:50Z">
              <cr:user userId="S::ernesto.nakayasu@pnnl.gov::adb494c6-3cf1-4a47-a044-db0686bf8cb3" userProvider="AD" userName="Nakayasu, Ernesto S"/>
            </cr:reactionInfo>
          </cr:reaction>
        </cr:reactions>
      </w16:ext>
    </w16cex:extLst>
  </w16cex:commentExtensible>
  <w16cex:commentExtensible w16cex:durableId="6FD9C736" w16cex:dateUtc="2026-05-11T22:29:00Z"/>
  <w16cex:commentExtensible w16cex:durableId="585F2CCF" w16cex:dateUtc="2026-05-11T22:30:00Z"/>
  <w16cex:commentExtensible w16cex:durableId="3A07B0FD" w16cex:dateUtc="2026-05-11T22:46:00Z"/>
  <w16cex:commentExtensible w16cex:durableId="36D24C4C" w16cex:dateUtc="2026-05-11T22:39:00Z"/>
  <w16cex:commentExtensible w16cex:durableId="79BF3AE4" w16cex:dateUtc="2026-05-12T16:12:00Z"/>
  <w16cex:commentExtensible w16cex:durableId="5AEFD375" w16cex:dateUtc="2026-05-12T16:23:00Z"/>
  <w16cex:commentExtensible w16cex:durableId="2DE6AEAF" w16cex:dateUtc="2026-05-12T16:52:00Z"/>
  <w16cex:commentExtensible w16cex:durableId="3C1AC2A1" w16cex:dateUtc="2026-05-12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742DB" w16cid:durableId="47DE5C56"/>
  <w16cid:commentId w16cid:paraId="38E36EDB" w16cid:durableId="6FD9C736"/>
  <w16cid:commentId w16cid:paraId="2D3A4759" w16cid:durableId="585F2CCF"/>
  <w16cid:commentId w16cid:paraId="0426FECD" w16cid:durableId="3A07B0FD"/>
  <w16cid:commentId w16cid:paraId="00CE03DF" w16cid:durableId="36D24C4C"/>
  <w16cid:commentId w16cid:paraId="15B87BA6" w16cid:durableId="79BF3AE4"/>
  <w16cid:commentId w16cid:paraId="0391F3E8" w16cid:durableId="5AEFD375"/>
  <w16cid:commentId w16cid:paraId="4157F1D8" w16cid:durableId="2DE6AEAF"/>
  <w16cid:commentId w16cid:paraId="4E8BFFAF" w16cid:durableId="3C1AC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EB04" w14:textId="77777777" w:rsidR="00ED3738" w:rsidRDefault="00ED3738" w:rsidP="007953E9">
      <w:r>
        <w:separator/>
      </w:r>
    </w:p>
  </w:endnote>
  <w:endnote w:type="continuationSeparator" w:id="0">
    <w:p w14:paraId="6F89A9BA" w14:textId="77777777" w:rsidR="00ED3738" w:rsidRDefault="00ED3738" w:rsidP="00795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4879763"/>
      <w:docPartObj>
        <w:docPartGallery w:val="Page Numbers (Bottom of Page)"/>
        <w:docPartUnique/>
      </w:docPartObj>
    </w:sdtPr>
    <w:sdtContent>
      <w:p w14:paraId="0C2AE78E" w14:textId="78F16D71" w:rsidR="007953E9" w:rsidRDefault="007953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43B09">
          <w:rPr>
            <w:rStyle w:val="PageNumber"/>
            <w:noProof/>
          </w:rPr>
          <w:t>1</w:t>
        </w:r>
        <w:r>
          <w:rPr>
            <w:rStyle w:val="PageNumber"/>
          </w:rPr>
          <w:fldChar w:fldCharType="end"/>
        </w:r>
      </w:p>
    </w:sdtContent>
  </w:sdt>
  <w:p w14:paraId="7F693FF3" w14:textId="77777777" w:rsidR="007953E9" w:rsidRDefault="007953E9" w:rsidP="007953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5094596"/>
      <w:docPartObj>
        <w:docPartGallery w:val="Page Numbers (Bottom of Page)"/>
        <w:docPartUnique/>
      </w:docPartObj>
    </w:sdtPr>
    <w:sdtContent>
      <w:p w14:paraId="5971A9B9" w14:textId="54D22C48" w:rsidR="007953E9" w:rsidRDefault="007953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84756C" w14:textId="77777777" w:rsidR="007953E9" w:rsidRDefault="007953E9" w:rsidP="007953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167BA" w14:textId="77777777" w:rsidR="00ED3738" w:rsidRDefault="00ED3738" w:rsidP="007953E9">
      <w:r>
        <w:separator/>
      </w:r>
    </w:p>
  </w:footnote>
  <w:footnote w:type="continuationSeparator" w:id="0">
    <w:p w14:paraId="60ED7F8F" w14:textId="77777777" w:rsidR="00ED3738" w:rsidRDefault="00ED3738" w:rsidP="00795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58FA"/>
    <w:multiLevelType w:val="multilevel"/>
    <w:tmpl w:val="8B5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45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kayasu, Ernesto S">
    <w15:presenceInfo w15:providerId="AD" w15:userId="S::ernesto.nakayasu@pnnl.gov::adb494c6-3cf1-4a47-a044-db0686bf8cb3"/>
  </w15:person>
  <w15:person w15:author="Metz, Tom">
    <w15:presenceInfo w15:providerId="AD" w15:userId="S::thomas.metz@pnnl.gov::5e6f1111-d148-4d7f-88eb-0f875f1e5eeb"/>
  </w15:person>
  <w15:person w15:author="Sarkar, Soumyadeep">
    <w15:presenceInfo w15:providerId="AD" w15:userId="S::soumyadeep.sarkar@pnnl.gov::b21327f8-f049-4535-9ccd-2b71fa0b2c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z9as9xsxd2dke259vvss5cawvfrsf592z9&quot;&gt;Resource paper&lt;record-ids&gt;&lt;item&gt;1&lt;/item&gt;&lt;item&gt;2&lt;/item&gt;&lt;item&gt;3&lt;/item&gt;&lt;item&gt;4&lt;/item&gt;&lt;item&gt;5&lt;/item&gt;&lt;item&gt;6&lt;/item&gt;&lt;item&gt;7&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3&lt;/item&gt;&lt;item&gt;87&lt;/item&gt;&lt;item&gt;88&lt;/item&gt;&lt;item&gt;89&lt;/item&gt;&lt;item&gt;90&lt;/item&gt;&lt;item&gt;91&lt;/item&gt;&lt;item&gt;92&lt;/item&gt;&lt;item&gt;93&lt;/item&gt;&lt;item&gt;94&lt;/item&gt;&lt;item&gt;95&lt;/item&gt;&lt;item&gt;98&lt;/item&gt;&lt;item&gt;117&lt;/item&gt;&lt;item&gt;119&lt;/item&gt;&lt;item&gt;120&lt;/item&gt;&lt;item&gt;121&lt;/item&gt;&lt;item&gt;122&lt;/item&gt;&lt;item&gt;123&lt;/item&gt;&lt;item&gt;124&lt;/item&gt;&lt;item&gt;125&lt;/item&gt;&lt;item&gt;126&lt;/item&gt;&lt;item&gt;127&lt;/item&gt;&lt;/record-ids&gt;&lt;/item&gt;&lt;/Libraries&gt;"/>
  </w:docVars>
  <w:rsids>
    <w:rsidRoot w:val="00273C3C"/>
    <w:rsid w:val="00000420"/>
    <w:rsid w:val="00000429"/>
    <w:rsid w:val="000026C3"/>
    <w:rsid w:val="000051A0"/>
    <w:rsid w:val="0000599E"/>
    <w:rsid w:val="00006590"/>
    <w:rsid w:val="00006DF5"/>
    <w:rsid w:val="00006E50"/>
    <w:rsid w:val="00007187"/>
    <w:rsid w:val="00010286"/>
    <w:rsid w:val="00010889"/>
    <w:rsid w:val="000112D1"/>
    <w:rsid w:val="0001147F"/>
    <w:rsid w:val="00011D11"/>
    <w:rsid w:val="00011DC6"/>
    <w:rsid w:val="00011F0D"/>
    <w:rsid w:val="00012126"/>
    <w:rsid w:val="000125BF"/>
    <w:rsid w:val="000139D7"/>
    <w:rsid w:val="00014994"/>
    <w:rsid w:val="000149B2"/>
    <w:rsid w:val="00014B9B"/>
    <w:rsid w:val="000158DA"/>
    <w:rsid w:val="00015BD8"/>
    <w:rsid w:val="00016138"/>
    <w:rsid w:val="000161CD"/>
    <w:rsid w:val="00016495"/>
    <w:rsid w:val="000171EC"/>
    <w:rsid w:val="000173F6"/>
    <w:rsid w:val="00017434"/>
    <w:rsid w:val="0001747D"/>
    <w:rsid w:val="000208A0"/>
    <w:rsid w:val="000210EC"/>
    <w:rsid w:val="000215E8"/>
    <w:rsid w:val="0002175C"/>
    <w:rsid w:val="00024215"/>
    <w:rsid w:val="0002438B"/>
    <w:rsid w:val="000243CE"/>
    <w:rsid w:val="00025672"/>
    <w:rsid w:val="00027D9D"/>
    <w:rsid w:val="000304DE"/>
    <w:rsid w:val="0003054B"/>
    <w:rsid w:val="00030B14"/>
    <w:rsid w:val="00031393"/>
    <w:rsid w:val="0003219A"/>
    <w:rsid w:val="000321E0"/>
    <w:rsid w:val="00032A82"/>
    <w:rsid w:val="00032E10"/>
    <w:rsid w:val="000332EE"/>
    <w:rsid w:val="00033862"/>
    <w:rsid w:val="00033F5F"/>
    <w:rsid w:val="00034990"/>
    <w:rsid w:val="000350C2"/>
    <w:rsid w:val="00035B41"/>
    <w:rsid w:val="00036BBC"/>
    <w:rsid w:val="00037DE1"/>
    <w:rsid w:val="00037EBC"/>
    <w:rsid w:val="00040B3E"/>
    <w:rsid w:val="000411D5"/>
    <w:rsid w:val="00041BC7"/>
    <w:rsid w:val="00041C8D"/>
    <w:rsid w:val="00041CAC"/>
    <w:rsid w:val="00041CB1"/>
    <w:rsid w:val="00042442"/>
    <w:rsid w:val="000429F2"/>
    <w:rsid w:val="00042A8C"/>
    <w:rsid w:val="00043495"/>
    <w:rsid w:val="0004392F"/>
    <w:rsid w:val="00043ED3"/>
    <w:rsid w:val="000440E2"/>
    <w:rsid w:val="0004429C"/>
    <w:rsid w:val="0004482C"/>
    <w:rsid w:val="00044915"/>
    <w:rsid w:val="00044A79"/>
    <w:rsid w:val="00044C81"/>
    <w:rsid w:val="00044F90"/>
    <w:rsid w:val="000454CC"/>
    <w:rsid w:val="000461CA"/>
    <w:rsid w:val="0004620A"/>
    <w:rsid w:val="0004702D"/>
    <w:rsid w:val="0004718E"/>
    <w:rsid w:val="000477AC"/>
    <w:rsid w:val="0005046C"/>
    <w:rsid w:val="00050515"/>
    <w:rsid w:val="00050655"/>
    <w:rsid w:val="00050A8A"/>
    <w:rsid w:val="00050DED"/>
    <w:rsid w:val="000526C0"/>
    <w:rsid w:val="00052D14"/>
    <w:rsid w:val="000531B6"/>
    <w:rsid w:val="000537D4"/>
    <w:rsid w:val="0005398C"/>
    <w:rsid w:val="00054B80"/>
    <w:rsid w:val="00054CD1"/>
    <w:rsid w:val="000554F0"/>
    <w:rsid w:val="000569E3"/>
    <w:rsid w:val="00060DEA"/>
    <w:rsid w:val="0006146B"/>
    <w:rsid w:val="000615C4"/>
    <w:rsid w:val="000621D2"/>
    <w:rsid w:val="00062AEA"/>
    <w:rsid w:val="00062D40"/>
    <w:rsid w:val="00062D99"/>
    <w:rsid w:val="000633A9"/>
    <w:rsid w:val="00063B58"/>
    <w:rsid w:val="000649F1"/>
    <w:rsid w:val="000650A5"/>
    <w:rsid w:val="0006549A"/>
    <w:rsid w:val="0006596D"/>
    <w:rsid w:val="00067D96"/>
    <w:rsid w:val="00067DDE"/>
    <w:rsid w:val="00070805"/>
    <w:rsid w:val="0007137E"/>
    <w:rsid w:val="000714F3"/>
    <w:rsid w:val="0007172E"/>
    <w:rsid w:val="00071CDA"/>
    <w:rsid w:val="00071D0D"/>
    <w:rsid w:val="00071D1E"/>
    <w:rsid w:val="00072C27"/>
    <w:rsid w:val="00072C4E"/>
    <w:rsid w:val="00072E1C"/>
    <w:rsid w:val="00073BA6"/>
    <w:rsid w:val="000748A0"/>
    <w:rsid w:val="000758BB"/>
    <w:rsid w:val="00075A60"/>
    <w:rsid w:val="00076A46"/>
    <w:rsid w:val="00076C7A"/>
    <w:rsid w:val="00081CC0"/>
    <w:rsid w:val="0008200B"/>
    <w:rsid w:val="00082058"/>
    <w:rsid w:val="00082183"/>
    <w:rsid w:val="00084385"/>
    <w:rsid w:val="000847C7"/>
    <w:rsid w:val="00084D33"/>
    <w:rsid w:val="00084E02"/>
    <w:rsid w:val="000852D7"/>
    <w:rsid w:val="00085345"/>
    <w:rsid w:val="00085487"/>
    <w:rsid w:val="0008574D"/>
    <w:rsid w:val="00085B28"/>
    <w:rsid w:val="00085C3B"/>
    <w:rsid w:val="00085CF9"/>
    <w:rsid w:val="00085DB3"/>
    <w:rsid w:val="0008629B"/>
    <w:rsid w:val="000873E4"/>
    <w:rsid w:val="00090071"/>
    <w:rsid w:val="000900F9"/>
    <w:rsid w:val="000907ED"/>
    <w:rsid w:val="00090AD1"/>
    <w:rsid w:val="00090E03"/>
    <w:rsid w:val="0009137E"/>
    <w:rsid w:val="0009186E"/>
    <w:rsid w:val="00091CF0"/>
    <w:rsid w:val="00091FD5"/>
    <w:rsid w:val="00092161"/>
    <w:rsid w:val="00092AFB"/>
    <w:rsid w:val="00092EEA"/>
    <w:rsid w:val="00092F57"/>
    <w:rsid w:val="00095084"/>
    <w:rsid w:val="000965F7"/>
    <w:rsid w:val="00096C5E"/>
    <w:rsid w:val="000971F3"/>
    <w:rsid w:val="000973FB"/>
    <w:rsid w:val="00097640"/>
    <w:rsid w:val="000A0489"/>
    <w:rsid w:val="000A063D"/>
    <w:rsid w:val="000A0668"/>
    <w:rsid w:val="000A0D7D"/>
    <w:rsid w:val="000A157E"/>
    <w:rsid w:val="000A1FF4"/>
    <w:rsid w:val="000A1FF9"/>
    <w:rsid w:val="000A280B"/>
    <w:rsid w:val="000A280D"/>
    <w:rsid w:val="000A4D64"/>
    <w:rsid w:val="000A4E2C"/>
    <w:rsid w:val="000A6299"/>
    <w:rsid w:val="000A7C81"/>
    <w:rsid w:val="000A7D67"/>
    <w:rsid w:val="000B072D"/>
    <w:rsid w:val="000B0FF1"/>
    <w:rsid w:val="000B1790"/>
    <w:rsid w:val="000B193D"/>
    <w:rsid w:val="000B2276"/>
    <w:rsid w:val="000B235C"/>
    <w:rsid w:val="000B2B93"/>
    <w:rsid w:val="000B3318"/>
    <w:rsid w:val="000B411E"/>
    <w:rsid w:val="000B4238"/>
    <w:rsid w:val="000B5755"/>
    <w:rsid w:val="000B59A4"/>
    <w:rsid w:val="000B59C5"/>
    <w:rsid w:val="000B6263"/>
    <w:rsid w:val="000B6840"/>
    <w:rsid w:val="000B6E77"/>
    <w:rsid w:val="000B7C2B"/>
    <w:rsid w:val="000B7C9D"/>
    <w:rsid w:val="000C0185"/>
    <w:rsid w:val="000C0B51"/>
    <w:rsid w:val="000C1D14"/>
    <w:rsid w:val="000C1F08"/>
    <w:rsid w:val="000C2097"/>
    <w:rsid w:val="000C2525"/>
    <w:rsid w:val="000C27B4"/>
    <w:rsid w:val="000C2DCD"/>
    <w:rsid w:val="000C3CB4"/>
    <w:rsid w:val="000C3E05"/>
    <w:rsid w:val="000C3E44"/>
    <w:rsid w:val="000C4416"/>
    <w:rsid w:val="000C4747"/>
    <w:rsid w:val="000C4BD6"/>
    <w:rsid w:val="000C4F2B"/>
    <w:rsid w:val="000C5674"/>
    <w:rsid w:val="000C5707"/>
    <w:rsid w:val="000C602C"/>
    <w:rsid w:val="000C6F99"/>
    <w:rsid w:val="000C7818"/>
    <w:rsid w:val="000C7972"/>
    <w:rsid w:val="000D0798"/>
    <w:rsid w:val="000D0E80"/>
    <w:rsid w:val="000D22F0"/>
    <w:rsid w:val="000D2BA0"/>
    <w:rsid w:val="000D2EAE"/>
    <w:rsid w:val="000D3782"/>
    <w:rsid w:val="000D37DE"/>
    <w:rsid w:val="000D383A"/>
    <w:rsid w:val="000D39B3"/>
    <w:rsid w:val="000D3D73"/>
    <w:rsid w:val="000D6D6D"/>
    <w:rsid w:val="000D7626"/>
    <w:rsid w:val="000E0914"/>
    <w:rsid w:val="000E0E64"/>
    <w:rsid w:val="000E18B8"/>
    <w:rsid w:val="000E1EDA"/>
    <w:rsid w:val="000E2870"/>
    <w:rsid w:val="000E31A2"/>
    <w:rsid w:val="000E32DE"/>
    <w:rsid w:val="000E366E"/>
    <w:rsid w:val="000E3E59"/>
    <w:rsid w:val="000E4EC4"/>
    <w:rsid w:val="000E5C70"/>
    <w:rsid w:val="000E605F"/>
    <w:rsid w:val="000E64A3"/>
    <w:rsid w:val="000E6699"/>
    <w:rsid w:val="000E7EED"/>
    <w:rsid w:val="000F02FD"/>
    <w:rsid w:val="000F0E28"/>
    <w:rsid w:val="000F191F"/>
    <w:rsid w:val="000F1974"/>
    <w:rsid w:val="000F1C93"/>
    <w:rsid w:val="000F27A8"/>
    <w:rsid w:val="000F2F49"/>
    <w:rsid w:val="000F2F9B"/>
    <w:rsid w:val="000F3C22"/>
    <w:rsid w:val="000F3D75"/>
    <w:rsid w:val="000F3DB3"/>
    <w:rsid w:val="000F4B1C"/>
    <w:rsid w:val="000F5AB1"/>
    <w:rsid w:val="000F7BA5"/>
    <w:rsid w:val="00101D6B"/>
    <w:rsid w:val="00101ECD"/>
    <w:rsid w:val="0010230A"/>
    <w:rsid w:val="00102A97"/>
    <w:rsid w:val="00104BFB"/>
    <w:rsid w:val="001053AC"/>
    <w:rsid w:val="001053BD"/>
    <w:rsid w:val="00105799"/>
    <w:rsid w:val="00105920"/>
    <w:rsid w:val="00105A64"/>
    <w:rsid w:val="00105D1F"/>
    <w:rsid w:val="00106277"/>
    <w:rsid w:val="00106D62"/>
    <w:rsid w:val="001114C9"/>
    <w:rsid w:val="00111D6F"/>
    <w:rsid w:val="00111E41"/>
    <w:rsid w:val="00112184"/>
    <w:rsid w:val="001125D8"/>
    <w:rsid w:val="00112755"/>
    <w:rsid w:val="0011337A"/>
    <w:rsid w:val="00113A4F"/>
    <w:rsid w:val="00113D12"/>
    <w:rsid w:val="00114122"/>
    <w:rsid w:val="00114338"/>
    <w:rsid w:val="001146BD"/>
    <w:rsid w:val="00114AE0"/>
    <w:rsid w:val="00114E21"/>
    <w:rsid w:val="00115166"/>
    <w:rsid w:val="001157F8"/>
    <w:rsid w:val="001170CE"/>
    <w:rsid w:val="00117112"/>
    <w:rsid w:val="001172F7"/>
    <w:rsid w:val="00117423"/>
    <w:rsid w:val="001174BF"/>
    <w:rsid w:val="00117E17"/>
    <w:rsid w:val="00120BB9"/>
    <w:rsid w:val="00120C15"/>
    <w:rsid w:val="001212AA"/>
    <w:rsid w:val="00121337"/>
    <w:rsid w:val="00121FA8"/>
    <w:rsid w:val="0012271D"/>
    <w:rsid w:val="00122FF2"/>
    <w:rsid w:val="001232DA"/>
    <w:rsid w:val="00124158"/>
    <w:rsid w:val="00124A54"/>
    <w:rsid w:val="00124D1A"/>
    <w:rsid w:val="00125956"/>
    <w:rsid w:val="00126339"/>
    <w:rsid w:val="001277DD"/>
    <w:rsid w:val="0012792F"/>
    <w:rsid w:val="00127EA1"/>
    <w:rsid w:val="0013061A"/>
    <w:rsid w:val="001311CB"/>
    <w:rsid w:val="00131D3D"/>
    <w:rsid w:val="0013241D"/>
    <w:rsid w:val="00133216"/>
    <w:rsid w:val="001337A7"/>
    <w:rsid w:val="00133972"/>
    <w:rsid w:val="00133DF2"/>
    <w:rsid w:val="001341FB"/>
    <w:rsid w:val="00134597"/>
    <w:rsid w:val="001352EE"/>
    <w:rsid w:val="00136D03"/>
    <w:rsid w:val="0014059A"/>
    <w:rsid w:val="00140720"/>
    <w:rsid w:val="00140CB8"/>
    <w:rsid w:val="00141101"/>
    <w:rsid w:val="0014482A"/>
    <w:rsid w:val="00144944"/>
    <w:rsid w:val="00144CF7"/>
    <w:rsid w:val="00146E8F"/>
    <w:rsid w:val="00146F1F"/>
    <w:rsid w:val="00147091"/>
    <w:rsid w:val="0014748A"/>
    <w:rsid w:val="00147593"/>
    <w:rsid w:val="0014760E"/>
    <w:rsid w:val="00147A3C"/>
    <w:rsid w:val="001500D0"/>
    <w:rsid w:val="00151562"/>
    <w:rsid w:val="0015252F"/>
    <w:rsid w:val="0015281E"/>
    <w:rsid w:val="00153F51"/>
    <w:rsid w:val="001545CA"/>
    <w:rsid w:val="00154756"/>
    <w:rsid w:val="001554C8"/>
    <w:rsid w:val="001559F7"/>
    <w:rsid w:val="00156FC6"/>
    <w:rsid w:val="00157C05"/>
    <w:rsid w:val="00157E78"/>
    <w:rsid w:val="001601DB"/>
    <w:rsid w:val="001609FB"/>
    <w:rsid w:val="00160CB2"/>
    <w:rsid w:val="00160DD2"/>
    <w:rsid w:val="0016130F"/>
    <w:rsid w:val="00161A57"/>
    <w:rsid w:val="001621C2"/>
    <w:rsid w:val="001621DE"/>
    <w:rsid w:val="00162CFC"/>
    <w:rsid w:val="001643F6"/>
    <w:rsid w:val="001648C1"/>
    <w:rsid w:val="00165034"/>
    <w:rsid w:val="00165096"/>
    <w:rsid w:val="00165347"/>
    <w:rsid w:val="0016539A"/>
    <w:rsid w:val="00165D32"/>
    <w:rsid w:val="0016604B"/>
    <w:rsid w:val="00166D50"/>
    <w:rsid w:val="00167384"/>
    <w:rsid w:val="00170081"/>
    <w:rsid w:val="0017060D"/>
    <w:rsid w:val="0017086B"/>
    <w:rsid w:val="00170FE3"/>
    <w:rsid w:val="00171CF9"/>
    <w:rsid w:val="0017210B"/>
    <w:rsid w:val="00172210"/>
    <w:rsid w:val="00172445"/>
    <w:rsid w:val="001728D7"/>
    <w:rsid w:val="00172ACE"/>
    <w:rsid w:val="001731A8"/>
    <w:rsid w:val="00173A24"/>
    <w:rsid w:val="00173E38"/>
    <w:rsid w:val="0017513F"/>
    <w:rsid w:val="00175161"/>
    <w:rsid w:val="00176994"/>
    <w:rsid w:val="0017769A"/>
    <w:rsid w:val="001805B0"/>
    <w:rsid w:val="0018061F"/>
    <w:rsid w:val="00180C14"/>
    <w:rsid w:val="00181425"/>
    <w:rsid w:val="00181BCC"/>
    <w:rsid w:val="00181E4F"/>
    <w:rsid w:val="00182157"/>
    <w:rsid w:val="001826EC"/>
    <w:rsid w:val="00182F2C"/>
    <w:rsid w:val="0018393C"/>
    <w:rsid w:val="00184EC2"/>
    <w:rsid w:val="00185561"/>
    <w:rsid w:val="0018583E"/>
    <w:rsid w:val="001858C1"/>
    <w:rsid w:val="001858FA"/>
    <w:rsid w:val="00185ED1"/>
    <w:rsid w:val="00186319"/>
    <w:rsid w:val="00186432"/>
    <w:rsid w:val="00186C2C"/>
    <w:rsid w:val="00186F67"/>
    <w:rsid w:val="00187FF3"/>
    <w:rsid w:val="001906B1"/>
    <w:rsid w:val="001906FB"/>
    <w:rsid w:val="00192413"/>
    <w:rsid w:val="0019245C"/>
    <w:rsid w:val="00192C80"/>
    <w:rsid w:val="00192EEF"/>
    <w:rsid w:val="001944EE"/>
    <w:rsid w:val="0019454E"/>
    <w:rsid w:val="00194627"/>
    <w:rsid w:val="001947C5"/>
    <w:rsid w:val="0019481D"/>
    <w:rsid w:val="00195207"/>
    <w:rsid w:val="001952A5"/>
    <w:rsid w:val="00195921"/>
    <w:rsid w:val="00195A23"/>
    <w:rsid w:val="00197E53"/>
    <w:rsid w:val="001A05A0"/>
    <w:rsid w:val="001A0B27"/>
    <w:rsid w:val="001A0EC8"/>
    <w:rsid w:val="001A1053"/>
    <w:rsid w:val="001A12FD"/>
    <w:rsid w:val="001A144F"/>
    <w:rsid w:val="001A208F"/>
    <w:rsid w:val="001A2727"/>
    <w:rsid w:val="001A33E3"/>
    <w:rsid w:val="001A38EA"/>
    <w:rsid w:val="001A45AD"/>
    <w:rsid w:val="001A5AA6"/>
    <w:rsid w:val="001A5B76"/>
    <w:rsid w:val="001A5F7F"/>
    <w:rsid w:val="001A6047"/>
    <w:rsid w:val="001A6AE9"/>
    <w:rsid w:val="001A6CE8"/>
    <w:rsid w:val="001A6E01"/>
    <w:rsid w:val="001A7CB1"/>
    <w:rsid w:val="001B01A8"/>
    <w:rsid w:val="001B0E5E"/>
    <w:rsid w:val="001B0FC9"/>
    <w:rsid w:val="001B2BD6"/>
    <w:rsid w:val="001B334B"/>
    <w:rsid w:val="001B403B"/>
    <w:rsid w:val="001B44D6"/>
    <w:rsid w:val="001B45C7"/>
    <w:rsid w:val="001B4800"/>
    <w:rsid w:val="001B4CA8"/>
    <w:rsid w:val="001B4DF0"/>
    <w:rsid w:val="001B599F"/>
    <w:rsid w:val="001B5DA2"/>
    <w:rsid w:val="001B5E31"/>
    <w:rsid w:val="001B64A6"/>
    <w:rsid w:val="001B6741"/>
    <w:rsid w:val="001B6C64"/>
    <w:rsid w:val="001B7449"/>
    <w:rsid w:val="001B7E0A"/>
    <w:rsid w:val="001C022A"/>
    <w:rsid w:val="001C0670"/>
    <w:rsid w:val="001C12A8"/>
    <w:rsid w:val="001C1AEA"/>
    <w:rsid w:val="001C254E"/>
    <w:rsid w:val="001C2D26"/>
    <w:rsid w:val="001C375A"/>
    <w:rsid w:val="001C382B"/>
    <w:rsid w:val="001C6428"/>
    <w:rsid w:val="001C6C5B"/>
    <w:rsid w:val="001C6F41"/>
    <w:rsid w:val="001C6FF7"/>
    <w:rsid w:val="001C74D0"/>
    <w:rsid w:val="001C7C64"/>
    <w:rsid w:val="001D16D3"/>
    <w:rsid w:val="001D1D48"/>
    <w:rsid w:val="001D1F45"/>
    <w:rsid w:val="001D21FB"/>
    <w:rsid w:val="001D2275"/>
    <w:rsid w:val="001D2413"/>
    <w:rsid w:val="001D28AD"/>
    <w:rsid w:val="001D2A00"/>
    <w:rsid w:val="001D2B0D"/>
    <w:rsid w:val="001D2C2F"/>
    <w:rsid w:val="001D3115"/>
    <w:rsid w:val="001D3379"/>
    <w:rsid w:val="001D3636"/>
    <w:rsid w:val="001D38F2"/>
    <w:rsid w:val="001D3D6A"/>
    <w:rsid w:val="001D3E9D"/>
    <w:rsid w:val="001D4DCB"/>
    <w:rsid w:val="001D5B47"/>
    <w:rsid w:val="001D60C8"/>
    <w:rsid w:val="001D6419"/>
    <w:rsid w:val="001D67C6"/>
    <w:rsid w:val="001D6F46"/>
    <w:rsid w:val="001D7019"/>
    <w:rsid w:val="001D7247"/>
    <w:rsid w:val="001D7661"/>
    <w:rsid w:val="001E07E6"/>
    <w:rsid w:val="001E0DC7"/>
    <w:rsid w:val="001E1252"/>
    <w:rsid w:val="001E1577"/>
    <w:rsid w:val="001E1859"/>
    <w:rsid w:val="001E1945"/>
    <w:rsid w:val="001E1AA4"/>
    <w:rsid w:val="001E263D"/>
    <w:rsid w:val="001E285A"/>
    <w:rsid w:val="001E2B0C"/>
    <w:rsid w:val="001E2B4A"/>
    <w:rsid w:val="001E4732"/>
    <w:rsid w:val="001E4A2F"/>
    <w:rsid w:val="001F02ED"/>
    <w:rsid w:val="001F04CC"/>
    <w:rsid w:val="001F0A50"/>
    <w:rsid w:val="001F0D54"/>
    <w:rsid w:val="001F0ED8"/>
    <w:rsid w:val="001F281D"/>
    <w:rsid w:val="001F2ABE"/>
    <w:rsid w:val="001F33CC"/>
    <w:rsid w:val="001F4198"/>
    <w:rsid w:val="001F449C"/>
    <w:rsid w:val="001F48DD"/>
    <w:rsid w:val="001F4999"/>
    <w:rsid w:val="001F4F40"/>
    <w:rsid w:val="001F51D5"/>
    <w:rsid w:val="001F65B0"/>
    <w:rsid w:val="001F6D64"/>
    <w:rsid w:val="00200321"/>
    <w:rsid w:val="0020076F"/>
    <w:rsid w:val="00201558"/>
    <w:rsid w:val="002019C3"/>
    <w:rsid w:val="00201C0B"/>
    <w:rsid w:val="00201C4C"/>
    <w:rsid w:val="002035BC"/>
    <w:rsid w:val="00203C4E"/>
    <w:rsid w:val="0020402C"/>
    <w:rsid w:val="002049C1"/>
    <w:rsid w:val="00204C19"/>
    <w:rsid w:val="0020511B"/>
    <w:rsid w:val="00205B34"/>
    <w:rsid w:val="00205DC5"/>
    <w:rsid w:val="00206F66"/>
    <w:rsid w:val="0020704B"/>
    <w:rsid w:val="00207671"/>
    <w:rsid w:val="00207F3D"/>
    <w:rsid w:val="002105E7"/>
    <w:rsid w:val="002107FD"/>
    <w:rsid w:val="00213960"/>
    <w:rsid w:val="00213EEA"/>
    <w:rsid w:val="00213F34"/>
    <w:rsid w:val="00214E33"/>
    <w:rsid w:val="00214F5C"/>
    <w:rsid w:val="00215D6B"/>
    <w:rsid w:val="00216DAD"/>
    <w:rsid w:val="002178E8"/>
    <w:rsid w:val="00217ACB"/>
    <w:rsid w:val="00217C84"/>
    <w:rsid w:val="002204CD"/>
    <w:rsid w:val="002206F1"/>
    <w:rsid w:val="002216C7"/>
    <w:rsid w:val="002217DC"/>
    <w:rsid w:val="00221A97"/>
    <w:rsid w:val="00221ED9"/>
    <w:rsid w:val="00222324"/>
    <w:rsid w:val="00223419"/>
    <w:rsid w:val="00223430"/>
    <w:rsid w:val="00223AA1"/>
    <w:rsid w:val="00223C24"/>
    <w:rsid w:val="00223DB2"/>
    <w:rsid w:val="0022408D"/>
    <w:rsid w:val="00224440"/>
    <w:rsid w:val="002244CB"/>
    <w:rsid w:val="00224B2F"/>
    <w:rsid w:val="00225CA0"/>
    <w:rsid w:val="002265AD"/>
    <w:rsid w:val="0022719A"/>
    <w:rsid w:val="002277BC"/>
    <w:rsid w:val="002300E1"/>
    <w:rsid w:val="002314DB"/>
    <w:rsid w:val="00231895"/>
    <w:rsid w:val="002336EA"/>
    <w:rsid w:val="0023382C"/>
    <w:rsid w:val="00234BC6"/>
    <w:rsid w:val="00234EC9"/>
    <w:rsid w:val="0023511D"/>
    <w:rsid w:val="00235AC8"/>
    <w:rsid w:val="002371BD"/>
    <w:rsid w:val="0024087D"/>
    <w:rsid w:val="0024091B"/>
    <w:rsid w:val="00241044"/>
    <w:rsid w:val="002414EB"/>
    <w:rsid w:val="00241548"/>
    <w:rsid w:val="00241615"/>
    <w:rsid w:val="00241954"/>
    <w:rsid w:val="0024202A"/>
    <w:rsid w:val="0024266C"/>
    <w:rsid w:val="00242825"/>
    <w:rsid w:val="002438B4"/>
    <w:rsid w:val="002440E6"/>
    <w:rsid w:val="002442F0"/>
    <w:rsid w:val="00245228"/>
    <w:rsid w:val="0024629C"/>
    <w:rsid w:val="002464D4"/>
    <w:rsid w:val="002464E8"/>
    <w:rsid w:val="002467E7"/>
    <w:rsid w:val="00246B7A"/>
    <w:rsid w:val="0024716B"/>
    <w:rsid w:val="002474D7"/>
    <w:rsid w:val="00247E77"/>
    <w:rsid w:val="00251006"/>
    <w:rsid w:val="00251842"/>
    <w:rsid w:val="002518E3"/>
    <w:rsid w:val="0025235D"/>
    <w:rsid w:val="00252657"/>
    <w:rsid w:val="002529FD"/>
    <w:rsid w:val="00252ACF"/>
    <w:rsid w:val="00253A6F"/>
    <w:rsid w:val="00253AD0"/>
    <w:rsid w:val="0025583F"/>
    <w:rsid w:val="002560A2"/>
    <w:rsid w:val="00256482"/>
    <w:rsid w:val="00257829"/>
    <w:rsid w:val="00257F95"/>
    <w:rsid w:val="002601D0"/>
    <w:rsid w:val="00260598"/>
    <w:rsid w:val="00260620"/>
    <w:rsid w:val="00260666"/>
    <w:rsid w:val="00261086"/>
    <w:rsid w:val="002616C1"/>
    <w:rsid w:val="00262D20"/>
    <w:rsid w:val="00263C6D"/>
    <w:rsid w:val="00263FF7"/>
    <w:rsid w:val="00264457"/>
    <w:rsid w:val="00265D48"/>
    <w:rsid w:val="00266B74"/>
    <w:rsid w:val="00267AFE"/>
    <w:rsid w:val="00270432"/>
    <w:rsid w:val="00270C4B"/>
    <w:rsid w:val="00270DF4"/>
    <w:rsid w:val="002714D2"/>
    <w:rsid w:val="00271814"/>
    <w:rsid w:val="0027186C"/>
    <w:rsid w:val="00272267"/>
    <w:rsid w:val="0027238F"/>
    <w:rsid w:val="00272B19"/>
    <w:rsid w:val="0027388D"/>
    <w:rsid w:val="00273C3C"/>
    <w:rsid w:val="0027627E"/>
    <w:rsid w:val="00276AF5"/>
    <w:rsid w:val="0027777D"/>
    <w:rsid w:val="00277E96"/>
    <w:rsid w:val="0028006A"/>
    <w:rsid w:val="002811CD"/>
    <w:rsid w:val="00281202"/>
    <w:rsid w:val="0028125E"/>
    <w:rsid w:val="002833C9"/>
    <w:rsid w:val="0028410A"/>
    <w:rsid w:val="002841F7"/>
    <w:rsid w:val="00284C57"/>
    <w:rsid w:val="00285689"/>
    <w:rsid w:val="0028593C"/>
    <w:rsid w:val="00285A02"/>
    <w:rsid w:val="00286C7F"/>
    <w:rsid w:val="00286E46"/>
    <w:rsid w:val="00287382"/>
    <w:rsid w:val="00287631"/>
    <w:rsid w:val="0028771E"/>
    <w:rsid w:val="002877DD"/>
    <w:rsid w:val="0029017E"/>
    <w:rsid w:val="00290868"/>
    <w:rsid w:val="00290C27"/>
    <w:rsid w:val="002913B8"/>
    <w:rsid w:val="00291664"/>
    <w:rsid w:val="00291A95"/>
    <w:rsid w:val="00292844"/>
    <w:rsid w:val="00292C47"/>
    <w:rsid w:val="00292C86"/>
    <w:rsid w:val="00293372"/>
    <w:rsid w:val="00293505"/>
    <w:rsid w:val="0029410E"/>
    <w:rsid w:val="002943E6"/>
    <w:rsid w:val="002944E0"/>
    <w:rsid w:val="00295162"/>
    <w:rsid w:val="0029619A"/>
    <w:rsid w:val="0029661B"/>
    <w:rsid w:val="0029721B"/>
    <w:rsid w:val="00297C62"/>
    <w:rsid w:val="002A0415"/>
    <w:rsid w:val="002A0599"/>
    <w:rsid w:val="002A05D6"/>
    <w:rsid w:val="002A09F8"/>
    <w:rsid w:val="002A13D2"/>
    <w:rsid w:val="002A2693"/>
    <w:rsid w:val="002A3911"/>
    <w:rsid w:val="002A394F"/>
    <w:rsid w:val="002A3C47"/>
    <w:rsid w:val="002A3E89"/>
    <w:rsid w:val="002A41F9"/>
    <w:rsid w:val="002A4DB4"/>
    <w:rsid w:val="002A523D"/>
    <w:rsid w:val="002A6066"/>
    <w:rsid w:val="002A73E2"/>
    <w:rsid w:val="002A7C93"/>
    <w:rsid w:val="002A7FCD"/>
    <w:rsid w:val="002B064D"/>
    <w:rsid w:val="002B16C2"/>
    <w:rsid w:val="002B23C2"/>
    <w:rsid w:val="002B2967"/>
    <w:rsid w:val="002B3905"/>
    <w:rsid w:val="002B3A43"/>
    <w:rsid w:val="002B40E9"/>
    <w:rsid w:val="002B50D9"/>
    <w:rsid w:val="002B5CB2"/>
    <w:rsid w:val="002B6388"/>
    <w:rsid w:val="002B6437"/>
    <w:rsid w:val="002B6A74"/>
    <w:rsid w:val="002C19E9"/>
    <w:rsid w:val="002C21DB"/>
    <w:rsid w:val="002C21DC"/>
    <w:rsid w:val="002C2A1E"/>
    <w:rsid w:val="002C3045"/>
    <w:rsid w:val="002C30D6"/>
    <w:rsid w:val="002C3F51"/>
    <w:rsid w:val="002C3F8B"/>
    <w:rsid w:val="002C4210"/>
    <w:rsid w:val="002C428B"/>
    <w:rsid w:val="002C4EE2"/>
    <w:rsid w:val="002C5779"/>
    <w:rsid w:val="002C59DB"/>
    <w:rsid w:val="002C6C8F"/>
    <w:rsid w:val="002C70F7"/>
    <w:rsid w:val="002C761C"/>
    <w:rsid w:val="002C7AAE"/>
    <w:rsid w:val="002D01AF"/>
    <w:rsid w:val="002D15B3"/>
    <w:rsid w:val="002D2501"/>
    <w:rsid w:val="002D2B18"/>
    <w:rsid w:val="002D2EF7"/>
    <w:rsid w:val="002D3691"/>
    <w:rsid w:val="002D57D6"/>
    <w:rsid w:val="002D5E85"/>
    <w:rsid w:val="002D62D0"/>
    <w:rsid w:val="002D6555"/>
    <w:rsid w:val="002D6BD9"/>
    <w:rsid w:val="002D782B"/>
    <w:rsid w:val="002D79FE"/>
    <w:rsid w:val="002E162A"/>
    <w:rsid w:val="002E1690"/>
    <w:rsid w:val="002E35FA"/>
    <w:rsid w:val="002E6035"/>
    <w:rsid w:val="002F091A"/>
    <w:rsid w:val="002F0D25"/>
    <w:rsid w:val="002F0FDB"/>
    <w:rsid w:val="002F1176"/>
    <w:rsid w:val="002F1539"/>
    <w:rsid w:val="002F1619"/>
    <w:rsid w:val="002F264C"/>
    <w:rsid w:val="002F2B45"/>
    <w:rsid w:val="002F31A3"/>
    <w:rsid w:val="002F4A35"/>
    <w:rsid w:val="002F4A56"/>
    <w:rsid w:val="002F5341"/>
    <w:rsid w:val="002F56E8"/>
    <w:rsid w:val="002F7620"/>
    <w:rsid w:val="002F7C96"/>
    <w:rsid w:val="003014E4"/>
    <w:rsid w:val="003027BF"/>
    <w:rsid w:val="0030283E"/>
    <w:rsid w:val="00302ADB"/>
    <w:rsid w:val="00303A05"/>
    <w:rsid w:val="00304D45"/>
    <w:rsid w:val="00304F61"/>
    <w:rsid w:val="00305A4B"/>
    <w:rsid w:val="00305C89"/>
    <w:rsid w:val="00305F35"/>
    <w:rsid w:val="003063F9"/>
    <w:rsid w:val="00306454"/>
    <w:rsid w:val="00306E89"/>
    <w:rsid w:val="00307DB7"/>
    <w:rsid w:val="0031004F"/>
    <w:rsid w:val="00310AF2"/>
    <w:rsid w:val="00311740"/>
    <w:rsid w:val="00311800"/>
    <w:rsid w:val="00311B19"/>
    <w:rsid w:val="00312326"/>
    <w:rsid w:val="00312828"/>
    <w:rsid w:val="00313039"/>
    <w:rsid w:val="00314A6D"/>
    <w:rsid w:val="00314B75"/>
    <w:rsid w:val="00314C20"/>
    <w:rsid w:val="00315EF4"/>
    <w:rsid w:val="0031622A"/>
    <w:rsid w:val="00316424"/>
    <w:rsid w:val="00316F10"/>
    <w:rsid w:val="00320065"/>
    <w:rsid w:val="00320E7C"/>
    <w:rsid w:val="00321111"/>
    <w:rsid w:val="00321920"/>
    <w:rsid w:val="003221CA"/>
    <w:rsid w:val="00322F51"/>
    <w:rsid w:val="00322FF4"/>
    <w:rsid w:val="00323000"/>
    <w:rsid w:val="003231B9"/>
    <w:rsid w:val="0032489D"/>
    <w:rsid w:val="00324920"/>
    <w:rsid w:val="00324A3A"/>
    <w:rsid w:val="0032570F"/>
    <w:rsid w:val="00327544"/>
    <w:rsid w:val="00327572"/>
    <w:rsid w:val="003302A8"/>
    <w:rsid w:val="0033050E"/>
    <w:rsid w:val="00330F53"/>
    <w:rsid w:val="00332010"/>
    <w:rsid w:val="0033201F"/>
    <w:rsid w:val="003322E1"/>
    <w:rsid w:val="00332438"/>
    <w:rsid w:val="003331F6"/>
    <w:rsid w:val="00333489"/>
    <w:rsid w:val="00333C41"/>
    <w:rsid w:val="00333C57"/>
    <w:rsid w:val="00335E00"/>
    <w:rsid w:val="00335F5E"/>
    <w:rsid w:val="0033607E"/>
    <w:rsid w:val="00336C13"/>
    <w:rsid w:val="00336E64"/>
    <w:rsid w:val="0033743D"/>
    <w:rsid w:val="00337AFC"/>
    <w:rsid w:val="00337D14"/>
    <w:rsid w:val="00340460"/>
    <w:rsid w:val="0034128D"/>
    <w:rsid w:val="00341FF4"/>
    <w:rsid w:val="0034312D"/>
    <w:rsid w:val="003434B3"/>
    <w:rsid w:val="00345182"/>
    <w:rsid w:val="003451A4"/>
    <w:rsid w:val="0034654D"/>
    <w:rsid w:val="00346819"/>
    <w:rsid w:val="00350669"/>
    <w:rsid w:val="00351BA0"/>
    <w:rsid w:val="003520CB"/>
    <w:rsid w:val="00352464"/>
    <w:rsid w:val="0035329E"/>
    <w:rsid w:val="0035348C"/>
    <w:rsid w:val="003537BB"/>
    <w:rsid w:val="00353D79"/>
    <w:rsid w:val="00353EBE"/>
    <w:rsid w:val="00354394"/>
    <w:rsid w:val="00354901"/>
    <w:rsid w:val="00354DD1"/>
    <w:rsid w:val="003551AD"/>
    <w:rsid w:val="0035646C"/>
    <w:rsid w:val="003567DE"/>
    <w:rsid w:val="003574AC"/>
    <w:rsid w:val="003576A2"/>
    <w:rsid w:val="0035780A"/>
    <w:rsid w:val="00357FA5"/>
    <w:rsid w:val="00361450"/>
    <w:rsid w:val="003615AE"/>
    <w:rsid w:val="003615D3"/>
    <w:rsid w:val="00363A21"/>
    <w:rsid w:val="00364FBA"/>
    <w:rsid w:val="003656B1"/>
    <w:rsid w:val="0036635E"/>
    <w:rsid w:val="0036704D"/>
    <w:rsid w:val="003675BD"/>
    <w:rsid w:val="003678B4"/>
    <w:rsid w:val="00370D37"/>
    <w:rsid w:val="00370E11"/>
    <w:rsid w:val="00371456"/>
    <w:rsid w:val="00371C5B"/>
    <w:rsid w:val="00372444"/>
    <w:rsid w:val="003729EB"/>
    <w:rsid w:val="00372C42"/>
    <w:rsid w:val="003738EE"/>
    <w:rsid w:val="00374A66"/>
    <w:rsid w:val="00375354"/>
    <w:rsid w:val="00375CAF"/>
    <w:rsid w:val="00376231"/>
    <w:rsid w:val="003809E4"/>
    <w:rsid w:val="00380D07"/>
    <w:rsid w:val="00383064"/>
    <w:rsid w:val="003831DE"/>
    <w:rsid w:val="003839DA"/>
    <w:rsid w:val="00384700"/>
    <w:rsid w:val="00384733"/>
    <w:rsid w:val="00385241"/>
    <w:rsid w:val="00385E2F"/>
    <w:rsid w:val="00385E5E"/>
    <w:rsid w:val="00387298"/>
    <w:rsid w:val="00387332"/>
    <w:rsid w:val="00390697"/>
    <w:rsid w:val="00390872"/>
    <w:rsid w:val="00391191"/>
    <w:rsid w:val="003913A9"/>
    <w:rsid w:val="00391618"/>
    <w:rsid w:val="00392448"/>
    <w:rsid w:val="00392F21"/>
    <w:rsid w:val="003938C3"/>
    <w:rsid w:val="00394D6F"/>
    <w:rsid w:val="003951FC"/>
    <w:rsid w:val="003961E1"/>
    <w:rsid w:val="003963CC"/>
    <w:rsid w:val="00396F0B"/>
    <w:rsid w:val="0039714E"/>
    <w:rsid w:val="00397411"/>
    <w:rsid w:val="00397977"/>
    <w:rsid w:val="00397A9F"/>
    <w:rsid w:val="003A1970"/>
    <w:rsid w:val="003A1F90"/>
    <w:rsid w:val="003A2140"/>
    <w:rsid w:val="003A2722"/>
    <w:rsid w:val="003A3BFE"/>
    <w:rsid w:val="003A3F1B"/>
    <w:rsid w:val="003A3F25"/>
    <w:rsid w:val="003A41BC"/>
    <w:rsid w:val="003A44A6"/>
    <w:rsid w:val="003A4799"/>
    <w:rsid w:val="003A536A"/>
    <w:rsid w:val="003A5D0C"/>
    <w:rsid w:val="003A6006"/>
    <w:rsid w:val="003A6545"/>
    <w:rsid w:val="003A6A1D"/>
    <w:rsid w:val="003A6D97"/>
    <w:rsid w:val="003A7099"/>
    <w:rsid w:val="003A7B9A"/>
    <w:rsid w:val="003B057B"/>
    <w:rsid w:val="003B0BB4"/>
    <w:rsid w:val="003B1173"/>
    <w:rsid w:val="003B2369"/>
    <w:rsid w:val="003B2832"/>
    <w:rsid w:val="003B38D5"/>
    <w:rsid w:val="003B3C64"/>
    <w:rsid w:val="003B49DD"/>
    <w:rsid w:val="003B5091"/>
    <w:rsid w:val="003B548A"/>
    <w:rsid w:val="003B61D1"/>
    <w:rsid w:val="003B682E"/>
    <w:rsid w:val="003B6DD3"/>
    <w:rsid w:val="003B7F3B"/>
    <w:rsid w:val="003C054B"/>
    <w:rsid w:val="003C0A61"/>
    <w:rsid w:val="003C0EAD"/>
    <w:rsid w:val="003C32B2"/>
    <w:rsid w:val="003C33C0"/>
    <w:rsid w:val="003C3573"/>
    <w:rsid w:val="003C41BE"/>
    <w:rsid w:val="003C4A31"/>
    <w:rsid w:val="003C4B97"/>
    <w:rsid w:val="003C4CFB"/>
    <w:rsid w:val="003C6891"/>
    <w:rsid w:val="003C7E9D"/>
    <w:rsid w:val="003D06F1"/>
    <w:rsid w:val="003D0C37"/>
    <w:rsid w:val="003D14AD"/>
    <w:rsid w:val="003D1FDF"/>
    <w:rsid w:val="003D26BC"/>
    <w:rsid w:val="003D4FD6"/>
    <w:rsid w:val="003D57BA"/>
    <w:rsid w:val="003D5817"/>
    <w:rsid w:val="003D5839"/>
    <w:rsid w:val="003D645A"/>
    <w:rsid w:val="003D705C"/>
    <w:rsid w:val="003E010A"/>
    <w:rsid w:val="003E04DD"/>
    <w:rsid w:val="003E13AD"/>
    <w:rsid w:val="003E141F"/>
    <w:rsid w:val="003E1F70"/>
    <w:rsid w:val="003E2905"/>
    <w:rsid w:val="003E29F1"/>
    <w:rsid w:val="003E2C54"/>
    <w:rsid w:val="003E304E"/>
    <w:rsid w:val="003E35D3"/>
    <w:rsid w:val="003E4AE7"/>
    <w:rsid w:val="003E4C84"/>
    <w:rsid w:val="003E4E53"/>
    <w:rsid w:val="003E4EFA"/>
    <w:rsid w:val="003E6515"/>
    <w:rsid w:val="003E67AE"/>
    <w:rsid w:val="003E6E0C"/>
    <w:rsid w:val="003E7573"/>
    <w:rsid w:val="003F0373"/>
    <w:rsid w:val="003F0521"/>
    <w:rsid w:val="003F099A"/>
    <w:rsid w:val="003F0D65"/>
    <w:rsid w:val="003F39AF"/>
    <w:rsid w:val="003F3AF3"/>
    <w:rsid w:val="003F4025"/>
    <w:rsid w:val="003F4E59"/>
    <w:rsid w:val="003F50E7"/>
    <w:rsid w:val="003F5C56"/>
    <w:rsid w:val="003F660D"/>
    <w:rsid w:val="003F761C"/>
    <w:rsid w:val="003F7B76"/>
    <w:rsid w:val="003F7E82"/>
    <w:rsid w:val="003F7FE3"/>
    <w:rsid w:val="0040009C"/>
    <w:rsid w:val="004009AE"/>
    <w:rsid w:val="004011E2"/>
    <w:rsid w:val="004027FE"/>
    <w:rsid w:val="00402AE6"/>
    <w:rsid w:val="00402B1B"/>
    <w:rsid w:val="00403DB9"/>
    <w:rsid w:val="004043CF"/>
    <w:rsid w:val="004046F3"/>
    <w:rsid w:val="004048B9"/>
    <w:rsid w:val="00405077"/>
    <w:rsid w:val="004055B3"/>
    <w:rsid w:val="0040573F"/>
    <w:rsid w:val="0040579C"/>
    <w:rsid w:val="0040774D"/>
    <w:rsid w:val="00407F67"/>
    <w:rsid w:val="00410001"/>
    <w:rsid w:val="004108A2"/>
    <w:rsid w:val="00410B98"/>
    <w:rsid w:val="00410FE0"/>
    <w:rsid w:val="00411705"/>
    <w:rsid w:val="00411956"/>
    <w:rsid w:val="00411AD9"/>
    <w:rsid w:val="00411B30"/>
    <w:rsid w:val="004138F5"/>
    <w:rsid w:val="00413980"/>
    <w:rsid w:val="00413A65"/>
    <w:rsid w:val="00413D7E"/>
    <w:rsid w:val="004158CE"/>
    <w:rsid w:val="00415A6B"/>
    <w:rsid w:val="00415BE5"/>
    <w:rsid w:val="0041611D"/>
    <w:rsid w:val="0041650D"/>
    <w:rsid w:val="00416DB9"/>
    <w:rsid w:val="00417081"/>
    <w:rsid w:val="00420BB6"/>
    <w:rsid w:val="00420CCB"/>
    <w:rsid w:val="00420F96"/>
    <w:rsid w:val="0042165D"/>
    <w:rsid w:val="00421875"/>
    <w:rsid w:val="004224F6"/>
    <w:rsid w:val="00422511"/>
    <w:rsid w:val="00422623"/>
    <w:rsid w:val="0042357F"/>
    <w:rsid w:val="00423651"/>
    <w:rsid w:val="00423BBE"/>
    <w:rsid w:val="0042400A"/>
    <w:rsid w:val="00424311"/>
    <w:rsid w:val="0042448B"/>
    <w:rsid w:val="0042485B"/>
    <w:rsid w:val="00424BE5"/>
    <w:rsid w:val="00425145"/>
    <w:rsid w:val="00425D54"/>
    <w:rsid w:val="00425E18"/>
    <w:rsid w:val="0042766F"/>
    <w:rsid w:val="004305F0"/>
    <w:rsid w:val="00430DCA"/>
    <w:rsid w:val="0043139B"/>
    <w:rsid w:val="00431747"/>
    <w:rsid w:val="0043278B"/>
    <w:rsid w:val="00432842"/>
    <w:rsid w:val="00432C22"/>
    <w:rsid w:val="00434381"/>
    <w:rsid w:val="00434611"/>
    <w:rsid w:val="00434623"/>
    <w:rsid w:val="004351B0"/>
    <w:rsid w:val="0043536A"/>
    <w:rsid w:val="0043678B"/>
    <w:rsid w:val="00436792"/>
    <w:rsid w:val="00436B8F"/>
    <w:rsid w:val="004372E4"/>
    <w:rsid w:val="0043736E"/>
    <w:rsid w:val="004400C5"/>
    <w:rsid w:val="00440379"/>
    <w:rsid w:val="00440B94"/>
    <w:rsid w:val="004410B4"/>
    <w:rsid w:val="00441294"/>
    <w:rsid w:val="004413B7"/>
    <w:rsid w:val="00441D66"/>
    <w:rsid w:val="00442188"/>
    <w:rsid w:val="00442AAC"/>
    <w:rsid w:val="00442AE3"/>
    <w:rsid w:val="00443B09"/>
    <w:rsid w:val="00443DF3"/>
    <w:rsid w:val="00443F1E"/>
    <w:rsid w:val="00444059"/>
    <w:rsid w:val="00444279"/>
    <w:rsid w:val="0044492F"/>
    <w:rsid w:val="0044573C"/>
    <w:rsid w:val="00447957"/>
    <w:rsid w:val="00447A38"/>
    <w:rsid w:val="004515A4"/>
    <w:rsid w:val="00451A01"/>
    <w:rsid w:val="00451EDE"/>
    <w:rsid w:val="00451FA4"/>
    <w:rsid w:val="0045246E"/>
    <w:rsid w:val="00452609"/>
    <w:rsid w:val="00452E98"/>
    <w:rsid w:val="00452FA9"/>
    <w:rsid w:val="00454045"/>
    <w:rsid w:val="004544A4"/>
    <w:rsid w:val="004544A7"/>
    <w:rsid w:val="00455074"/>
    <w:rsid w:val="0045563F"/>
    <w:rsid w:val="004561CF"/>
    <w:rsid w:val="00457252"/>
    <w:rsid w:val="00457A2C"/>
    <w:rsid w:val="00460172"/>
    <w:rsid w:val="00460329"/>
    <w:rsid w:val="004612B8"/>
    <w:rsid w:val="004616BA"/>
    <w:rsid w:val="00463A3D"/>
    <w:rsid w:val="00463DA8"/>
    <w:rsid w:val="00463E95"/>
    <w:rsid w:val="00464660"/>
    <w:rsid w:val="00464907"/>
    <w:rsid w:val="00466024"/>
    <w:rsid w:val="004666AA"/>
    <w:rsid w:val="004668EE"/>
    <w:rsid w:val="00467DBF"/>
    <w:rsid w:val="00470559"/>
    <w:rsid w:val="00470588"/>
    <w:rsid w:val="00471A82"/>
    <w:rsid w:val="00471B2C"/>
    <w:rsid w:val="00471C92"/>
    <w:rsid w:val="00472191"/>
    <w:rsid w:val="0047494B"/>
    <w:rsid w:val="004776BC"/>
    <w:rsid w:val="00477B73"/>
    <w:rsid w:val="004806BF"/>
    <w:rsid w:val="00480AA7"/>
    <w:rsid w:val="004810E6"/>
    <w:rsid w:val="004814EF"/>
    <w:rsid w:val="00481C98"/>
    <w:rsid w:val="00482568"/>
    <w:rsid w:val="00482F6D"/>
    <w:rsid w:val="00483943"/>
    <w:rsid w:val="00483CC6"/>
    <w:rsid w:val="00484BD3"/>
    <w:rsid w:val="00485214"/>
    <w:rsid w:val="004857FB"/>
    <w:rsid w:val="00485EE3"/>
    <w:rsid w:val="00485FB6"/>
    <w:rsid w:val="0048749D"/>
    <w:rsid w:val="00490D5B"/>
    <w:rsid w:val="0049128B"/>
    <w:rsid w:val="0049133A"/>
    <w:rsid w:val="0049154F"/>
    <w:rsid w:val="0049162A"/>
    <w:rsid w:val="004916CB"/>
    <w:rsid w:val="004922EE"/>
    <w:rsid w:val="00492F03"/>
    <w:rsid w:val="004934EF"/>
    <w:rsid w:val="00494860"/>
    <w:rsid w:val="00494C34"/>
    <w:rsid w:val="00494E1E"/>
    <w:rsid w:val="004A0589"/>
    <w:rsid w:val="004A154E"/>
    <w:rsid w:val="004A1671"/>
    <w:rsid w:val="004A1868"/>
    <w:rsid w:val="004A1BD9"/>
    <w:rsid w:val="004A1C42"/>
    <w:rsid w:val="004A1C9F"/>
    <w:rsid w:val="004A2194"/>
    <w:rsid w:val="004A2323"/>
    <w:rsid w:val="004A2338"/>
    <w:rsid w:val="004A2638"/>
    <w:rsid w:val="004A27AB"/>
    <w:rsid w:val="004A2F98"/>
    <w:rsid w:val="004A352E"/>
    <w:rsid w:val="004A4F92"/>
    <w:rsid w:val="004A5BCC"/>
    <w:rsid w:val="004A6A2B"/>
    <w:rsid w:val="004A6C74"/>
    <w:rsid w:val="004B01E0"/>
    <w:rsid w:val="004B1276"/>
    <w:rsid w:val="004B1658"/>
    <w:rsid w:val="004B1D4C"/>
    <w:rsid w:val="004B222F"/>
    <w:rsid w:val="004B2D08"/>
    <w:rsid w:val="004B2D7D"/>
    <w:rsid w:val="004B3331"/>
    <w:rsid w:val="004B43CF"/>
    <w:rsid w:val="004B45C7"/>
    <w:rsid w:val="004B50EC"/>
    <w:rsid w:val="004B5716"/>
    <w:rsid w:val="004B61D2"/>
    <w:rsid w:val="004B63D6"/>
    <w:rsid w:val="004B6EA7"/>
    <w:rsid w:val="004B71B1"/>
    <w:rsid w:val="004B7849"/>
    <w:rsid w:val="004B7A08"/>
    <w:rsid w:val="004C119A"/>
    <w:rsid w:val="004C1504"/>
    <w:rsid w:val="004C2416"/>
    <w:rsid w:val="004C2FC8"/>
    <w:rsid w:val="004C3078"/>
    <w:rsid w:val="004C3283"/>
    <w:rsid w:val="004C393C"/>
    <w:rsid w:val="004C3CF6"/>
    <w:rsid w:val="004C4026"/>
    <w:rsid w:val="004C4989"/>
    <w:rsid w:val="004C4B0E"/>
    <w:rsid w:val="004C4C74"/>
    <w:rsid w:val="004C5A96"/>
    <w:rsid w:val="004C5FF2"/>
    <w:rsid w:val="004C741C"/>
    <w:rsid w:val="004C75E2"/>
    <w:rsid w:val="004C79F2"/>
    <w:rsid w:val="004D0167"/>
    <w:rsid w:val="004D06D6"/>
    <w:rsid w:val="004D179C"/>
    <w:rsid w:val="004D1CC7"/>
    <w:rsid w:val="004D36D5"/>
    <w:rsid w:val="004D49B6"/>
    <w:rsid w:val="004D5A5E"/>
    <w:rsid w:val="004D6226"/>
    <w:rsid w:val="004D6293"/>
    <w:rsid w:val="004D761C"/>
    <w:rsid w:val="004D7A50"/>
    <w:rsid w:val="004D7BB2"/>
    <w:rsid w:val="004E0857"/>
    <w:rsid w:val="004E0F2A"/>
    <w:rsid w:val="004E11B0"/>
    <w:rsid w:val="004E2A31"/>
    <w:rsid w:val="004E2A68"/>
    <w:rsid w:val="004E3695"/>
    <w:rsid w:val="004E47F6"/>
    <w:rsid w:val="004E4B11"/>
    <w:rsid w:val="004E4E38"/>
    <w:rsid w:val="004E5E7E"/>
    <w:rsid w:val="004E6460"/>
    <w:rsid w:val="004E64C7"/>
    <w:rsid w:val="004E7FE7"/>
    <w:rsid w:val="004F01CA"/>
    <w:rsid w:val="004F386F"/>
    <w:rsid w:val="004F3899"/>
    <w:rsid w:val="004F3D56"/>
    <w:rsid w:val="004F3EC4"/>
    <w:rsid w:val="004F404A"/>
    <w:rsid w:val="004F4141"/>
    <w:rsid w:val="004F4284"/>
    <w:rsid w:val="004F43BA"/>
    <w:rsid w:val="004F5BE1"/>
    <w:rsid w:val="004F6549"/>
    <w:rsid w:val="004F654F"/>
    <w:rsid w:val="004F6A6A"/>
    <w:rsid w:val="004F756E"/>
    <w:rsid w:val="004F7C9F"/>
    <w:rsid w:val="00500050"/>
    <w:rsid w:val="00500B36"/>
    <w:rsid w:val="00501509"/>
    <w:rsid w:val="00502723"/>
    <w:rsid w:val="00503736"/>
    <w:rsid w:val="00505217"/>
    <w:rsid w:val="0050694C"/>
    <w:rsid w:val="00506A52"/>
    <w:rsid w:val="00507C4C"/>
    <w:rsid w:val="0051013A"/>
    <w:rsid w:val="005101C2"/>
    <w:rsid w:val="00510431"/>
    <w:rsid w:val="00511097"/>
    <w:rsid w:val="005127E6"/>
    <w:rsid w:val="005143F0"/>
    <w:rsid w:val="005155A3"/>
    <w:rsid w:val="00515EDC"/>
    <w:rsid w:val="00517322"/>
    <w:rsid w:val="005174E1"/>
    <w:rsid w:val="0052202D"/>
    <w:rsid w:val="00523D6C"/>
    <w:rsid w:val="00524527"/>
    <w:rsid w:val="005251B6"/>
    <w:rsid w:val="0052547C"/>
    <w:rsid w:val="005266B5"/>
    <w:rsid w:val="00526A1D"/>
    <w:rsid w:val="00527D57"/>
    <w:rsid w:val="005308EB"/>
    <w:rsid w:val="00530C5E"/>
    <w:rsid w:val="00531231"/>
    <w:rsid w:val="00533ED8"/>
    <w:rsid w:val="00534367"/>
    <w:rsid w:val="00535422"/>
    <w:rsid w:val="00535881"/>
    <w:rsid w:val="00535ABF"/>
    <w:rsid w:val="00535C41"/>
    <w:rsid w:val="00536A83"/>
    <w:rsid w:val="00536D3D"/>
    <w:rsid w:val="00537470"/>
    <w:rsid w:val="005375B3"/>
    <w:rsid w:val="005416A6"/>
    <w:rsid w:val="00541D49"/>
    <w:rsid w:val="00542C01"/>
    <w:rsid w:val="00542C09"/>
    <w:rsid w:val="0054309F"/>
    <w:rsid w:val="00543F84"/>
    <w:rsid w:val="00544069"/>
    <w:rsid w:val="005446F1"/>
    <w:rsid w:val="005449F8"/>
    <w:rsid w:val="005451BA"/>
    <w:rsid w:val="005456F6"/>
    <w:rsid w:val="0054578B"/>
    <w:rsid w:val="005458D5"/>
    <w:rsid w:val="00545F8A"/>
    <w:rsid w:val="005461A6"/>
    <w:rsid w:val="00546D88"/>
    <w:rsid w:val="00547225"/>
    <w:rsid w:val="00547EE2"/>
    <w:rsid w:val="00550CCA"/>
    <w:rsid w:val="00550CF7"/>
    <w:rsid w:val="00550F7A"/>
    <w:rsid w:val="00551150"/>
    <w:rsid w:val="0055166A"/>
    <w:rsid w:val="00551BF1"/>
    <w:rsid w:val="005522CC"/>
    <w:rsid w:val="00552845"/>
    <w:rsid w:val="00552CE1"/>
    <w:rsid w:val="00553046"/>
    <w:rsid w:val="00554097"/>
    <w:rsid w:val="005544AA"/>
    <w:rsid w:val="0055569F"/>
    <w:rsid w:val="0055612D"/>
    <w:rsid w:val="00556398"/>
    <w:rsid w:val="005579D0"/>
    <w:rsid w:val="00560717"/>
    <w:rsid w:val="0056137B"/>
    <w:rsid w:val="005620FC"/>
    <w:rsid w:val="00563210"/>
    <w:rsid w:val="00563F68"/>
    <w:rsid w:val="00564015"/>
    <w:rsid w:val="00564125"/>
    <w:rsid w:val="0056457C"/>
    <w:rsid w:val="005645A7"/>
    <w:rsid w:val="005646FF"/>
    <w:rsid w:val="00564E20"/>
    <w:rsid w:val="00565923"/>
    <w:rsid w:val="00565C39"/>
    <w:rsid w:val="00565C5B"/>
    <w:rsid w:val="005666A0"/>
    <w:rsid w:val="00567328"/>
    <w:rsid w:val="00567920"/>
    <w:rsid w:val="00571CCE"/>
    <w:rsid w:val="00571E3A"/>
    <w:rsid w:val="00571ECA"/>
    <w:rsid w:val="00572D55"/>
    <w:rsid w:val="00572F7B"/>
    <w:rsid w:val="00573CC1"/>
    <w:rsid w:val="00575CCA"/>
    <w:rsid w:val="0057690F"/>
    <w:rsid w:val="00577074"/>
    <w:rsid w:val="0058047A"/>
    <w:rsid w:val="00580552"/>
    <w:rsid w:val="005808E5"/>
    <w:rsid w:val="005818CD"/>
    <w:rsid w:val="0058217E"/>
    <w:rsid w:val="005825FF"/>
    <w:rsid w:val="00583420"/>
    <w:rsid w:val="005856AA"/>
    <w:rsid w:val="00585CBE"/>
    <w:rsid w:val="00585D70"/>
    <w:rsid w:val="005867A3"/>
    <w:rsid w:val="00586DA1"/>
    <w:rsid w:val="00586EBB"/>
    <w:rsid w:val="00587340"/>
    <w:rsid w:val="00587988"/>
    <w:rsid w:val="005900D9"/>
    <w:rsid w:val="00591996"/>
    <w:rsid w:val="00591D2D"/>
    <w:rsid w:val="005941A0"/>
    <w:rsid w:val="00594626"/>
    <w:rsid w:val="00595759"/>
    <w:rsid w:val="00595F52"/>
    <w:rsid w:val="005963CE"/>
    <w:rsid w:val="005965CB"/>
    <w:rsid w:val="0059689E"/>
    <w:rsid w:val="00596D75"/>
    <w:rsid w:val="00597D42"/>
    <w:rsid w:val="005A1018"/>
    <w:rsid w:val="005A134A"/>
    <w:rsid w:val="005A27BB"/>
    <w:rsid w:val="005A2B36"/>
    <w:rsid w:val="005A3222"/>
    <w:rsid w:val="005A38E9"/>
    <w:rsid w:val="005A4C34"/>
    <w:rsid w:val="005A4E51"/>
    <w:rsid w:val="005A5776"/>
    <w:rsid w:val="005A6358"/>
    <w:rsid w:val="005A6488"/>
    <w:rsid w:val="005A7365"/>
    <w:rsid w:val="005A7FF7"/>
    <w:rsid w:val="005B0D34"/>
    <w:rsid w:val="005B10F2"/>
    <w:rsid w:val="005B12C0"/>
    <w:rsid w:val="005B186B"/>
    <w:rsid w:val="005B2094"/>
    <w:rsid w:val="005B256B"/>
    <w:rsid w:val="005B2758"/>
    <w:rsid w:val="005B2AA7"/>
    <w:rsid w:val="005B2C5D"/>
    <w:rsid w:val="005B378A"/>
    <w:rsid w:val="005B409E"/>
    <w:rsid w:val="005B604C"/>
    <w:rsid w:val="005B63EF"/>
    <w:rsid w:val="005B6D11"/>
    <w:rsid w:val="005B6F25"/>
    <w:rsid w:val="005B7552"/>
    <w:rsid w:val="005C00DC"/>
    <w:rsid w:val="005C0847"/>
    <w:rsid w:val="005C09EF"/>
    <w:rsid w:val="005C14B2"/>
    <w:rsid w:val="005C183E"/>
    <w:rsid w:val="005C206C"/>
    <w:rsid w:val="005C244C"/>
    <w:rsid w:val="005C248A"/>
    <w:rsid w:val="005C2808"/>
    <w:rsid w:val="005C3F67"/>
    <w:rsid w:val="005C42A1"/>
    <w:rsid w:val="005C4474"/>
    <w:rsid w:val="005C59AF"/>
    <w:rsid w:val="005C59D1"/>
    <w:rsid w:val="005C6041"/>
    <w:rsid w:val="005C6131"/>
    <w:rsid w:val="005C7E26"/>
    <w:rsid w:val="005D105B"/>
    <w:rsid w:val="005D2826"/>
    <w:rsid w:val="005D34A8"/>
    <w:rsid w:val="005D411F"/>
    <w:rsid w:val="005D461E"/>
    <w:rsid w:val="005D47EE"/>
    <w:rsid w:val="005D58F0"/>
    <w:rsid w:val="005D7234"/>
    <w:rsid w:val="005D74EC"/>
    <w:rsid w:val="005D75DB"/>
    <w:rsid w:val="005E0719"/>
    <w:rsid w:val="005E0E9F"/>
    <w:rsid w:val="005E0FCE"/>
    <w:rsid w:val="005E1105"/>
    <w:rsid w:val="005E1259"/>
    <w:rsid w:val="005E2232"/>
    <w:rsid w:val="005E304C"/>
    <w:rsid w:val="005E368C"/>
    <w:rsid w:val="005E3A96"/>
    <w:rsid w:val="005E3BE3"/>
    <w:rsid w:val="005E4E0D"/>
    <w:rsid w:val="005E4F05"/>
    <w:rsid w:val="005E6583"/>
    <w:rsid w:val="005E69D6"/>
    <w:rsid w:val="005E7BA3"/>
    <w:rsid w:val="005F041B"/>
    <w:rsid w:val="005F083B"/>
    <w:rsid w:val="005F0BC4"/>
    <w:rsid w:val="005F1881"/>
    <w:rsid w:val="005F1932"/>
    <w:rsid w:val="005F210B"/>
    <w:rsid w:val="005F26D4"/>
    <w:rsid w:val="005F2C02"/>
    <w:rsid w:val="005F314F"/>
    <w:rsid w:val="005F5421"/>
    <w:rsid w:val="005F5B41"/>
    <w:rsid w:val="005F60A3"/>
    <w:rsid w:val="005F6CA9"/>
    <w:rsid w:val="005F700D"/>
    <w:rsid w:val="005F7624"/>
    <w:rsid w:val="005F7919"/>
    <w:rsid w:val="006000F7"/>
    <w:rsid w:val="00600622"/>
    <w:rsid w:val="0060069E"/>
    <w:rsid w:val="00600BCC"/>
    <w:rsid w:val="0060128A"/>
    <w:rsid w:val="0060154B"/>
    <w:rsid w:val="006025CA"/>
    <w:rsid w:val="0060289D"/>
    <w:rsid w:val="00602A21"/>
    <w:rsid w:val="00603AA2"/>
    <w:rsid w:val="00603D51"/>
    <w:rsid w:val="00604103"/>
    <w:rsid w:val="00604852"/>
    <w:rsid w:val="006051A0"/>
    <w:rsid w:val="006055AE"/>
    <w:rsid w:val="006055B5"/>
    <w:rsid w:val="00605D78"/>
    <w:rsid w:val="00605E5B"/>
    <w:rsid w:val="0060679B"/>
    <w:rsid w:val="00607033"/>
    <w:rsid w:val="00607176"/>
    <w:rsid w:val="006128FA"/>
    <w:rsid w:val="00613F82"/>
    <w:rsid w:val="00614633"/>
    <w:rsid w:val="00614641"/>
    <w:rsid w:val="00615A67"/>
    <w:rsid w:val="00615AAC"/>
    <w:rsid w:val="00616628"/>
    <w:rsid w:val="0062082B"/>
    <w:rsid w:val="006214CB"/>
    <w:rsid w:val="00622264"/>
    <w:rsid w:val="0062267E"/>
    <w:rsid w:val="00622885"/>
    <w:rsid w:val="00622EC6"/>
    <w:rsid w:val="006240B0"/>
    <w:rsid w:val="00624A1E"/>
    <w:rsid w:val="00624BB4"/>
    <w:rsid w:val="00625214"/>
    <w:rsid w:val="0062632C"/>
    <w:rsid w:val="0062666B"/>
    <w:rsid w:val="006273AB"/>
    <w:rsid w:val="00627408"/>
    <w:rsid w:val="00627CD2"/>
    <w:rsid w:val="00630B54"/>
    <w:rsid w:val="00631768"/>
    <w:rsid w:val="00631C90"/>
    <w:rsid w:val="006325A1"/>
    <w:rsid w:val="00632675"/>
    <w:rsid w:val="006341A9"/>
    <w:rsid w:val="00634E6D"/>
    <w:rsid w:val="00637BA8"/>
    <w:rsid w:val="00640A4C"/>
    <w:rsid w:val="00641CE1"/>
    <w:rsid w:val="00642152"/>
    <w:rsid w:val="006428F8"/>
    <w:rsid w:val="00642D3D"/>
    <w:rsid w:val="00642E86"/>
    <w:rsid w:val="006440B4"/>
    <w:rsid w:val="00644719"/>
    <w:rsid w:val="00644F1B"/>
    <w:rsid w:val="00645182"/>
    <w:rsid w:val="0064535F"/>
    <w:rsid w:val="00645E23"/>
    <w:rsid w:val="0064695E"/>
    <w:rsid w:val="0064708F"/>
    <w:rsid w:val="00647F42"/>
    <w:rsid w:val="0065065B"/>
    <w:rsid w:val="006515C8"/>
    <w:rsid w:val="00652390"/>
    <w:rsid w:val="00652796"/>
    <w:rsid w:val="00652A13"/>
    <w:rsid w:val="00652AE1"/>
    <w:rsid w:val="00652E66"/>
    <w:rsid w:val="00653F71"/>
    <w:rsid w:val="0065529D"/>
    <w:rsid w:val="00655923"/>
    <w:rsid w:val="0065619D"/>
    <w:rsid w:val="006562EE"/>
    <w:rsid w:val="0065779A"/>
    <w:rsid w:val="00657AF4"/>
    <w:rsid w:val="006605A0"/>
    <w:rsid w:val="006606CD"/>
    <w:rsid w:val="00660CE8"/>
    <w:rsid w:val="006617AE"/>
    <w:rsid w:val="00662039"/>
    <w:rsid w:val="00663EDB"/>
    <w:rsid w:val="0066419F"/>
    <w:rsid w:val="00664FF4"/>
    <w:rsid w:val="00665044"/>
    <w:rsid w:val="006650FB"/>
    <w:rsid w:val="0066571E"/>
    <w:rsid w:val="00665AE2"/>
    <w:rsid w:val="00666A73"/>
    <w:rsid w:val="0067039C"/>
    <w:rsid w:val="00670CAB"/>
    <w:rsid w:val="0067127F"/>
    <w:rsid w:val="00671C03"/>
    <w:rsid w:val="00671C8D"/>
    <w:rsid w:val="00671DC5"/>
    <w:rsid w:val="0067222C"/>
    <w:rsid w:val="00672B84"/>
    <w:rsid w:val="00673DBC"/>
    <w:rsid w:val="0067405F"/>
    <w:rsid w:val="00675BC0"/>
    <w:rsid w:val="00676AC7"/>
    <w:rsid w:val="006775A5"/>
    <w:rsid w:val="00680B46"/>
    <w:rsid w:val="006818DD"/>
    <w:rsid w:val="0068192C"/>
    <w:rsid w:val="00682C66"/>
    <w:rsid w:val="00683003"/>
    <w:rsid w:val="00683A4D"/>
    <w:rsid w:val="00684490"/>
    <w:rsid w:val="006847D1"/>
    <w:rsid w:val="00684DF8"/>
    <w:rsid w:val="00684FEB"/>
    <w:rsid w:val="00685BA5"/>
    <w:rsid w:val="00686F54"/>
    <w:rsid w:val="006875EE"/>
    <w:rsid w:val="00687D38"/>
    <w:rsid w:val="00690A4A"/>
    <w:rsid w:val="006917AD"/>
    <w:rsid w:val="006920B1"/>
    <w:rsid w:val="00692B42"/>
    <w:rsid w:val="00692D54"/>
    <w:rsid w:val="00692DC2"/>
    <w:rsid w:val="00692FB9"/>
    <w:rsid w:val="006936D7"/>
    <w:rsid w:val="0069377E"/>
    <w:rsid w:val="00694E47"/>
    <w:rsid w:val="00694E48"/>
    <w:rsid w:val="00695488"/>
    <w:rsid w:val="0069626A"/>
    <w:rsid w:val="00696655"/>
    <w:rsid w:val="00696B5F"/>
    <w:rsid w:val="00696C33"/>
    <w:rsid w:val="006A0122"/>
    <w:rsid w:val="006A03F2"/>
    <w:rsid w:val="006A0971"/>
    <w:rsid w:val="006A102E"/>
    <w:rsid w:val="006A13D0"/>
    <w:rsid w:val="006A219C"/>
    <w:rsid w:val="006A270A"/>
    <w:rsid w:val="006A27F4"/>
    <w:rsid w:val="006A2B46"/>
    <w:rsid w:val="006A327E"/>
    <w:rsid w:val="006A42B8"/>
    <w:rsid w:val="006A541C"/>
    <w:rsid w:val="006A60B6"/>
    <w:rsid w:val="006A72D5"/>
    <w:rsid w:val="006A776D"/>
    <w:rsid w:val="006B0046"/>
    <w:rsid w:val="006B13AC"/>
    <w:rsid w:val="006B1546"/>
    <w:rsid w:val="006B2A9D"/>
    <w:rsid w:val="006B50ED"/>
    <w:rsid w:val="006B5DE5"/>
    <w:rsid w:val="006B6D52"/>
    <w:rsid w:val="006B6E2B"/>
    <w:rsid w:val="006B717B"/>
    <w:rsid w:val="006B7279"/>
    <w:rsid w:val="006B7443"/>
    <w:rsid w:val="006B7783"/>
    <w:rsid w:val="006C0998"/>
    <w:rsid w:val="006C09D0"/>
    <w:rsid w:val="006C0DBA"/>
    <w:rsid w:val="006C30BC"/>
    <w:rsid w:val="006C451E"/>
    <w:rsid w:val="006C53F8"/>
    <w:rsid w:val="006C603E"/>
    <w:rsid w:val="006C6324"/>
    <w:rsid w:val="006C70F3"/>
    <w:rsid w:val="006C732C"/>
    <w:rsid w:val="006C79B8"/>
    <w:rsid w:val="006C7D2F"/>
    <w:rsid w:val="006D0D6A"/>
    <w:rsid w:val="006D0F5F"/>
    <w:rsid w:val="006D13C0"/>
    <w:rsid w:val="006D1858"/>
    <w:rsid w:val="006D222D"/>
    <w:rsid w:val="006D236E"/>
    <w:rsid w:val="006D2EA5"/>
    <w:rsid w:val="006D43F7"/>
    <w:rsid w:val="006D457A"/>
    <w:rsid w:val="006D46EC"/>
    <w:rsid w:val="006D4B53"/>
    <w:rsid w:val="006D55FD"/>
    <w:rsid w:val="006D70E4"/>
    <w:rsid w:val="006D732F"/>
    <w:rsid w:val="006D7D19"/>
    <w:rsid w:val="006E0911"/>
    <w:rsid w:val="006E197D"/>
    <w:rsid w:val="006E1BD8"/>
    <w:rsid w:val="006E1CC1"/>
    <w:rsid w:val="006E1FEE"/>
    <w:rsid w:val="006E26FF"/>
    <w:rsid w:val="006E3A7D"/>
    <w:rsid w:val="006E433E"/>
    <w:rsid w:val="006E51F8"/>
    <w:rsid w:val="006E55DE"/>
    <w:rsid w:val="006E684B"/>
    <w:rsid w:val="006E6FB5"/>
    <w:rsid w:val="006E7306"/>
    <w:rsid w:val="006E7509"/>
    <w:rsid w:val="006F0139"/>
    <w:rsid w:val="006F18D1"/>
    <w:rsid w:val="006F1E8D"/>
    <w:rsid w:val="006F20EA"/>
    <w:rsid w:val="006F2C8B"/>
    <w:rsid w:val="006F4E2D"/>
    <w:rsid w:val="006F4F0B"/>
    <w:rsid w:val="006F5C6E"/>
    <w:rsid w:val="006F62D0"/>
    <w:rsid w:val="006F795B"/>
    <w:rsid w:val="00702042"/>
    <w:rsid w:val="007022FB"/>
    <w:rsid w:val="0070369B"/>
    <w:rsid w:val="00703B83"/>
    <w:rsid w:val="007046E1"/>
    <w:rsid w:val="00704996"/>
    <w:rsid w:val="0070553D"/>
    <w:rsid w:val="00705CF5"/>
    <w:rsid w:val="00706287"/>
    <w:rsid w:val="00706D84"/>
    <w:rsid w:val="00707041"/>
    <w:rsid w:val="007075E6"/>
    <w:rsid w:val="00707801"/>
    <w:rsid w:val="0070787D"/>
    <w:rsid w:val="00707A81"/>
    <w:rsid w:val="00707E42"/>
    <w:rsid w:val="00707FFD"/>
    <w:rsid w:val="0071019C"/>
    <w:rsid w:val="007101AA"/>
    <w:rsid w:val="0071089E"/>
    <w:rsid w:val="00711274"/>
    <w:rsid w:val="00711F4D"/>
    <w:rsid w:val="007123C8"/>
    <w:rsid w:val="00712A84"/>
    <w:rsid w:val="00712AC3"/>
    <w:rsid w:val="00714209"/>
    <w:rsid w:val="00714EFB"/>
    <w:rsid w:val="00715623"/>
    <w:rsid w:val="0071627C"/>
    <w:rsid w:val="0071636B"/>
    <w:rsid w:val="0071798E"/>
    <w:rsid w:val="007202E5"/>
    <w:rsid w:val="007211FE"/>
    <w:rsid w:val="00722923"/>
    <w:rsid w:val="00722C26"/>
    <w:rsid w:val="0072439B"/>
    <w:rsid w:val="007246A0"/>
    <w:rsid w:val="0072488B"/>
    <w:rsid w:val="00724D24"/>
    <w:rsid w:val="00724DC6"/>
    <w:rsid w:val="00725484"/>
    <w:rsid w:val="00725765"/>
    <w:rsid w:val="0072610B"/>
    <w:rsid w:val="00726EAA"/>
    <w:rsid w:val="0072705E"/>
    <w:rsid w:val="00727072"/>
    <w:rsid w:val="00727310"/>
    <w:rsid w:val="00727901"/>
    <w:rsid w:val="007306C2"/>
    <w:rsid w:val="007308AF"/>
    <w:rsid w:val="00731000"/>
    <w:rsid w:val="0073203E"/>
    <w:rsid w:val="00733004"/>
    <w:rsid w:val="00733BDE"/>
    <w:rsid w:val="00733F3A"/>
    <w:rsid w:val="0073417F"/>
    <w:rsid w:val="0073467A"/>
    <w:rsid w:val="00736AC5"/>
    <w:rsid w:val="00740D1E"/>
    <w:rsid w:val="00741CB6"/>
    <w:rsid w:val="007430E6"/>
    <w:rsid w:val="007443B5"/>
    <w:rsid w:val="00744607"/>
    <w:rsid w:val="00746842"/>
    <w:rsid w:val="00746A21"/>
    <w:rsid w:val="00746B19"/>
    <w:rsid w:val="00746C4D"/>
    <w:rsid w:val="00746F19"/>
    <w:rsid w:val="007471EF"/>
    <w:rsid w:val="00747FC3"/>
    <w:rsid w:val="00750C3C"/>
    <w:rsid w:val="00751675"/>
    <w:rsid w:val="00751E79"/>
    <w:rsid w:val="007533F0"/>
    <w:rsid w:val="007542BA"/>
    <w:rsid w:val="00754CA2"/>
    <w:rsid w:val="00754ED6"/>
    <w:rsid w:val="0075555F"/>
    <w:rsid w:val="00755626"/>
    <w:rsid w:val="00756D6A"/>
    <w:rsid w:val="007578C2"/>
    <w:rsid w:val="00760A00"/>
    <w:rsid w:val="0076122E"/>
    <w:rsid w:val="007619A2"/>
    <w:rsid w:val="00762390"/>
    <w:rsid w:val="00763290"/>
    <w:rsid w:val="00764E49"/>
    <w:rsid w:val="00764E5D"/>
    <w:rsid w:val="007660BB"/>
    <w:rsid w:val="0076699D"/>
    <w:rsid w:val="0076701D"/>
    <w:rsid w:val="0076710D"/>
    <w:rsid w:val="007676B0"/>
    <w:rsid w:val="00767725"/>
    <w:rsid w:val="007703B6"/>
    <w:rsid w:val="00770A52"/>
    <w:rsid w:val="00770B81"/>
    <w:rsid w:val="00770F1F"/>
    <w:rsid w:val="00771E96"/>
    <w:rsid w:val="00772CE1"/>
    <w:rsid w:val="00772FA5"/>
    <w:rsid w:val="00774748"/>
    <w:rsid w:val="00774755"/>
    <w:rsid w:val="00774987"/>
    <w:rsid w:val="007749AD"/>
    <w:rsid w:val="00775A66"/>
    <w:rsid w:val="00775AD6"/>
    <w:rsid w:val="00776B27"/>
    <w:rsid w:val="00776D0C"/>
    <w:rsid w:val="00777159"/>
    <w:rsid w:val="00777267"/>
    <w:rsid w:val="007777D7"/>
    <w:rsid w:val="007801F7"/>
    <w:rsid w:val="0078092E"/>
    <w:rsid w:val="00780CBD"/>
    <w:rsid w:val="00781217"/>
    <w:rsid w:val="00781D90"/>
    <w:rsid w:val="00782BE9"/>
    <w:rsid w:val="00782D0F"/>
    <w:rsid w:val="0078406B"/>
    <w:rsid w:val="0078439D"/>
    <w:rsid w:val="00784E9A"/>
    <w:rsid w:val="007860ED"/>
    <w:rsid w:val="007864DB"/>
    <w:rsid w:val="00787C0F"/>
    <w:rsid w:val="0079009D"/>
    <w:rsid w:val="00790F2C"/>
    <w:rsid w:val="0079171D"/>
    <w:rsid w:val="00792152"/>
    <w:rsid w:val="007934BD"/>
    <w:rsid w:val="00795161"/>
    <w:rsid w:val="007953E9"/>
    <w:rsid w:val="00795813"/>
    <w:rsid w:val="00795E64"/>
    <w:rsid w:val="00796061"/>
    <w:rsid w:val="0079627B"/>
    <w:rsid w:val="007968CE"/>
    <w:rsid w:val="00796E65"/>
    <w:rsid w:val="00796ECD"/>
    <w:rsid w:val="007971FD"/>
    <w:rsid w:val="00797506"/>
    <w:rsid w:val="0079770D"/>
    <w:rsid w:val="0079786B"/>
    <w:rsid w:val="00797CD5"/>
    <w:rsid w:val="00797D5E"/>
    <w:rsid w:val="00797DEA"/>
    <w:rsid w:val="00797ECF"/>
    <w:rsid w:val="007A047F"/>
    <w:rsid w:val="007A07F6"/>
    <w:rsid w:val="007A166C"/>
    <w:rsid w:val="007A1803"/>
    <w:rsid w:val="007A33E2"/>
    <w:rsid w:val="007A3442"/>
    <w:rsid w:val="007A3CD2"/>
    <w:rsid w:val="007A4583"/>
    <w:rsid w:val="007A6523"/>
    <w:rsid w:val="007A6771"/>
    <w:rsid w:val="007A6926"/>
    <w:rsid w:val="007A6951"/>
    <w:rsid w:val="007A6B9B"/>
    <w:rsid w:val="007A7AF1"/>
    <w:rsid w:val="007B00B4"/>
    <w:rsid w:val="007B065B"/>
    <w:rsid w:val="007B20F4"/>
    <w:rsid w:val="007B2298"/>
    <w:rsid w:val="007B24AB"/>
    <w:rsid w:val="007B2B28"/>
    <w:rsid w:val="007B2E8F"/>
    <w:rsid w:val="007B2FE5"/>
    <w:rsid w:val="007B31E0"/>
    <w:rsid w:val="007B33E2"/>
    <w:rsid w:val="007B3AC6"/>
    <w:rsid w:val="007B43DB"/>
    <w:rsid w:val="007B478E"/>
    <w:rsid w:val="007B5043"/>
    <w:rsid w:val="007B5569"/>
    <w:rsid w:val="007B5B10"/>
    <w:rsid w:val="007B5FE5"/>
    <w:rsid w:val="007B6326"/>
    <w:rsid w:val="007B64D2"/>
    <w:rsid w:val="007B680D"/>
    <w:rsid w:val="007B68BA"/>
    <w:rsid w:val="007B7590"/>
    <w:rsid w:val="007B79EB"/>
    <w:rsid w:val="007C00E4"/>
    <w:rsid w:val="007C106C"/>
    <w:rsid w:val="007C1706"/>
    <w:rsid w:val="007C2FCD"/>
    <w:rsid w:val="007C2FE0"/>
    <w:rsid w:val="007C330D"/>
    <w:rsid w:val="007C41DA"/>
    <w:rsid w:val="007C57BD"/>
    <w:rsid w:val="007C6424"/>
    <w:rsid w:val="007C6AFA"/>
    <w:rsid w:val="007C7308"/>
    <w:rsid w:val="007D05D9"/>
    <w:rsid w:val="007D0901"/>
    <w:rsid w:val="007D0ECF"/>
    <w:rsid w:val="007D15DB"/>
    <w:rsid w:val="007D255C"/>
    <w:rsid w:val="007D28E7"/>
    <w:rsid w:val="007D2AE2"/>
    <w:rsid w:val="007D369D"/>
    <w:rsid w:val="007D3CEE"/>
    <w:rsid w:val="007D4C93"/>
    <w:rsid w:val="007D573B"/>
    <w:rsid w:val="007D589C"/>
    <w:rsid w:val="007E06F0"/>
    <w:rsid w:val="007E1459"/>
    <w:rsid w:val="007E1A5A"/>
    <w:rsid w:val="007E264E"/>
    <w:rsid w:val="007E2E69"/>
    <w:rsid w:val="007E30BA"/>
    <w:rsid w:val="007E3942"/>
    <w:rsid w:val="007E3ABE"/>
    <w:rsid w:val="007E549F"/>
    <w:rsid w:val="007E5EF1"/>
    <w:rsid w:val="007E72C2"/>
    <w:rsid w:val="007E73A3"/>
    <w:rsid w:val="007E77F7"/>
    <w:rsid w:val="007E7CD9"/>
    <w:rsid w:val="007E7F35"/>
    <w:rsid w:val="007F0AE8"/>
    <w:rsid w:val="007F0D2F"/>
    <w:rsid w:val="007F1377"/>
    <w:rsid w:val="007F165E"/>
    <w:rsid w:val="007F1F68"/>
    <w:rsid w:val="007F275C"/>
    <w:rsid w:val="007F2FB7"/>
    <w:rsid w:val="007F306A"/>
    <w:rsid w:val="007F33F1"/>
    <w:rsid w:val="007F3508"/>
    <w:rsid w:val="007F409A"/>
    <w:rsid w:val="007F4430"/>
    <w:rsid w:val="007F4C2F"/>
    <w:rsid w:val="007F520B"/>
    <w:rsid w:val="007F6F05"/>
    <w:rsid w:val="007F7C02"/>
    <w:rsid w:val="007F7E0C"/>
    <w:rsid w:val="007F7FC2"/>
    <w:rsid w:val="00800231"/>
    <w:rsid w:val="00800263"/>
    <w:rsid w:val="00800EFF"/>
    <w:rsid w:val="0080275E"/>
    <w:rsid w:val="008028A5"/>
    <w:rsid w:val="00802B08"/>
    <w:rsid w:val="00803D48"/>
    <w:rsid w:val="00803EB7"/>
    <w:rsid w:val="00804369"/>
    <w:rsid w:val="00804495"/>
    <w:rsid w:val="00804BB0"/>
    <w:rsid w:val="00804CFE"/>
    <w:rsid w:val="00805413"/>
    <w:rsid w:val="00805475"/>
    <w:rsid w:val="00805A57"/>
    <w:rsid w:val="008060F1"/>
    <w:rsid w:val="00806500"/>
    <w:rsid w:val="00806B4B"/>
    <w:rsid w:val="00807365"/>
    <w:rsid w:val="00807D47"/>
    <w:rsid w:val="008107A1"/>
    <w:rsid w:val="00810AA1"/>
    <w:rsid w:val="00810B8C"/>
    <w:rsid w:val="0081165D"/>
    <w:rsid w:val="008116C9"/>
    <w:rsid w:val="00811F14"/>
    <w:rsid w:val="00812BB1"/>
    <w:rsid w:val="00812C87"/>
    <w:rsid w:val="008130EC"/>
    <w:rsid w:val="008131B9"/>
    <w:rsid w:val="008131CC"/>
    <w:rsid w:val="008135FF"/>
    <w:rsid w:val="008137DC"/>
    <w:rsid w:val="00813E20"/>
    <w:rsid w:val="00814D49"/>
    <w:rsid w:val="0081550E"/>
    <w:rsid w:val="00815EE5"/>
    <w:rsid w:val="00816F3C"/>
    <w:rsid w:val="00817623"/>
    <w:rsid w:val="0082006C"/>
    <w:rsid w:val="008203E6"/>
    <w:rsid w:val="0082045D"/>
    <w:rsid w:val="008204A1"/>
    <w:rsid w:val="00821F55"/>
    <w:rsid w:val="00822556"/>
    <w:rsid w:val="00822852"/>
    <w:rsid w:val="00823054"/>
    <w:rsid w:val="00824D2B"/>
    <w:rsid w:val="00825438"/>
    <w:rsid w:val="00825517"/>
    <w:rsid w:val="00825692"/>
    <w:rsid w:val="0082623C"/>
    <w:rsid w:val="008265AB"/>
    <w:rsid w:val="00826975"/>
    <w:rsid w:val="0082698A"/>
    <w:rsid w:val="00830433"/>
    <w:rsid w:val="0083061B"/>
    <w:rsid w:val="00830711"/>
    <w:rsid w:val="008313BE"/>
    <w:rsid w:val="00831F86"/>
    <w:rsid w:val="0083284A"/>
    <w:rsid w:val="00835477"/>
    <w:rsid w:val="0083658F"/>
    <w:rsid w:val="008367A5"/>
    <w:rsid w:val="008372B0"/>
    <w:rsid w:val="00840A47"/>
    <w:rsid w:val="00841F6B"/>
    <w:rsid w:val="00844B77"/>
    <w:rsid w:val="00844FC7"/>
    <w:rsid w:val="008453E4"/>
    <w:rsid w:val="008454E6"/>
    <w:rsid w:val="0084636F"/>
    <w:rsid w:val="00850192"/>
    <w:rsid w:val="008507E9"/>
    <w:rsid w:val="00851533"/>
    <w:rsid w:val="00851C07"/>
    <w:rsid w:val="00853222"/>
    <w:rsid w:val="0085348E"/>
    <w:rsid w:val="00853538"/>
    <w:rsid w:val="00853706"/>
    <w:rsid w:val="00853E61"/>
    <w:rsid w:val="008544E0"/>
    <w:rsid w:val="008545DB"/>
    <w:rsid w:val="008555A2"/>
    <w:rsid w:val="00855828"/>
    <w:rsid w:val="00855D80"/>
    <w:rsid w:val="00856099"/>
    <w:rsid w:val="0085613C"/>
    <w:rsid w:val="00856576"/>
    <w:rsid w:val="00856CF0"/>
    <w:rsid w:val="00857065"/>
    <w:rsid w:val="0085775B"/>
    <w:rsid w:val="008607EC"/>
    <w:rsid w:val="00860E73"/>
    <w:rsid w:val="008616CE"/>
    <w:rsid w:val="00862405"/>
    <w:rsid w:val="0086246C"/>
    <w:rsid w:val="00862809"/>
    <w:rsid w:val="00862885"/>
    <w:rsid w:val="0086297B"/>
    <w:rsid w:val="00862BAD"/>
    <w:rsid w:val="00863313"/>
    <w:rsid w:val="008641F2"/>
    <w:rsid w:val="00864A57"/>
    <w:rsid w:val="00865433"/>
    <w:rsid w:val="008655D5"/>
    <w:rsid w:val="008657FA"/>
    <w:rsid w:val="00866303"/>
    <w:rsid w:val="00866975"/>
    <w:rsid w:val="00866D1F"/>
    <w:rsid w:val="008673E6"/>
    <w:rsid w:val="008674FF"/>
    <w:rsid w:val="00867582"/>
    <w:rsid w:val="008707C8"/>
    <w:rsid w:val="00870F51"/>
    <w:rsid w:val="00872808"/>
    <w:rsid w:val="0087326C"/>
    <w:rsid w:val="008733EE"/>
    <w:rsid w:val="00873401"/>
    <w:rsid w:val="008737C1"/>
    <w:rsid w:val="00875A40"/>
    <w:rsid w:val="00875CC8"/>
    <w:rsid w:val="008763FD"/>
    <w:rsid w:val="00876630"/>
    <w:rsid w:val="0087672A"/>
    <w:rsid w:val="008767AA"/>
    <w:rsid w:val="00876B4E"/>
    <w:rsid w:val="0087724F"/>
    <w:rsid w:val="008779DD"/>
    <w:rsid w:val="00880688"/>
    <w:rsid w:val="008812CA"/>
    <w:rsid w:val="00881665"/>
    <w:rsid w:val="00882DF2"/>
    <w:rsid w:val="00883869"/>
    <w:rsid w:val="008838F2"/>
    <w:rsid w:val="00884136"/>
    <w:rsid w:val="0088431A"/>
    <w:rsid w:val="008845B0"/>
    <w:rsid w:val="00884801"/>
    <w:rsid w:val="008849FC"/>
    <w:rsid w:val="0088529A"/>
    <w:rsid w:val="00886240"/>
    <w:rsid w:val="008877FB"/>
    <w:rsid w:val="00890623"/>
    <w:rsid w:val="0089110C"/>
    <w:rsid w:val="00891DC7"/>
    <w:rsid w:val="00892326"/>
    <w:rsid w:val="00892FF1"/>
    <w:rsid w:val="0089344A"/>
    <w:rsid w:val="0089387E"/>
    <w:rsid w:val="00893F25"/>
    <w:rsid w:val="00894974"/>
    <w:rsid w:val="008954EE"/>
    <w:rsid w:val="008A0531"/>
    <w:rsid w:val="008A0A60"/>
    <w:rsid w:val="008A1779"/>
    <w:rsid w:val="008A28EE"/>
    <w:rsid w:val="008A2C37"/>
    <w:rsid w:val="008A2CE8"/>
    <w:rsid w:val="008A2D2F"/>
    <w:rsid w:val="008A3247"/>
    <w:rsid w:val="008A360A"/>
    <w:rsid w:val="008A36F7"/>
    <w:rsid w:val="008A485B"/>
    <w:rsid w:val="008A6713"/>
    <w:rsid w:val="008A6EBC"/>
    <w:rsid w:val="008A74AF"/>
    <w:rsid w:val="008A7E01"/>
    <w:rsid w:val="008A7E05"/>
    <w:rsid w:val="008B06F2"/>
    <w:rsid w:val="008B070C"/>
    <w:rsid w:val="008B2199"/>
    <w:rsid w:val="008B297B"/>
    <w:rsid w:val="008B2BD3"/>
    <w:rsid w:val="008B2DC8"/>
    <w:rsid w:val="008B3685"/>
    <w:rsid w:val="008B38BB"/>
    <w:rsid w:val="008B3CB8"/>
    <w:rsid w:val="008B403A"/>
    <w:rsid w:val="008B444E"/>
    <w:rsid w:val="008B45E2"/>
    <w:rsid w:val="008B4E67"/>
    <w:rsid w:val="008B51D9"/>
    <w:rsid w:val="008B528B"/>
    <w:rsid w:val="008B62F5"/>
    <w:rsid w:val="008B6733"/>
    <w:rsid w:val="008B747D"/>
    <w:rsid w:val="008B7C0E"/>
    <w:rsid w:val="008C0A54"/>
    <w:rsid w:val="008C1508"/>
    <w:rsid w:val="008C1E67"/>
    <w:rsid w:val="008C202E"/>
    <w:rsid w:val="008C204D"/>
    <w:rsid w:val="008C242C"/>
    <w:rsid w:val="008C28F6"/>
    <w:rsid w:val="008C2DDB"/>
    <w:rsid w:val="008C3465"/>
    <w:rsid w:val="008C412A"/>
    <w:rsid w:val="008C44F8"/>
    <w:rsid w:val="008C4E3A"/>
    <w:rsid w:val="008C5096"/>
    <w:rsid w:val="008C526F"/>
    <w:rsid w:val="008C52FC"/>
    <w:rsid w:val="008C5624"/>
    <w:rsid w:val="008C59B6"/>
    <w:rsid w:val="008C5ED3"/>
    <w:rsid w:val="008C7893"/>
    <w:rsid w:val="008C7B4F"/>
    <w:rsid w:val="008C7DC5"/>
    <w:rsid w:val="008C7FFB"/>
    <w:rsid w:val="008D0329"/>
    <w:rsid w:val="008D0459"/>
    <w:rsid w:val="008D06A3"/>
    <w:rsid w:val="008D082B"/>
    <w:rsid w:val="008D0C50"/>
    <w:rsid w:val="008D0C58"/>
    <w:rsid w:val="008D10AE"/>
    <w:rsid w:val="008D14CB"/>
    <w:rsid w:val="008D1701"/>
    <w:rsid w:val="008D25F6"/>
    <w:rsid w:val="008D2614"/>
    <w:rsid w:val="008D28AF"/>
    <w:rsid w:val="008D2E4F"/>
    <w:rsid w:val="008D33D4"/>
    <w:rsid w:val="008D3C21"/>
    <w:rsid w:val="008D3D63"/>
    <w:rsid w:val="008D48E3"/>
    <w:rsid w:val="008D4D84"/>
    <w:rsid w:val="008D4E7D"/>
    <w:rsid w:val="008D5179"/>
    <w:rsid w:val="008D5751"/>
    <w:rsid w:val="008D5878"/>
    <w:rsid w:val="008D5C32"/>
    <w:rsid w:val="008D6652"/>
    <w:rsid w:val="008D756E"/>
    <w:rsid w:val="008D75D3"/>
    <w:rsid w:val="008D7F3F"/>
    <w:rsid w:val="008E0975"/>
    <w:rsid w:val="008E0CFA"/>
    <w:rsid w:val="008E0FFC"/>
    <w:rsid w:val="008E13D4"/>
    <w:rsid w:val="008E18CE"/>
    <w:rsid w:val="008E1A77"/>
    <w:rsid w:val="008E1D1B"/>
    <w:rsid w:val="008E2646"/>
    <w:rsid w:val="008E2C91"/>
    <w:rsid w:val="008E2E98"/>
    <w:rsid w:val="008E31CB"/>
    <w:rsid w:val="008E3925"/>
    <w:rsid w:val="008E3EB8"/>
    <w:rsid w:val="008E43A1"/>
    <w:rsid w:val="008E45CF"/>
    <w:rsid w:val="008E4A80"/>
    <w:rsid w:val="008E5A99"/>
    <w:rsid w:val="008E61F8"/>
    <w:rsid w:val="008E6F4F"/>
    <w:rsid w:val="008E79B8"/>
    <w:rsid w:val="008F0874"/>
    <w:rsid w:val="008F0A18"/>
    <w:rsid w:val="008F18A3"/>
    <w:rsid w:val="008F1DC6"/>
    <w:rsid w:val="008F1F76"/>
    <w:rsid w:val="008F2138"/>
    <w:rsid w:val="008F2AD7"/>
    <w:rsid w:val="008F3D93"/>
    <w:rsid w:val="008F3DD3"/>
    <w:rsid w:val="008F3FF9"/>
    <w:rsid w:val="008F5DC1"/>
    <w:rsid w:val="008F6F10"/>
    <w:rsid w:val="008F7553"/>
    <w:rsid w:val="0090017C"/>
    <w:rsid w:val="00900795"/>
    <w:rsid w:val="00901084"/>
    <w:rsid w:val="009020D0"/>
    <w:rsid w:val="009021D8"/>
    <w:rsid w:val="00902D38"/>
    <w:rsid w:val="0090426E"/>
    <w:rsid w:val="009042A6"/>
    <w:rsid w:val="009046DD"/>
    <w:rsid w:val="00904D0F"/>
    <w:rsid w:val="009052DC"/>
    <w:rsid w:val="00905721"/>
    <w:rsid w:val="00906250"/>
    <w:rsid w:val="009063A2"/>
    <w:rsid w:val="00906BF8"/>
    <w:rsid w:val="009105AF"/>
    <w:rsid w:val="009109C6"/>
    <w:rsid w:val="00912339"/>
    <w:rsid w:val="00912F53"/>
    <w:rsid w:val="00913DA6"/>
    <w:rsid w:val="00915269"/>
    <w:rsid w:val="00915589"/>
    <w:rsid w:val="00916236"/>
    <w:rsid w:val="00916AA8"/>
    <w:rsid w:val="00916CCA"/>
    <w:rsid w:val="009173D4"/>
    <w:rsid w:val="00920A91"/>
    <w:rsid w:val="0092102D"/>
    <w:rsid w:val="009213AD"/>
    <w:rsid w:val="0092163C"/>
    <w:rsid w:val="00921D8B"/>
    <w:rsid w:val="00921E30"/>
    <w:rsid w:val="0092336F"/>
    <w:rsid w:val="00923675"/>
    <w:rsid w:val="009255B0"/>
    <w:rsid w:val="00926811"/>
    <w:rsid w:val="0092752A"/>
    <w:rsid w:val="009278BB"/>
    <w:rsid w:val="00930681"/>
    <w:rsid w:val="00930C46"/>
    <w:rsid w:val="0093165A"/>
    <w:rsid w:val="00931BD5"/>
    <w:rsid w:val="00932F42"/>
    <w:rsid w:val="00933A7A"/>
    <w:rsid w:val="00934CD4"/>
    <w:rsid w:val="00935844"/>
    <w:rsid w:val="00935B9C"/>
    <w:rsid w:val="00935E58"/>
    <w:rsid w:val="00936234"/>
    <w:rsid w:val="009366EF"/>
    <w:rsid w:val="00936CAA"/>
    <w:rsid w:val="00936CAD"/>
    <w:rsid w:val="00936E6E"/>
    <w:rsid w:val="0093703D"/>
    <w:rsid w:val="009373AB"/>
    <w:rsid w:val="00937CE6"/>
    <w:rsid w:val="00937D8F"/>
    <w:rsid w:val="00940063"/>
    <w:rsid w:val="0094008E"/>
    <w:rsid w:val="0094010D"/>
    <w:rsid w:val="009406ED"/>
    <w:rsid w:val="009409A5"/>
    <w:rsid w:val="00940A24"/>
    <w:rsid w:val="00940E1D"/>
    <w:rsid w:val="00942528"/>
    <w:rsid w:val="009425E0"/>
    <w:rsid w:val="009427C4"/>
    <w:rsid w:val="00942D4E"/>
    <w:rsid w:val="009443EF"/>
    <w:rsid w:val="00944534"/>
    <w:rsid w:val="00945505"/>
    <w:rsid w:val="00945C0D"/>
    <w:rsid w:val="00946F32"/>
    <w:rsid w:val="00947B7A"/>
    <w:rsid w:val="00947CC6"/>
    <w:rsid w:val="0095055F"/>
    <w:rsid w:val="00950D2A"/>
    <w:rsid w:val="00951A27"/>
    <w:rsid w:val="00951EEC"/>
    <w:rsid w:val="00952B19"/>
    <w:rsid w:val="00953AC3"/>
    <w:rsid w:val="00953D48"/>
    <w:rsid w:val="0095462D"/>
    <w:rsid w:val="00954DE8"/>
    <w:rsid w:val="00955597"/>
    <w:rsid w:val="00955FAB"/>
    <w:rsid w:val="0095698F"/>
    <w:rsid w:val="00957773"/>
    <w:rsid w:val="00957A8D"/>
    <w:rsid w:val="009601E3"/>
    <w:rsid w:val="00961185"/>
    <w:rsid w:val="00962FAD"/>
    <w:rsid w:val="00962FC4"/>
    <w:rsid w:val="009630F0"/>
    <w:rsid w:val="009636A1"/>
    <w:rsid w:val="00963948"/>
    <w:rsid w:val="00965035"/>
    <w:rsid w:val="00966ECD"/>
    <w:rsid w:val="00967A50"/>
    <w:rsid w:val="00967B75"/>
    <w:rsid w:val="009703A6"/>
    <w:rsid w:val="00970674"/>
    <w:rsid w:val="009707B8"/>
    <w:rsid w:val="00970B24"/>
    <w:rsid w:val="009714FE"/>
    <w:rsid w:val="009728BA"/>
    <w:rsid w:val="009732BE"/>
    <w:rsid w:val="009735E7"/>
    <w:rsid w:val="0097379F"/>
    <w:rsid w:val="00973CD8"/>
    <w:rsid w:val="00973D2B"/>
    <w:rsid w:val="00973E24"/>
    <w:rsid w:val="00974038"/>
    <w:rsid w:val="009748AF"/>
    <w:rsid w:val="00974C78"/>
    <w:rsid w:val="00974E72"/>
    <w:rsid w:val="00975A72"/>
    <w:rsid w:val="00975AB9"/>
    <w:rsid w:val="00976D0D"/>
    <w:rsid w:val="00977CE3"/>
    <w:rsid w:val="00980AA3"/>
    <w:rsid w:val="00981B2B"/>
    <w:rsid w:val="00981D3B"/>
    <w:rsid w:val="009820FE"/>
    <w:rsid w:val="00982C3A"/>
    <w:rsid w:val="009836EB"/>
    <w:rsid w:val="0098392D"/>
    <w:rsid w:val="009841FE"/>
    <w:rsid w:val="009846F4"/>
    <w:rsid w:val="00984831"/>
    <w:rsid w:val="00985680"/>
    <w:rsid w:val="009859FB"/>
    <w:rsid w:val="009869F8"/>
    <w:rsid w:val="00986A9E"/>
    <w:rsid w:val="0098799B"/>
    <w:rsid w:val="0099025F"/>
    <w:rsid w:val="00990AB2"/>
    <w:rsid w:val="00990C85"/>
    <w:rsid w:val="00991A39"/>
    <w:rsid w:val="00992CCE"/>
    <w:rsid w:val="00992D03"/>
    <w:rsid w:val="00992FD6"/>
    <w:rsid w:val="009934E0"/>
    <w:rsid w:val="00994385"/>
    <w:rsid w:val="0099481B"/>
    <w:rsid w:val="00994A02"/>
    <w:rsid w:val="00996FF2"/>
    <w:rsid w:val="00997144"/>
    <w:rsid w:val="00997539"/>
    <w:rsid w:val="009A010C"/>
    <w:rsid w:val="009A0516"/>
    <w:rsid w:val="009A0A55"/>
    <w:rsid w:val="009A0DA3"/>
    <w:rsid w:val="009A1356"/>
    <w:rsid w:val="009A1992"/>
    <w:rsid w:val="009A1C8C"/>
    <w:rsid w:val="009A3163"/>
    <w:rsid w:val="009A35FD"/>
    <w:rsid w:val="009A4353"/>
    <w:rsid w:val="009A4A92"/>
    <w:rsid w:val="009A5133"/>
    <w:rsid w:val="009A5332"/>
    <w:rsid w:val="009A5D61"/>
    <w:rsid w:val="009A71DF"/>
    <w:rsid w:val="009A7344"/>
    <w:rsid w:val="009A755F"/>
    <w:rsid w:val="009A7E60"/>
    <w:rsid w:val="009B02C1"/>
    <w:rsid w:val="009B0779"/>
    <w:rsid w:val="009B0880"/>
    <w:rsid w:val="009B1202"/>
    <w:rsid w:val="009B12D8"/>
    <w:rsid w:val="009B1600"/>
    <w:rsid w:val="009B17C6"/>
    <w:rsid w:val="009B2513"/>
    <w:rsid w:val="009B3DF1"/>
    <w:rsid w:val="009B400D"/>
    <w:rsid w:val="009B4040"/>
    <w:rsid w:val="009B4192"/>
    <w:rsid w:val="009B4776"/>
    <w:rsid w:val="009B4B48"/>
    <w:rsid w:val="009B5D51"/>
    <w:rsid w:val="009B5D7C"/>
    <w:rsid w:val="009B6F40"/>
    <w:rsid w:val="009B7041"/>
    <w:rsid w:val="009C00A4"/>
    <w:rsid w:val="009C0D47"/>
    <w:rsid w:val="009C1CD7"/>
    <w:rsid w:val="009C1F2D"/>
    <w:rsid w:val="009C265A"/>
    <w:rsid w:val="009C3104"/>
    <w:rsid w:val="009C31B7"/>
    <w:rsid w:val="009C3202"/>
    <w:rsid w:val="009C34E3"/>
    <w:rsid w:val="009C3C68"/>
    <w:rsid w:val="009C462F"/>
    <w:rsid w:val="009C4DB9"/>
    <w:rsid w:val="009C54EC"/>
    <w:rsid w:val="009C5AE0"/>
    <w:rsid w:val="009C5C70"/>
    <w:rsid w:val="009C5E94"/>
    <w:rsid w:val="009C5EEB"/>
    <w:rsid w:val="009D0F21"/>
    <w:rsid w:val="009D12BB"/>
    <w:rsid w:val="009D151D"/>
    <w:rsid w:val="009D2527"/>
    <w:rsid w:val="009D30F7"/>
    <w:rsid w:val="009D4FB0"/>
    <w:rsid w:val="009D59EF"/>
    <w:rsid w:val="009D5F95"/>
    <w:rsid w:val="009D617C"/>
    <w:rsid w:val="009D7235"/>
    <w:rsid w:val="009E0743"/>
    <w:rsid w:val="009E086F"/>
    <w:rsid w:val="009E0ADF"/>
    <w:rsid w:val="009E16E7"/>
    <w:rsid w:val="009E18B8"/>
    <w:rsid w:val="009E197B"/>
    <w:rsid w:val="009E29D5"/>
    <w:rsid w:val="009E335F"/>
    <w:rsid w:val="009E3B06"/>
    <w:rsid w:val="009E3D8A"/>
    <w:rsid w:val="009E427A"/>
    <w:rsid w:val="009E42A9"/>
    <w:rsid w:val="009E4367"/>
    <w:rsid w:val="009E4401"/>
    <w:rsid w:val="009E48EC"/>
    <w:rsid w:val="009E49C4"/>
    <w:rsid w:val="009E4F88"/>
    <w:rsid w:val="009E6B92"/>
    <w:rsid w:val="009E7DA4"/>
    <w:rsid w:val="009E7FD9"/>
    <w:rsid w:val="009F031C"/>
    <w:rsid w:val="009F0B76"/>
    <w:rsid w:val="009F1596"/>
    <w:rsid w:val="009F171E"/>
    <w:rsid w:val="009F175A"/>
    <w:rsid w:val="009F1CBA"/>
    <w:rsid w:val="009F2665"/>
    <w:rsid w:val="009F2D20"/>
    <w:rsid w:val="009F3C47"/>
    <w:rsid w:val="009F3F3E"/>
    <w:rsid w:val="009F496B"/>
    <w:rsid w:val="009F5363"/>
    <w:rsid w:val="009F6550"/>
    <w:rsid w:val="009F73D8"/>
    <w:rsid w:val="009F76CB"/>
    <w:rsid w:val="009F790C"/>
    <w:rsid w:val="009F796A"/>
    <w:rsid w:val="00A01395"/>
    <w:rsid w:val="00A013EF"/>
    <w:rsid w:val="00A014C4"/>
    <w:rsid w:val="00A015D4"/>
    <w:rsid w:val="00A016CD"/>
    <w:rsid w:val="00A0229B"/>
    <w:rsid w:val="00A0243D"/>
    <w:rsid w:val="00A02B32"/>
    <w:rsid w:val="00A02C38"/>
    <w:rsid w:val="00A02C6B"/>
    <w:rsid w:val="00A02E14"/>
    <w:rsid w:val="00A05EAC"/>
    <w:rsid w:val="00A06AD3"/>
    <w:rsid w:val="00A06DF5"/>
    <w:rsid w:val="00A071E3"/>
    <w:rsid w:val="00A07264"/>
    <w:rsid w:val="00A07534"/>
    <w:rsid w:val="00A1144B"/>
    <w:rsid w:val="00A11918"/>
    <w:rsid w:val="00A11B88"/>
    <w:rsid w:val="00A11DC0"/>
    <w:rsid w:val="00A12977"/>
    <w:rsid w:val="00A13A36"/>
    <w:rsid w:val="00A13C6F"/>
    <w:rsid w:val="00A1442F"/>
    <w:rsid w:val="00A1477A"/>
    <w:rsid w:val="00A149F3"/>
    <w:rsid w:val="00A1519D"/>
    <w:rsid w:val="00A15477"/>
    <w:rsid w:val="00A1571D"/>
    <w:rsid w:val="00A165BF"/>
    <w:rsid w:val="00A179FB"/>
    <w:rsid w:val="00A17E48"/>
    <w:rsid w:val="00A2015A"/>
    <w:rsid w:val="00A211D7"/>
    <w:rsid w:val="00A21BF5"/>
    <w:rsid w:val="00A22DE1"/>
    <w:rsid w:val="00A23183"/>
    <w:rsid w:val="00A25C6C"/>
    <w:rsid w:val="00A264CF"/>
    <w:rsid w:val="00A271C1"/>
    <w:rsid w:val="00A27674"/>
    <w:rsid w:val="00A27B4A"/>
    <w:rsid w:val="00A312D7"/>
    <w:rsid w:val="00A318D0"/>
    <w:rsid w:val="00A31DDA"/>
    <w:rsid w:val="00A32186"/>
    <w:rsid w:val="00A322CA"/>
    <w:rsid w:val="00A3297E"/>
    <w:rsid w:val="00A32E64"/>
    <w:rsid w:val="00A32FE6"/>
    <w:rsid w:val="00A33B3A"/>
    <w:rsid w:val="00A34387"/>
    <w:rsid w:val="00A34716"/>
    <w:rsid w:val="00A34F15"/>
    <w:rsid w:val="00A36301"/>
    <w:rsid w:val="00A3641F"/>
    <w:rsid w:val="00A37307"/>
    <w:rsid w:val="00A37458"/>
    <w:rsid w:val="00A378C3"/>
    <w:rsid w:val="00A3799A"/>
    <w:rsid w:val="00A37B7B"/>
    <w:rsid w:val="00A4015E"/>
    <w:rsid w:val="00A41095"/>
    <w:rsid w:val="00A41D07"/>
    <w:rsid w:val="00A41D0F"/>
    <w:rsid w:val="00A42639"/>
    <w:rsid w:val="00A42B0B"/>
    <w:rsid w:val="00A42C27"/>
    <w:rsid w:val="00A43AED"/>
    <w:rsid w:val="00A43C38"/>
    <w:rsid w:val="00A43CA4"/>
    <w:rsid w:val="00A44443"/>
    <w:rsid w:val="00A44876"/>
    <w:rsid w:val="00A44FEB"/>
    <w:rsid w:val="00A4610C"/>
    <w:rsid w:val="00A4662C"/>
    <w:rsid w:val="00A46C16"/>
    <w:rsid w:val="00A470D4"/>
    <w:rsid w:val="00A47F5D"/>
    <w:rsid w:val="00A5014C"/>
    <w:rsid w:val="00A51BD7"/>
    <w:rsid w:val="00A52067"/>
    <w:rsid w:val="00A52562"/>
    <w:rsid w:val="00A53892"/>
    <w:rsid w:val="00A53A09"/>
    <w:rsid w:val="00A551D3"/>
    <w:rsid w:val="00A560C8"/>
    <w:rsid w:val="00A5652F"/>
    <w:rsid w:val="00A567CC"/>
    <w:rsid w:val="00A56E77"/>
    <w:rsid w:val="00A57109"/>
    <w:rsid w:val="00A5721B"/>
    <w:rsid w:val="00A57368"/>
    <w:rsid w:val="00A607DD"/>
    <w:rsid w:val="00A60E18"/>
    <w:rsid w:val="00A613AE"/>
    <w:rsid w:val="00A62216"/>
    <w:rsid w:val="00A62280"/>
    <w:rsid w:val="00A63EE6"/>
    <w:rsid w:val="00A640E1"/>
    <w:rsid w:val="00A644F0"/>
    <w:rsid w:val="00A64714"/>
    <w:rsid w:val="00A64CDD"/>
    <w:rsid w:val="00A64D4C"/>
    <w:rsid w:val="00A650BA"/>
    <w:rsid w:val="00A65DB1"/>
    <w:rsid w:val="00A6687B"/>
    <w:rsid w:val="00A66DAE"/>
    <w:rsid w:val="00A67202"/>
    <w:rsid w:val="00A67490"/>
    <w:rsid w:val="00A67745"/>
    <w:rsid w:val="00A67A83"/>
    <w:rsid w:val="00A7035F"/>
    <w:rsid w:val="00A71593"/>
    <w:rsid w:val="00A717F8"/>
    <w:rsid w:val="00A71AA6"/>
    <w:rsid w:val="00A726C2"/>
    <w:rsid w:val="00A72AAB"/>
    <w:rsid w:val="00A74374"/>
    <w:rsid w:val="00A74742"/>
    <w:rsid w:val="00A752B3"/>
    <w:rsid w:val="00A7594A"/>
    <w:rsid w:val="00A766AC"/>
    <w:rsid w:val="00A77280"/>
    <w:rsid w:val="00A77486"/>
    <w:rsid w:val="00A80038"/>
    <w:rsid w:val="00A80B65"/>
    <w:rsid w:val="00A80EDD"/>
    <w:rsid w:val="00A81169"/>
    <w:rsid w:val="00A81CE5"/>
    <w:rsid w:val="00A828C6"/>
    <w:rsid w:val="00A83547"/>
    <w:rsid w:val="00A83B1F"/>
    <w:rsid w:val="00A84761"/>
    <w:rsid w:val="00A85622"/>
    <w:rsid w:val="00A865B9"/>
    <w:rsid w:val="00A868D4"/>
    <w:rsid w:val="00A869CA"/>
    <w:rsid w:val="00A86ECB"/>
    <w:rsid w:val="00A87132"/>
    <w:rsid w:val="00A8785A"/>
    <w:rsid w:val="00A87C58"/>
    <w:rsid w:val="00A87FBF"/>
    <w:rsid w:val="00A913B0"/>
    <w:rsid w:val="00A91561"/>
    <w:rsid w:val="00A920CA"/>
    <w:rsid w:val="00A9264B"/>
    <w:rsid w:val="00A92839"/>
    <w:rsid w:val="00A92D5A"/>
    <w:rsid w:val="00A9374B"/>
    <w:rsid w:val="00A9388A"/>
    <w:rsid w:val="00A93C4F"/>
    <w:rsid w:val="00A93CC9"/>
    <w:rsid w:val="00A9432C"/>
    <w:rsid w:val="00A946D4"/>
    <w:rsid w:val="00A949AE"/>
    <w:rsid w:val="00A94A56"/>
    <w:rsid w:val="00A95109"/>
    <w:rsid w:val="00A95F23"/>
    <w:rsid w:val="00A96453"/>
    <w:rsid w:val="00A96C2F"/>
    <w:rsid w:val="00A97A2C"/>
    <w:rsid w:val="00AA0E11"/>
    <w:rsid w:val="00AA0F29"/>
    <w:rsid w:val="00AA1229"/>
    <w:rsid w:val="00AA1CA1"/>
    <w:rsid w:val="00AA21CA"/>
    <w:rsid w:val="00AA2ED7"/>
    <w:rsid w:val="00AA2F21"/>
    <w:rsid w:val="00AA39DD"/>
    <w:rsid w:val="00AA4C3B"/>
    <w:rsid w:val="00AA51E2"/>
    <w:rsid w:val="00AA6166"/>
    <w:rsid w:val="00AA6E18"/>
    <w:rsid w:val="00AA7031"/>
    <w:rsid w:val="00AA79C0"/>
    <w:rsid w:val="00AB05B5"/>
    <w:rsid w:val="00AB09D4"/>
    <w:rsid w:val="00AB1C5D"/>
    <w:rsid w:val="00AB1F80"/>
    <w:rsid w:val="00AB285C"/>
    <w:rsid w:val="00AB3E88"/>
    <w:rsid w:val="00AB3EDC"/>
    <w:rsid w:val="00AB445C"/>
    <w:rsid w:val="00AB4693"/>
    <w:rsid w:val="00AB4748"/>
    <w:rsid w:val="00AB4FE4"/>
    <w:rsid w:val="00AB5CDD"/>
    <w:rsid w:val="00AB5F34"/>
    <w:rsid w:val="00AB67A7"/>
    <w:rsid w:val="00AB6C58"/>
    <w:rsid w:val="00AB6C9F"/>
    <w:rsid w:val="00AB6FDA"/>
    <w:rsid w:val="00AB794C"/>
    <w:rsid w:val="00AC113A"/>
    <w:rsid w:val="00AC173D"/>
    <w:rsid w:val="00AC1F3A"/>
    <w:rsid w:val="00AC20D8"/>
    <w:rsid w:val="00AC211D"/>
    <w:rsid w:val="00AC223F"/>
    <w:rsid w:val="00AC2ABE"/>
    <w:rsid w:val="00AC2B87"/>
    <w:rsid w:val="00AC2D84"/>
    <w:rsid w:val="00AC354A"/>
    <w:rsid w:val="00AC4580"/>
    <w:rsid w:val="00AC5DF8"/>
    <w:rsid w:val="00AC65F7"/>
    <w:rsid w:val="00AD0DA3"/>
    <w:rsid w:val="00AD114F"/>
    <w:rsid w:val="00AD2C8E"/>
    <w:rsid w:val="00AD37EC"/>
    <w:rsid w:val="00AD4274"/>
    <w:rsid w:val="00AD484D"/>
    <w:rsid w:val="00AD4A0E"/>
    <w:rsid w:val="00AD5083"/>
    <w:rsid w:val="00AD5753"/>
    <w:rsid w:val="00AD60A7"/>
    <w:rsid w:val="00AD6A0A"/>
    <w:rsid w:val="00AD7E80"/>
    <w:rsid w:val="00AE1761"/>
    <w:rsid w:val="00AE2C48"/>
    <w:rsid w:val="00AE3990"/>
    <w:rsid w:val="00AE3B83"/>
    <w:rsid w:val="00AE3BB8"/>
    <w:rsid w:val="00AE3C07"/>
    <w:rsid w:val="00AE3CAB"/>
    <w:rsid w:val="00AE4E40"/>
    <w:rsid w:val="00AE5F13"/>
    <w:rsid w:val="00AE6A37"/>
    <w:rsid w:val="00AE7D89"/>
    <w:rsid w:val="00AE7DD1"/>
    <w:rsid w:val="00AF011D"/>
    <w:rsid w:val="00AF06A9"/>
    <w:rsid w:val="00AF0BF4"/>
    <w:rsid w:val="00AF0F4B"/>
    <w:rsid w:val="00AF170C"/>
    <w:rsid w:val="00AF18B5"/>
    <w:rsid w:val="00AF1E36"/>
    <w:rsid w:val="00AF233F"/>
    <w:rsid w:val="00AF234B"/>
    <w:rsid w:val="00AF23DD"/>
    <w:rsid w:val="00AF2F74"/>
    <w:rsid w:val="00AF340C"/>
    <w:rsid w:val="00AF3707"/>
    <w:rsid w:val="00AF41F0"/>
    <w:rsid w:val="00AF4DC6"/>
    <w:rsid w:val="00AF5030"/>
    <w:rsid w:val="00AF57F6"/>
    <w:rsid w:val="00AF5F3F"/>
    <w:rsid w:val="00AF6050"/>
    <w:rsid w:val="00AF7D49"/>
    <w:rsid w:val="00B01367"/>
    <w:rsid w:val="00B02264"/>
    <w:rsid w:val="00B02737"/>
    <w:rsid w:val="00B05502"/>
    <w:rsid w:val="00B0732D"/>
    <w:rsid w:val="00B078CA"/>
    <w:rsid w:val="00B07EC6"/>
    <w:rsid w:val="00B10361"/>
    <w:rsid w:val="00B103FD"/>
    <w:rsid w:val="00B10ECB"/>
    <w:rsid w:val="00B11430"/>
    <w:rsid w:val="00B11AF8"/>
    <w:rsid w:val="00B12A7A"/>
    <w:rsid w:val="00B12A7D"/>
    <w:rsid w:val="00B13187"/>
    <w:rsid w:val="00B1332D"/>
    <w:rsid w:val="00B13740"/>
    <w:rsid w:val="00B13E14"/>
    <w:rsid w:val="00B14218"/>
    <w:rsid w:val="00B14C41"/>
    <w:rsid w:val="00B15392"/>
    <w:rsid w:val="00B15A56"/>
    <w:rsid w:val="00B15C39"/>
    <w:rsid w:val="00B15CC2"/>
    <w:rsid w:val="00B16279"/>
    <w:rsid w:val="00B16625"/>
    <w:rsid w:val="00B16E11"/>
    <w:rsid w:val="00B1719E"/>
    <w:rsid w:val="00B17FED"/>
    <w:rsid w:val="00B1E0C4"/>
    <w:rsid w:val="00B20119"/>
    <w:rsid w:val="00B21CF2"/>
    <w:rsid w:val="00B22172"/>
    <w:rsid w:val="00B23798"/>
    <w:rsid w:val="00B247A3"/>
    <w:rsid w:val="00B24F94"/>
    <w:rsid w:val="00B2541F"/>
    <w:rsid w:val="00B26E52"/>
    <w:rsid w:val="00B27823"/>
    <w:rsid w:val="00B318B3"/>
    <w:rsid w:val="00B323A8"/>
    <w:rsid w:val="00B32463"/>
    <w:rsid w:val="00B32B37"/>
    <w:rsid w:val="00B32ED0"/>
    <w:rsid w:val="00B35166"/>
    <w:rsid w:val="00B359B8"/>
    <w:rsid w:val="00B360F5"/>
    <w:rsid w:val="00B36241"/>
    <w:rsid w:val="00B41184"/>
    <w:rsid w:val="00B4177C"/>
    <w:rsid w:val="00B42305"/>
    <w:rsid w:val="00B42514"/>
    <w:rsid w:val="00B427E4"/>
    <w:rsid w:val="00B435B5"/>
    <w:rsid w:val="00B44CC5"/>
    <w:rsid w:val="00B4545D"/>
    <w:rsid w:val="00B456C4"/>
    <w:rsid w:val="00B45C45"/>
    <w:rsid w:val="00B46ED8"/>
    <w:rsid w:val="00B4715B"/>
    <w:rsid w:val="00B477C4"/>
    <w:rsid w:val="00B51120"/>
    <w:rsid w:val="00B511E2"/>
    <w:rsid w:val="00B513C1"/>
    <w:rsid w:val="00B51651"/>
    <w:rsid w:val="00B5253C"/>
    <w:rsid w:val="00B52700"/>
    <w:rsid w:val="00B52C0C"/>
    <w:rsid w:val="00B533E3"/>
    <w:rsid w:val="00B53542"/>
    <w:rsid w:val="00B53584"/>
    <w:rsid w:val="00B53667"/>
    <w:rsid w:val="00B542D6"/>
    <w:rsid w:val="00B54544"/>
    <w:rsid w:val="00B5632D"/>
    <w:rsid w:val="00B573BB"/>
    <w:rsid w:val="00B577F5"/>
    <w:rsid w:val="00B57867"/>
    <w:rsid w:val="00B57B52"/>
    <w:rsid w:val="00B605DF"/>
    <w:rsid w:val="00B609DA"/>
    <w:rsid w:val="00B623CF"/>
    <w:rsid w:val="00B62A07"/>
    <w:rsid w:val="00B62E4E"/>
    <w:rsid w:val="00B62EAC"/>
    <w:rsid w:val="00B63223"/>
    <w:rsid w:val="00B64F9F"/>
    <w:rsid w:val="00B6525A"/>
    <w:rsid w:val="00B65FBA"/>
    <w:rsid w:val="00B669A9"/>
    <w:rsid w:val="00B66C36"/>
    <w:rsid w:val="00B67B6D"/>
    <w:rsid w:val="00B67D99"/>
    <w:rsid w:val="00B70B01"/>
    <w:rsid w:val="00B70B5D"/>
    <w:rsid w:val="00B710B2"/>
    <w:rsid w:val="00B71CD7"/>
    <w:rsid w:val="00B71E24"/>
    <w:rsid w:val="00B71ECB"/>
    <w:rsid w:val="00B71F60"/>
    <w:rsid w:val="00B71F73"/>
    <w:rsid w:val="00B72213"/>
    <w:rsid w:val="00B72935"/>
    <w:rsid w:val="00B72B8B"/>
    <w:rsid w:val="00B74186"/>
    <w:rsid w:val="00B7474A"/>
    <w:rsid w:val="00B74D82"/>
    <w:rsid w:val="00B74ECF"/>
    <w:rsid w:val="00B76757"/>
    <w:rsid w:val="00B803B2"/>
    <w:rsid w:val="00B80459"/>
    <w:rsid w:val="00B82992"/>
    <w:rsid w:val="00B82994"/>
    <w:rsid w:val="00B83803"/>
    <w:rsid w:val="00B843E4"/>
    <w:rsid w:val="00B84A98"/>
    <w:rsid w:val="00B84B59"/>
    <w:rsid w:val="00B84F4C"/>
    <w:rsid w:val="00B856B7"/>
    <w:rsid w:val="00B85DF6"/>
    <w:rsid w:val="00B8616B"/>
    <w:rsid w:val="00B862D7"/>
    <w:rsid w:val="00B869F9"/>
    <w:rsid w:val="00B872A1"/>
    <w:rsid w:val="00B876AC"/>
    <w:rsid w:val="00B87811"/>
    <w:rsid w:val="00B906A8"/>
    <w:rsid w:val="00B90E3E"/>
    <w:rsid w:val="00B917F5"/>
    <w:rsid w:val="00B919B1"/>
    <w:rsid w:val="00B91B42"/>
    <w:rsid w:val="00B9235B"/>
    <w:rsid w:val="00B944D4"/>
    <w:rsid w:val="00B945F3"/>
    <w:rsid w:val="00B95DA7"/>
    <w:rsid w:val="00B960D8"/>
    <w:rsid w:val="00B961EB"/>
    <w:rsid w:val="00B966D0"/>
    <w:rsid w:val="00B9730A"/>
    <w:rsid w:val="00BA06D2"/>
    <w:rsid w:val="00BA12E6"/>
    <w:rsid w:val="00BA2A3F"/>
    <w:rsid w:val="00BA2E8D"/>
    <w:rsid w:val="00BA3417"/>
    <w:rsid w:val="00BA4029"/>
    <w:rsid w:val="00BA44EC"/>
    <w:rsid w:val="00BA55FF"/>
    <w:rsid w:val="00BA57A9"/>
    <w:rsid w:val="00BA5C28"/>
    <w:rsid w:val="00BA60D1"/>
    <w:rsid w:val="00BA6537"/>
    <w:rsid w:val="00BA6651"/>
    <w:rsid w:val="00BA69FA"/>
    <w:rsid w:val="00BA6B1C"/>
    <w:rsid w:val="00BA7415"/>
    <w:rsid w:val="00BA745F"/>
    <w:rsid w:val="00BB1D12"/>
    <w:rsid w:val="00BB1E86"/>
    <w:rsid w:val="00BB30E9"/>
    <w:rsid w:val="00BB3705"/>
    <w:rsid w:val="00BB3BAF"/>
    <w:rsid w:val="00BB3D77"/>
    <w:rsid w:val="00BB423D"/>
    <w:rsid w:val="00BB44E5"/>
    <w:rsid w:val="00BB57E2"/>
    <w:rsid w:val="00BB592B"/>
    <w:rsid w:val="00BB5D2D"/>
    <w:rsid w:val="00BB61ED"/>
    <w:rsid w:val="00BB6A80"/>
    <w:rsid w:val="00BB6E81"/>
    <w:rsid w:val="00BB73B6"/>
    <w:rsid w:val="00BB76F1"/>
    <w:rsid w:val="00BB796B"/>
    <w:rsid w:val="00BC05C1"/>
    <w:rsid w:val="00BC077B"/>
    <w:rsid w:val="00BC0B66"/>
    <w:rsid w:val="00BC1052"/>
    <w:rsid w:val="00BC1665"/>
    <w:rsid w:val="00BC2A5A"/>
    <w:rsid w:val="00BC2C0C"/>
    <w:rsid w:val="00BC2C1B"/>
    <w:rsid w:val="00BC334F"/>
    <w:rsid w:val="00BC33A4"/>
    <w:rsid w:val="00BC35F5"/>
    <w:rsid w:val="00BC37F6"/>
    <w:rsid w:val="00BC3BD2"/>
    <w:rsid w:val="00BC4041"/>
    <w:rsid w:val="00BC40E6"/>
    <w:rsid w:val="00BC503A"/>
    <w:rsid w:val="00BC521C"/>
    <w:rsid w:val="00BC5431"/>
    <w:rsid w:val="00BC5754"/>
    <w:rsid w:val="00BC5FEA"/>
    <w:rsid w:val="00BC60EF"/>
    <w:rsid w:val="00BC7296"/>
    <w:rsid w:val="00BC7FE6"/>
    <w:rsid w:val="00BD0001"/>
    <w:rsid w:val="00BD0125"/>
    <w:rsid w:val="00BD09B3"/>
    <w:rsid w:val="00BD09CC"/>
    <w:rsid w:val="00BD1699"/>
    <w:rsid w:val="00BD2BA7"/>
    <w:rsid w:val="00BD3521"/>
    <w:rsid w:val="00BD5014"/>
    <w:rsid w:val="00BD5250"/>
    <w:rsid w:val="00BD53D1"/>
    <w:rsid w:val="00BD5C03"/>
    <w:rsid w:val="00BD66D5"/>
    <w:rsid w:val="00BD678C"/>
    <w:rsid w:val="00BD7083"/>
    <w:rsid w:val="00BD7339"/>
    <w:rsid w:val="00BD76BF"/>
    <w:rsid w:val="00BD7B49"/>
    <w:rsid w:val="00BE10FD"/>
    <w:rsid w:val="00BE1492"/>
    <w:rsid w:val="00BE1508"/>
    <w:rsid w:val="00BE16D4"/>
    <w:rsid w:val="00BE1ADB"/>
    <w:rsid w:val="00BE2254"/>
    <w:rsid w:val="00BE3451"/>
    <w:rsid w:val="00BE3866"/>
    <w:rsid w:val="00BE399B"/>
    <w:rsid w:val="00BE5050"/>
    <w:rsid w:val="00BE5531"/>
    <w:rsid w:val="00BE6E6F"/>
    <w:rsid w:val="00BE71FA"/>
    <w:rsid w:val="00BE7763"/>
    <w:rsid w:val="00BE7E23"/>
    <w:rsid w:val="00BF01EE"/>
    <w:rsid w:val="00BF0839"/>
    <w:rsid w:val="00BF11B7"/>
    <w:rsid w:val="00BF1571"/>
    <w:rsid w:val="00BF1A25"/>
    <w:rsid w:val="00BF1CB2"/>
    <w:rsid w:val="00BF2299"/>
    <w:rsid w:val="00BF22D9"/>
    <w:rsid w:val="00BF2F97"/>
    <w:rsid w:val="00BF31A4"/>
    <w:rsid w:val="00BF3525"/>
    <w:rsid w:val="00BF38E8"/>
    <w:rsid w:val="00BF4CD2"/>
    <w:rsid w:val="00BF51B8"/>
    <w:rsid w:val="00BF5D8A"/>
    <w:rsid w:val="00BF5F56"/>
    <w:rsid w:val="00BF6EFA"/>
    <w:rsid w:val="00BF75B4"/>
    <w:rsid w:val="00C00CCC"/>
    <w:rsid w:val="00C011BA"/>
    <w:rsid w:val="00C02417"/>
    <w:rsid w:val="00C024E9"/>
    <w:rsid w:val="00C026BF"/>
    <w:rsid w:val="00C029EB"/>
    <w:rsid w:val="00C037E9"/>
    <w:rsid w:val="00C03C03"/>
    <w:rsid w:val="00C04518"/>
    <w:rsid w:val="00C047A0"/>
    <w:rsid w:val="00C04DBB"/>
    <w:rsid w:val="00C05FD0"/>
    <w:rsid w:val="00C069AA"/>
    <w:rsid w:val="00C06F87"/>
    <w:rsid w:val="00C071C5"/>
    <w:rsid w:val="00C07831"/>
    <w:rsid w:val="00C079E0"/>
    <w:rsid w:val="00C07B6A"/>
    <w:rsid w:val="00C113F6"/>
    <w:rsid w:val="00C121EC"/>
    <w:rsid w:val="00C13506"/>
    <w:rsid w:val="00C14B99"/>
    <w:rsid w:val="00C15609"/>
    <w:rsid w:val="00C15951"/>
    <w:rsid w:val="00C16AE7"/>
    <w:rsid w:val="00C216B0"/>
    <w:rsid w:val="00C21EDD"/>
    <w:rsid w:val="00C22F2E"/>
    <w:rsid w:val="00C237BC"/>
    <w:rsid w:val="00C24278"/>
    <w:rsid w:val="00C250CD"/>
    <w:rsid w:val="00C25D1F"/>
    <w:rsid w:val="00C2614A"/>
    <w:rsid w:val="00C261A6"/>
    <w:rsid w:val="00C261C4"/>
    <w:rsid w:val="00C26246"/>
    <w:rsid w:val="00C2667B"/>
    <w:rsid w:val="00C26B51"/>
    <w:rsid w:val="00C27953"/>
    <w:rsid w:val="00C27CB3"/>
    <w:rsid w:val="00C309ED"/>
    <w:rsid w:val="00C30E33"/>
    <w:rsid w:val="00C31454"/>
    <w:rsid w:val="00C31FEA"/>
    <w:rsid w:val="00C35589"/>
    <w:rsid w:val="00C35C48"/>
    <w:rsid w:val="00C367C0"/>
    <w:rsid w:val="00C36C7D"/>
    <w:rsid w:val="00C36F26"/>
    <w:rsid w:val="00C371F6"/>
    <w:rsid w:val="00C3749C"/>
    <w:rsid w:val="00C37809"/>
    <w:rsid w:val="00C37D4F"/>
    <w:rsid w:val="00C41DF5"/>
    <w:rsid w:val="00C4214E"/>
    <w:rsid w:val="00C42757"/>
    <w:rsid w:val="00C42FC0"/>
    <w:rsid w:val="00C440D1"/>
    <w:rsid w:val="00C44430"/>
    <w:rsid w:val="00C4639B"/>
    <w:rsid w:val="00C472C3"/>
    <w:rsid w:val="00C4734C"/>
    <w:rsid w:val="00C47713"/>
    <w:rsid w:val="00C478CD"/>
    <w:rsid w:val="00C47AF9"/>
    <w:rsid w:val="00C50922"/>
    <w:rsid w:val="00C50FB1"/>
    <w:rsid w:val="00C5117B"/>
    <w:rsid w:val="00C517D0"/>
    <w:rsid w:val="00C51983"/>
    <w:rsid w:val="00C520FA"/>
    <w:rsid w:val="00C521E7"/>
    <w:rsid w:val="00C523DD"/>
    <w:rsid w:val="00C524BE"/>
    <w:rsid w:val="00C524EF"/>
    <w:rsid w:val="00C52FA3"/>
    <w:rsid w:val="00C53CD0"/>
    <w:rsid w:val="00C54919"/>
    <w:rsid w:val="00C552A9"/>
    <w:rsid w:val="00C55BB7"/>
    <w:rsid w:val="00C55EA2"/>
    <w:rsid w:val="00C560AD"/>
    <w:rsid w:val="00C56550"/>
    <w:rsid w:val="00C5678A"/>
    <w:rsid w:val="00C572DE"/>
    <w:rsid w:val="00C603FE"/>
    <w:rsid w:val="00C6188C"/>
    <w:rsid w:val="00C622CC"/>
    <w:rsid w:val="00C63F00"/>
    <w:rsid w:val="00C6407F"/>
    <w:rsid w:val="00C645A4"/>
    <w:rsid w:val="00C64A31"/>
    <w:rsid w:val="00C65877"/>
    <w:rsid w:val="00C659B6"/>
    <w:rsid w:val="00C65CAE"/>
    <w:rsid w:val="00C671B1"/>
    <w:rsid w:val="00C67420"/>
    <w:rsid w:val="00C67B6B"/>
    <w:rsid w:val="00C67C34"/>
    <w:rsid w:val="00C70995"/>
    <w:rsid w:val="00C70AB5"/>
    <w:rsid w:val="00C71147"/>
    <w:rsid w:val="00C712D0"/>
    <w:rsid w:val="00C73430"/>
    <w:rsid w:val="00C7384E"/>
    <w:rsid w:val="00C73936"/>
    <w:rsid w:val="00C74C8F"/>
    <w:rsid w:val="00C74FC8"/>
    <w:rsid w:val="00C7575C"/>
    <w:rsid w:val="00C7599E"/>
    <w:rsid w:val="00C7664E"/>
    <w:rsid w:val="00C76E6F"/>
    <w:rsid w:val="00C76F1E"/>
    <w:rsid w:val="00C77041"/>
    <w:rsid w:val="00C770F3"/>
    <w:rsid w:val="00C77312"/>
    <w:rsid w:val="00C80108"/>
    <w:rsid w:val="00C80349"/>
    <w:rsid w:val="00C806C8"/>
    <w:rsid w:val="00C8130E"/>
    <w:rsid w:val="00C81E55"/>
    <w:rsid w:val="00C8275A"/>
    <w:rsid w:val="00C82DB1"/>
    <w:rsid w:val="00C8335E"/>
    <w:rsid w:val="00C836FB"/>
    <w:rsid w:val="00C84B94"/>
    <w:rsid w:val="00C84D7E"/>
    <w:rsid w:val="00C8648A"/>
    <w:rsid w:val="00C879D3"/>
    <w:rsid w:val="00C87EC4"/>
    <w:rsid w:val="00C906D5"/>
    <w:rsid w:val="00C91166"/>
    <w:rsid w:val="00C91ECE"/>
    <w:rsid w:val="00C9288F"/>
    <w:rsid w:val="00C92FB9"/>
    <w:rsid w:val="00C9356B"/>
    <w:rsid w:val="00C93890"/>
    <w:rsid w:val="00C94A7F"/>
    <w:rsid w:val="00C94EF9"/>
    <w:rsid w:val="00C96F58"/>
    <w:rsid w:val="00C97982"/>
    <w:rsid w:val="00CA0570"/>
    <w:rsid w:val="00CA0C84"/>
    <w:rsid w:val="00CA122D"/>
    <w:rsid w:val="00CA15F6"/>
    <w:rsid w:val="00CA170D"/>
    <w:rsid w:val="00CA1855"/>
    <w:rsid w:val="00CA1F82"/>
    <w:rsid w:val="00CA2082"/>
    <w:rsid w:val="00CA24E3"/>
    <w:rsid w:val="00CA35D6"/>
    <w:rsid w:val="00CA4757"/>
    <w:rsid w:val="00CA568C"/>
    <w:rsid w:val="00CA5A11"/>
    <w:rsid w:val="00CA5CB5"/>
    <w:rsid w:val="00CA704D"/>
    <w:rsid w:val="00CA7A6A"/>
    <w:rsid w:val="00CA7F5D"/>
    <w:rsid w:val="00CB036A"/>
    <w:rsid w:val="00CB172F"/>
    <w:rsid w:val="00CB1A31"/>
    <w:rsid w:val="00CB23BF"/>
    <w:rsid w:val="00CB2653"/>
    <w:rsid w:val="00CB29E5"/>
    <w:rsid w:val="00CB2EDC"/>
    <w:rsid w:val="00CB4F86"/>
    <w:rsid w:val="00CB54C1"/>
    <w:rsid w:val="00CB5790"/>
    <w:rsid w:val="00CB63B5"/>
    <w:rsid w:val="00CC0259"/>
    <w:rsid w:val="00CC03EF"/>
    <w:rsid w:val="00CC1E04"/>
    <w:rsid w:val="00CC21C4"/>
    <w:rsid w:val="00CC26EF"/>
    <w:rsid w:val="00CC27C5"/>
    <w:rsid w:val="00CC32C7"/>
    <w:rsid w:val="00CC385C"/>
    <w:rsid w:val="00CC3AC9"/>
    <w:rsid w:val="00CC459B"/>
    <w:rsid w:val="00CC4AEC"/>
    <w:rsid w:val="00CC5C7C"/>
    <w:rsid w:val="00CC5E7B"/>
    <w:rsid w:val="00CC6871"/>
    <w:rsid w:val="00CC6B6A"/>
    <w:rsid w:val="00CC6E37"/>
    <w:rsid w:val="00CC6F37"/>
    <w:rsid w:val="00CC7BAB"/>
    <w:rsid w:val="00CC7C30"/>
    <w:rsid w:val="00CC7DD7"/>
    <w:rsid w:val="00CD0AB6"/>
    <w:rsid w:val="00CD1055"/>
    <w:rsid w:val="00CD1EE4"/>
    <w:rsid w:val="00CD2304"/>
    <w:rsid w:val="00CD26FD"/>
    <w:rsid w:val="00CD2FC8"/>
    <w:rsid w:val="00CD3000"/>
    <w:rsid w:val="00CD3332"/>
    <w:rsid w:val="00CD4EFC"/>
    <w:rsid w:val="00CD5251"/>
    <w:rsid w:val="00CD5429"/>
    <w:rsid w:val="00CD54B4"/>
    <w:rsid w:val="00CD70BF"/>
    <w:rsid w:val="00CD7E90"/>
    <w:rsid w:val="00CE0B2F"/>
    <w:rsid w:val="00CE166D"/>
    <w:rsid w:val="00CE1E34"/>
    <w:rsid w:val="00CE230D"/>
    <w:rsid w:val="00CE2FB7"/>
    <w:rsid w:val="00CE35BC"/>
    <w:rsid w:val="00CE3E6D"/>
    <w:rsid w:val="00CE537D"/>
    <w:rsid w:val="00CE5867"/>
    <w:rsid w:val="00CE58F3"/>
    <w:rsid w:val="00CE5A29"/>
    <w:rsid w:val="00CE5BFA"/>
    <w:rsid w:val="00CE5C9E"/>
    <w:rsid w:val="00CE641E"/>
    <w:rsid w:val="00CE6524"/>
    <w:rsid w:val="00CE782A"/>
    <w:rsid w:val="00CE7DC6"/>
    <w:rsid w:val="00CF0072"/>
    <w:rsid w:val="00CF016E"/>
    <w:rsid w:val="00CF0599"/>
    <w:rsid w:val="00CF0BB4"/>
    <w:rsid w:val="00CF0CC2"/>
    <w:rsid w:val="00CF0D58"/>
    <w:rsid w:val="00CF13E1"/>
    <w:rsid w:val="00CF1A71"/>
    <w:rsid w:val="00CF217E"/>
    <w:rsid w:val="00CF23B0"/>
    <w:rsid w:val="00CF23E0"/>
    <w:rsid w:val="00CF2506"/>
    <w:rsid w:val="00CF250E"/>
    <w:rsid w:val="00CF2655"/>
    <w:rsid w:val="00CF2735"/>
    <w:rsid w:val="00CF3549"/>
    <w:rsid w:val="00CF40FA"/>
    <w:rsid w:val="00CF4A12"/>
    <w:rsid w:val="00CF4B23"/>
    <w:rsid w:val="00CF5200"/>
    <w:rsid w:val="00CF57FC"/>
    <w:rsid w:val="00CF6C16"/>
    <w:rsid w:val="00D00F56"/>
    <w:rsid w:val="00D00FF5"/>
    <w:rsid w:val="00D01C56"/>
    <w:rsid w:val="00D01EEB"/>
    <w:rsid w:val="00D01F32"/>
    <w:rsid w:val="00D02751"/>
    <w:rsid w:val="00D029B1"/>
    <w:rsid w:val="00D04CBB"/>
    <w:rsid w:val="00D057C5"/>
    <w:rsid w:val="00D057CF"/>
    <w:rsid w:val="00D061F7"/>
    <w:rsid w:val="00D0682B"/>
    <w:rsid w:val="00D06AE4"/>
    <w:rsid w:val="00D07195"/>
    <w:rsid w:val="00D11329"/>
    <w:rsid w:val="00D1134B"/>
    <w:rsid w:val="00D114CD"/>
    <w:rsid w:val="00D11778"/>
    <w:rsid w:val="00D117E2"/>
    <w:rsid w:val="00D11837"/>
    <w:rsid w:val="00D11B7A"/>
    <w:rsid w:val="00D11E5D"/>
    <w:rsid w:val="00D1210A"/>
    <w:rsid w:val="00D12C54"/>
    <w:rsid w:val="00D12D47"/>
    <w:rsid w:val="00D135FE"/>
    <w:rsid w:val="00D1369B"/>
    <w:rsid w:val="00D1401C"/>
    <w:rsid w:val="00D143F5"/>
    <w:rsid w:val="00D1449D"/>
    <w:rsid w:val="00D14650"/>
    <w:rsid w:val="00D147F6"/>
    <w:rsid w:val="00D149A6"/>
    <w:rsid w:val="00D15585"/>
    <w:rsid w:val="00D15C5E"/>
    <w:rsid w:val="00D1655A"/>
    <w:rsid w:val="00D165B4"/>
    <w:rsid w:val="00D16753"/>
    <w:rsid w:val="00D168B8"/>
    <w:rsid w:val="00D16CA6"/>
    <w:rsid w:val="00D21B7A"/>
    <w:rsid w:val="00D224AB"/>
    <w:rsid w:val="00D22BF9"/>
    <w:rsid w:val="00D22CDA"/>
    <w:rsid w:val="00D244AD"/>
    <w:rsid w:val="00D25D0A"/>
    <w:rsid w:val="00D26AB4"/>
    <w:rsid w:val="00D26B2B"/>
    <w:rsid w:val="00D27123"/>
    <w:rsid w:val="00D30F38"/>
    <w:rsid w:val="00D312F7"/>
    <w:rsid w:val="00D32AC6"/>
    <w:rsid w:val="00D32B4B"/>
    <w:rsid w:val="00D33567"/>
    <w:rsid w:val="00D346D2"/>
    <w:rsid w:val="00D34B5D"/>
    <w:rsid w:val="00D34D97"/>
    <w:rsid w:val="00D36A73"/>
    <w:rsid w:val="00D37B8C"/>
    <w:rsid w:val="00D43196"/>
    <w:rsid w:val="00D43B31"/>
    <w:rsid w:val="00D4454A"/>
    <w:rsid w:val="00D44773"/>
    <w:rsid w:val="00D45132"/>
    <w:rsid w:val="00D4513A"/>
    <w:rsid w:val="00D45385"/>
    <w:rsid w:val="00D45ABD"/>
    <w:rsid w:val="00D45D77"/>
    <w:rsid w:val="00D5076C"/>
    <w:rsid w:val="00D51395"/>
    <w:rsid w:val="00D51488"/>
    <w:rsid w:val="00D530B3"/>
    <w:rsid w:val="00D53402"/>
    <w:rsid w:val="00D558B0"/>
    <w:rsid w:val="00D55A08"/>
    <w:rsid w:val="00D55C92"/>
    <w:rsid w:val="00D56983"/>
    <w:rsid w:val="00D577B5"/>
    <w:rsid w:val="00D608AA"/>
    <w:rsid w:val="00D6190E"/>
    <w:rsid w:val="00D627AA"/>
    <w:rsid w:val="00D63548"/>
    <w:rsid w:val="00D6415C"/>
    <w:rsid w:val="00D641CD"/>
    <w:rsid w:val="00D6479A"/>
    <w:rsid w:val="00D649DF"/>
    <w:rsid w:val="00D64CE2"/>
    <w:rsid w:val="00D64D1B"/>
    <w:rsid w:val="00D64FB4"/>
    <w:rsid w:val="00D667AA"/>
    <w:rsid w:val="00D66A28"/>
    <w:rsid w:val="00D6709F"/>
    <w:rsid w:val="00D674CD"/>
    <w:rsid w:val="00D67A23"/>
    <w:rsid w:val="00D70A00"/>
    <w:rsid w:val="00D7124C"/>
    <w:rsid w:val="00D72258"/>
    <w:rsid w:val="00D73A8F"/>
    <w:rsid w:val="00D73DBD"/>
    <w:rsid w:val="00D73FFB"/>
    <w:rsid w:val="00D74AF4"/>
    <w:rsid w:val="00D74B3F"/>
    <w:rsid w:val="00D74E6B"/>
    <w:rsid w:val="00D75665"/>
    <w:rsid w:val="00D76141"/>
    <w:rsid w:val="00D76EF1"/>
    <w:rsid w:val="00D775DC"/>
    <w:rsid w:val="00D7763C"/>
    <w:rsid w:val="00D804F9"/>
    <w:rsid w:val="00D80564"/>
    <w:rsid w:val="00D807AE"/>
    <w:rsid w:val="00D819A9"/>
    <w:rsid w:val="00D81B6C"/>
    <w:rsid w:val="00D81D06"/>
    <w:rsid w:val="00D82252"/>
    <w:rsid w:val="00D82275"/>
    <w:rsid w:val="00D834E3"/>
    <w:rsid w:val="00D83740"/>
    <w:rsid w:val="00D84599"/>
    <w:rsid w:val="00D850DB"/>
    <w:rsid w:val="00D85778"/>
    <w:rsid w:val="00D8651E"/>
    <w:rsid w:val="00D86A5C"/>
    <w:rsid w:val="00D8748F"/>
    <w:rsid w:val="00D87CC2"/>
    <w:rsid w:val="00D87D17"/>
    <w:rsid w:val="00D90920"/>
    <w:rsid w:val="00D909B6"/>
    <w:rsid w:val="00D91697"/>
    <w:rsid w:val="00D91EC0"/>
    <w:rsid w:val="00D922A1"/>
    <w:rsid w:val="00D928E0"/>
    <w:rsid w:val="00D92A35"/>
    <w:rsid w:val="00D93ACD"/>
    <w:rsid w:val="00D93B35"/>
    <w:rsid w:val="00D9451E"/>
    <w:rsid w:val="00D94D19"/>
    <w:rsid w:val="00D96DAF"/>
    <w:rsid w:val="00D97EAE"/>
    <w:rsid w:val="00DA01C5"/>
    <w:rsid w:val="00DA02E0"/>
    <w:rsid w:val="00DA212F"/>
    <w:rsid w:val="00DA2297"/>
    <w:rsid w:val="00DA24A2"/>
    <w:rsid w:val="00DA29B4"/>
    <w:rsid w:val="00DA2A7C"/>
    <w:rsid w:val="00DA4994"/>
    <w:rsid w:val="00DA4ADD"/>
    <w:rsid w:val="00DA5E08"/>
    <w:rsid w:val="00DA61E9"/>
    <w:rsid w:val="00DA6748"/>
    <w:rsid w:val="00DA6B72"/>
    <w:rsid w:val="00DA757B"/>
    <w:rsid w:val="00DA7636"/>
    <w:rsid w:val="00DA78A4"/>
    <w:rsid w:val="00DB0F79"/>
    <w:rsid w:val="00DB13B2"/>
    <w:rsid w:val="00DB17F7"/>
    <w:rsid w:val="00DB1F43"/>
    <w:rsid w:val="00DB3264"/>
    <w:rsid w:val="00DB32A0"/>
    <w:rsid w:val="00DB333A"/>
    <w:rsid w:val="00DB3545"/>
    <w:rsid w:val="00DB3556"/>
    <w:rsid w:val="00DB3966"/>
    <w:rsid w:val="00DB3D4F"/>
    <w:rsid w:val="00DB3DA8"/>
    <w:rsid w:val="00DB5596"/>
    <w:rsid w:val="00DB6948"/>
    <w:rsid w:val="00DB6A98"/>
    <w:rsid w:val="00DC1D94"/>
    <w:rsid w:val="00DC1F61"/>
    <w:rsid w:val="00DC40D8"/>
    <w:rsid w:val="00DC48D1"/>
    <w:rsid w:val="00DC54BD"/>
    <w:rsid w:val="00DC5B2E"/>
    <w:rsid w:val="00DC5B6C"/>
    <w:rsid w:val="00DC6AEB"/>
    <w:rsid w:val="00DD0150"/>
    <w:rsid w:val="00DD045E"/>
    <w:rsid w:val="00DD0630"/>
    <w:rsid w:val="00DD0B2A"/>
    <w:rsid w:val="00DD0CA9"/>
    <w:rsid w:val="00DD0E22"/>
    <w:rsid w:val="00DD2756"/>
    <w:rsid w:val="00DD320E"/>
    <w:rsid w:val="00DD3802"/>
    <w:rsid w:val="00DD468E"/>
    <w:rsid w:val="00DD46F4"/>
    <w:rsid w:val="00DD575E"/>
    <w:rsid w:val="00DD58E1"/>
    <w:rsid w:val="00DD5E8F"/>
    <w:rsid w:val="00DD6795"/>
    <w:rsid w:val="00DD712A"/>
    <w:rsid w:val="00DD723F"/>
    <w:rsid w:val="00DD7732"/>
    <w:rsid w:val="00DD7BCD"/>
    <w:rsid w:val="00DE041C"/>
    <w:rsid w:val="00DE1343"/>
    <w:rsid w:val="00DE1366"/>
    <w:rsid w:val="00DE1AA3"/>
    <w:rsid w:val="00DE1D2F"/>
    <w:rsid w:val="00DE2930"/>
    <w:rsid w:val="00DE2E13"/>
    <w:rsid w:val="00DE3459"/>
    <w:rsid w:val="00DE37FB"/>
    <w:rsid w:val="00DE3B4A"/>
    <w:rsid w:val="00DE3D65"/>
    <w:rsid w:val="00DE547A"/>
    <w:rsid w:val="00DE5591"/>
    <w:rsid w:val="00DE59DC"/>
    <w:rsid w:val="00DE5E62"/>
    <w:rsid w:val="00DE67F7"/>
    <w:rsid w:val="00DE6FFC"/>
    <w:rsid w:val="00DE7ECE"/>
    <w:rsid w:val="00DE7F1F"/>
    <w:rsid w:val="00DF0011"/>
    <w:rsid w:val="00DF0BEA"/>
    <w:rsid w:val="00DF1C86"/>
    <w:rsid w:val="00DF28C5"/>
    <w:rsid w:val="00DF2947"/>
    <w:rsid w:val="00DF2E67"/>
    <w:rsid w:val="00DF3C2A"/>
    <w:rsid w:val="00DF43BF"/>
    <w:rsid w:val="00DF49D2"/>
    <w:rsid w:val="00DF4CE1"/>
    <w:rsid w:val="00DF5E0F"/>
    <w:rsid w:val="00DF618A"/>
    <w:rsid w:val="00DF675C"/>
    <w:rsid w:val="00DF6811"/>
    <w:rsid w:val="00DF7776"/>
    <w:rsid w:val="00DF7965"/>
    <w:rsid w:val="00DF7BE9"/>
    <w:rsid w:val="00E00410"/>
    <w:rsid w:val="00E00B17"/>
    <w:rsid w:val="00E01B39"/>
    <w:rsid w:val="00E0205D"/>
    <w:rsid w:val="00E03996"/>
    <w:rsid w:val="00E03BAA"/>
    <w:rsid w:val="00E0488D"/>
    <w:rsid w:val="00E04BB9"/>
    <w:rsid w:val="00E050A7"/>
    <w:rsid w:val="00E0526F"/>
    <w:rsid w:val="00E05342"/>
    <w:rsid w:val="00E05482"/>
    <w:rsid w:val="00E06101"/>
    <w:rsid w:val="00E0653B"/>
    <w:rsid w:val="00E068FE"/>
    <w:rsid w:val="00E070A7"/>
    <w:rsid w:val="00E07732"/>
    <w:rsid w:val="00E100E2"/>
    <w:rsid w:val="00E1010C"/>
    <w:rsid w:val="00E104E7"/>
    <w:rsid w:val="00E113EE"/>
    <w:rsid w:val="00E120E9"/>
    <w:rsid w:val="00E12691"/>
    <w:rsid w:val="00E12A30"/>
    <w:rsid w:val="00E13FF7"/>
    <w:rsid w:val="00E149BD"/>
    <w:rsid w:val="00E159D2"/>
    <w:rsid w:val="00E169E4"/>
    <w:rsid w:val="00E17FD6"/>
    <w:rsid w:val="00E207F5"/>
    <w:rsid w:val="00E20A6C"/>
    <w:rsid w:val="00E20BD1"/>
    <w:rsid w:val="00E21321"/>
    <w:rsid w:val="00E217E4"/>
    <w:rsid w:val="00E228B4"/>
    <w:rsid w:val="00E2293A"/>
    <w:rsid w:val="00E22DE6"/>
    <w:rsid w:val="00E2309D"/>
    <w:rsid w:val="00E23308"/>
    <w:rsid w:val="00E235DF"/>
    <w:rsid w:val="00E23ECD"/>
    <w:rsid w:val="00E24C29"/>
    <w:rsid w:val="00E25B52"/>
    <w:rsid w:val="00E267BD"/>
    <w:rsid w:val="00E272FB"/>
    <w:rsid w:val="00E3094D"/>
    <w:rsid w:val="00E30B91"/>
    <w:rsid w:val="00E318A3"/>
    <w:rsid w:val="00E3213F"/>
    <w:rsid w:val="00E325CD"/>
    <w:rsid w:val="00E327A2"/>
    <w:rsid w:val="00E328D1"/>
    <w:rsid w:val="00E32B90"/>
    <w:rsid w:val="00E33509"/>
    <w:rsid w:val="00E34E9F"/>
    <w:rsid w:val="00E34EDF"/>
    <w:rsid w:val="00E35888"/>
    <w:rsid w:val="00E35B44"/>
    <w:rsid w:val="00E364AA"/>
    <w:rsid w:val="00E36984"/>
    <w:rsid w:val="00E369C9"/>
    <w:rsid w:val="00E37DD1"/>
    <w:rsid w:val="00E4007F"/>
    <w:rsid w:val="00E40241"/>
    <w:rsid w:val="00E40884"/>
    <w:rsid w:val="00E408B2"/>
    <w:rsid w:val="00E40A8E"/>
    <w:rsid w:val="00E41BF2"/>
    <w:rsid w:val="00E41CA4"/>
    <w:rsid w:val="00E42CB3"/>
    <w:rsid w:val="00E42FB0"/>
    <w:rsid w:val="00E43AD9"/>
    <w:rsid w:val="00E45719"/>
    <w:rsid w:val="00E46CEF"/>
    <w:rsid w:val="00E46DA7"/>
    <w:rsid w:val="00E46F91"/>
    <w:rsid w:val="00E475ED"/>
    <w:rsid w:val="00E47F6B"/>
    <w:rsid w:val="00E50C3C"/>
    <w:rsid w:val="00E510A0"/>
    <w:rsid w:val="00E515EF"/>
    <w:rsid w:val="00E516DB"/>
    <w:rsid w:val="00E51727"/>
    <w:rsid w:val="00E51E28"/>
    <w:rsid w:val="00E51E94"/>
    <w:rsid w:val="00E51E9C"/>
    <w:rsid w:val="00E527ED"/>
    <w:rsid w:val="00E53101"/>
    <w:rsid w:val="00E54259"/>
    <w:rsid w:val="00E5478C"/>
    <w:rsid w:val="00E54A3F"/>
    <w:rsid w:val="00E55312"/>
    <w:rsid w:val="00E557C7"/>
    <w:rsid w:val="00E5658A"/>
    <w:rsid w:val="00E568A9"/>
    <w:rsid w:val="00E56AE6"/>
    <w:rsid w:val="00E56D13"/>
    <w:rsid w:val="00E57566"/>
    <w:rsid w:val="00E57840"/>
    <w:rsid w:val="00E57BDB"/>
    <w:rsid w:val="00E60BB9"/>
    <w:rsid w:val="00E61012"/>
    <w:rsid w:val="00E61E75"/>
    <w:rsid w:val="00E6217A"/>
    <w:rsid w:val="00E63AF3"/>
    <w:rsid w:val="00E64299"/>
    <w:rsid w:val="00E64DCB"/>
    <w:rsid w:val="00E65F95"/>
    <w:rsid w:val="00E6729B"/>
    <w:rsid w:val="00E70056"/>
    <w:rsid w:val="00E7019E"/>
    <w:rsid w:val="00E706B2"/>
    <w:rsid w:val="00E712D6"/>
    <w:rsid w:val="00E720CF"/>
    <w:rsid w:val="00E724C9"/>
    <w:rsid w:val="00E72F48"/>
    <w:rsid w:val="00E7341E"/>
    <w:rsid w:val="00E734C8"/>
    <w:rsid w:val="00E73A55"/>
    <w:rsid w:val="00E73C00"/>
    <w:rsid w:val="00E743D9"/>
    <w:rsid w:val="00E74403"/>
    <w:rsid w:val="00E74BEE"/>
    <w:rsid w:val="00E74C25"/>
    <w:rsid w:val="00E75486"/>
    <w:rsid w:val="00E75ADF"/>
    <w:rsid w:val="00E76281"/>
    <w:rsid w:val="00E76695"/>
    <w:rsid w:val="00E76AAF"/>
    <w:rsid w:val="00E80020"/>
    <w:rsid w:val="00E8037F"/>
    <w:rsid w:val="00E80904"/>
    <w:rsid w:val="00E8097E"/>
    <w:rsid w:val="00E813B5"/>
    <w:rsid w:val="00E81551"/>
    <w:rsid w:val="00E8157C"/>
    <w:rsid w:val="00E819F9"/>
    <w:rsid w:val="00E839BA"/>
    <w:rsid w:val="00E83BF1"/>
    <w:rsid w:val="00E848B4"/>
    <w:rsid w:val="00E84A32"/>
    <w:rsid w:val="00E84B08"/>
    <w:rsid w:val="00E8578E"/>
    <w:rsid w:val="00E85D7E"/>
    <w:rsid w:val="00E85E5B"/>
    <w:rsid w:val="00E862E4"/>
    <w:rsid w:val="00E86660"/>
    <w:rsid w:val="00E8687C"/>
    <w:rsid w:val="00E86FC4"/>
    <w:rsid w:val="00E876BE"/>
    <w:rsid w:val="00E879B3"/>
    <w:rsid w:val="00E87DEF"/>
    <w:rsid w:val="00E9053D"/>
    <w:rsid w:val="00E907AD"/>
    <w:rsid w:val="00E90D50"/>
    <w:rsid w:val="00E9110F"/>
    <w:rsid w:val="00E92132"/>
    <w:rsid w:val="00E92D6F"/>
    <w:rsid w:val="00E936EA"/>
    <w:rsid w:val="00E938FD"/>
    <w:rsid w:val="00E93FD1"/>
    <w:rsid w:val="00E965D0"/>
    <w:rsid w:val="00E97157"/>
    <w:rsid w:val="00EA06CF"/>
    <w:rsid w:val="00EA0D41"/>
    <w:rsid w:val="00EA1564"/>
    <w:rsid w:val="00EA276D"/>
    <w:rsid w:val="00EA28D4"/>
    <w:rsid w:val="00EA2D0E"/>
    <w:rsid w:val="00EA308C"/>
    <w:rsid w:val="00EA3737"/>
    <w:rsid w:val="00EA3BD6"/>
    <w:rsid w:val="00EA434B"/>
    <w:rsid w:val="00EA4524"/>
    <w:rsid w:val="00EA4A1A"/>
    <w:rsid w:val="00EA5009"/>
    <w:rsid w:val="00EA581B"/>
    <w:rsid w:val="00EA5A93"/>
    <w:rsid w:val="00EA5F5E"/>
    <w:rsid w:val="00EA6494"/>
    <w:rsid w:val="00EA6FD9"/>
    <w:rsid w:val="00EA77DA"/>
    <w:rsid w:val="00EA7AB1"/>
    <w:rsid w:val="00EB0283"/>
    <w:rsid w:val="00EB0A03"/>
    <w:rsid w:val="00EB28A7"/>
    <w:rsid w:val="00EB2DFC"/>
    <w:rsid w:val="00EB3653"/>
    <w:rsid w:val="00EB3D2A"/>
    <w:rsid w:val="00EB3DF9"/>
    <w:rsid w:val="00EB4A5B"/>
    <w:rsid w:val="00EB4FEE"/>
    <w:rsid w:val="00EB5410"/>
    <w:rsid w:val="00EB5A3E"/>
    <w:rsid w:val="00EB61D1"/>
    <w:rsid w:val="00EB62A5"/>
    <w:rsid w:val="00EB6405"/>
    <w:rsid w:val="00EB6B89"/>
    <w:rsid w:val="00EB77E4"/>
    <w:rsid w:val="00EB7B58"/>
    <w:rsid w:val="00EB7E59"/>
    <w:rsid w:val="00EC0186"/>
    <w:rsid w:val="00EC0E07"/>
    <w:rsid w:val="00EC1083"/>
    <w:rsid w:val="00EC13C4"/>
    <w:rsid w:val="00EC16FA"/>
    <w:rsid w:val="00EC1FC4"/>
    <w:rsid w:val="00EC2021"/>
    <w:rsid w:val="00EC29E0"/>
    <w:rsid w:val="00EC3165"/>
    <w:rsid w:val="00EC3B60"/>
    <w:rsid w:val="00EC4016"/>
    <w:rsid w:val="00EC5D27"/>
    <w:rsid w:val="00EC62FD"/>
    <w:rsid w:val="00EC69BF"/>
    <w:rsid w:val="00EC6BDB"/>
    <w:rsid w:val="00ED01FB"/>
    <w:rsid w:val="00ED0256"/>
    <w:rsid w:val="00ED1F77"/>
    <w:rsid w:val="00ED3738"/>
    <w:rsid w:val="00ED3A89"/>
    <w:rsid w:val="00ED3B77"/>
    <w:rsid w:val="00ED4627"/>
    <w:rsid w:val="00ED4BA5"/>
    <w:rsid w:val="00ED57DE"/>
    <w:rsid w:val="00ED5808"/>
    <w:rsid w:val="00ED6E4F"/>
    <w:rsid w:val="00ED7134"/>
    <w:rsid w:val="00ED7644"/>
    <w:rsid w:val="00ED76A0"/>
    <w:rsid w:val="00ED7CC9"/>
    <w:rsid w:val="00EE0A05"/>
    <w:rsid w:val="00EE0A95"/>
    <w:rsid w:val="00EE1878"/>
    <w:rsid w:val="00EE2C6B"/>
    <w:rsid w:val="00EE3574"/>
    <w:rsid w:val="00EE3605"/>
    <w:rsid w:val="00EE5649"/>
    <w:rsid w:val="00EE623E"/>
    <w:rsid w:val="00EE6D38"/>
    <w:rsid w:val="00EE6D75"/>
    <w:rsid w:val="00EE7BFF"/>
    <w:rsid w:val="00EF0B2F"/>
    <w:rsid w:val="00EF1202"/>
    <w:rsid w:val="00EF1423"/>
    <w:rsid w:val="00EF19FC"/>
    <w:rsid w:val="00EF1F2F"/>
    <w:rsid w:val="00EF2062"/>
    <w:rsid w:val="00EF2D04"/>
    <w:rsid w:val="00EF2DD9"/>
    <w:rsid w:val="00EF31EA"/>
    <w:rsid w:val="00EF361C"/>
    <w:rsid w:val="00EF3C3C"/>
    <w:rsid w:val="00EF4C64"/>
    <w:rsid w:val="00EF575F"/>
    <w:rsid w:val="00EF5CA0"/>
    <w:rsid w:val="00EF6228"/>
    <w:rsid w:val="00EF6279"/>
    <w:rsid w:val="00EF69D6"/>
    <w:rsid w:val="00F009BC"/>
    <w:rsid w:val="00F01ED5"/>
    <w:rsid w:val="00F024B2"/>
    <w:rsid w:val="00F02B0C"/>
    <w:rsid w:val="00F02CCD"/>
    <w:rsid w:val="00F05455"/>
    <w:rsid w:val="00F068EB"/>
    <w:rsid w:val="00F0706E"/>
    <w:rsid w:val="00F1007A"/>
    <w:rsid w:val="00F10E2C"/>
    <w:rsid w:val="00F1209F"/>
    <w:rsid w:val="00F12628"/>
    <w:rsid w:val="00F1316E"/>
    <w:rsid w:val="00F134E4"/>
    <w:rsid w:val="00F146C0"/>
    <w:rsid w:val="00F150EB"/>
    <w:rsid w:val="00F16283"/>
    <w:rsid w:val="00F16358"/>
    <w:rsid w:val="00F17408"/>
    <w:rsid w:val="00F17700"/>
    <w:rsid w:val="00F206F1"/>
    <w:rsid w:val="00F20D2A"/>
    <w:rsid w:val="00F20FEA"/>
    <w:rsid w:val="00F21D5D"/>
    <w:rsid w:val="00F221DD"/>
    <w:rsid w:val="00F22E80"/>
    <w:rsid w:val="00F23565"/>
    <w:rsid w:val="00F23820"/>
    <w:rsid w:val="00F23DC9"/>
    <w:rsid w:val="00F23E6B"/>
    <w:rsid w:val="00F245A5"/>
    <w:rsid w:val="00F24DC8"/>
    <w:rsid w:val="00F25851"/>
    <w:rsid w:val="00F25A5B"/>
    <w:rsid w:val="00F25CF1"/>
    <w:rsid w:val="00F263BF"/>
    <w:rsid w:val="00F27888"/>
    <w:rsid w:val="00F30642"/>
    <w:rsid w:val="00F307AC"/>
    <w:rsid w:val="00F31BAB"/>
    <w:rsid w:val="00F31FB7"/>
    <w:rsid w:val="00F32233"/>
    <w:rsid w:val="00F33823"/>
    <w:rsid w:val="00F34999"/>
    <w:rsid w:val="00F34F4A"/>
    <w:rsid w:val="00F3704F"/>
    <w:rsid w:val="00F377C3"/>
    <w:rsid w:val="00F404A8"/>
    <w:rsid w:val="00F40BCA"/>
    <w:rsid w:val="00F40C39"/>
    <w:rsid w:val="00F42226"/>
    <w:rsid w:val="00F435A2"/>
    <w:rsid w:val="00F43AF8"/>
    <w:rsid w:val="00F43C4C"/>
    <w:rsid w:val="00F44C6E"/>
    <w:rsid w:val="00F45D74"/>
    <w:rsid w:val="00F47675"/>
    <w:rsid w:val="00F50AAF"/>
    <w:rsid w:val="00F50E10"/>
    <w:rsid w:val="00F5236C"/>
    <w:rsid w:val="00F52907"/>
    <w:rsid w:val="00F5434E"/>
    <w:rsid w:val="00F54A32"/>
    <w:rsid w:val="00F552D0"/>
    <w:rsid w:val="00F557C5"/>
    <w:rsid w:val="00F55979"/>
    <w:rsid w:val="00F56788"/>
    <w:rsid w:val="00F57183"/>
    <w:rsid w:val="00F572ED"/>
    <w:rsid w:val="00F57314"/>
    <w:rsid w:val="00F57D10"/>
    <w:rsid w:val="00F60103"/>
    <w:rsid w:val="00F60DC2"/>
    <w:rsid w:val="00F61C85"/>
    <w:rsid w:val="00F621CF"/>
    <w:rsid w:val="00F62392"/>
    <w:rsid w:val="00F62A4C"/>
    <w:rsid w:val="00F63DA5"/>
    <w:rsid w:val="00F640FE"/>
    <w:rsid w:val="00F64338"/>
    <w:rsid w:val="00F653FD"/>
    <w:rsid w:val="00F65871"/>
    <w:rsid w:val="00F65BA1"/>
    <w:rsid w:val="00F66E36"/>
    <w:rsid w:val="00F67929"/>
    <w:rsid w:val="00F703C7"/>
    <w:rsid w:val="00F70E0B"/>
    <w:rsid w:val="00F71707"/>
    <w:rsid w:val="00F7193A"/>
    <w:rsid w:val="00F71A57"/>
    <w:rsid w:val="00F71CF0"/>
    <w:rsid w:val="00F72905"/>
    <w:rsid w:val="00F73F47"/>
    <w:rsid w:val="00F743E9"/>
    <w:rsid w:val="00F745EF"/>
    <w:rsid w:val="00F747DF"/>
    <w:rsid w:val="00F74EE2"/>
    <w:rsid w:val="00F74FD0"/>
    <w:rsid w:val="00F76075"/>
    <w:rsid w:val="00F76693"/>
    <w:rsid w:val="00F76BF0"/>
    <w:rsid w:val="00F77266"/>
    <w:rsid w:val="00F779CB"/>
    <w:rsid w:val="00F801ED"/>
    <w:rsid w:val="00F818DB"/>
    <w:rsid w:val="00F823EB"/>
    <w:rsid w:val="00F826DC"/>
    <w:rsid w:val="00F83190"/>
    <w:rsid w:val="00F83570"/>
    <w:rsid w:val="00F83680"/>
    <w:rsid w:val="00F83A3D"/>
    <w:rsid w:val="00F83CB0"/>
    <w:rsid w:val="00F84046"/>
    <w:rsid w:val="00F85984"/>
    <w:rsid w:val="00F86389"/>
    <w:rsid w:val="00F86C8C"/>
    <w:rsid w:val="00F8778F"/>
    <w:rsid w:val="00F8799E"/>
    <w:rsid w:val="00F87B1E"/>
    <w:rsid w:val="00F87EB7"/>
    <w:rsid w:val="00F90A33"/>
    <w:rsid w:val="00F9147B"/>
    <w:rsid w:val="00F91D4F"/>
    <w:rsid w:val="00F923DC"/>
    <w:rsid w:val="00F939D7"/>
    <w:rsid w:val="00F94E6E"/>
    <w:rsid w:val="00F954BB"/>
    <w:rsid w:val="00F9638A"/>
    <w:rsid w:val="00F969D6"/>
    <w:rsid w:val="00F96ECE"/>
    <w:rsid w:val="00F9715D"/>
    <w:rsid w:val="00F97195"/>
    <w:rsid w:val="00F97596"/>
    <w:rsid w:val="00F9784A"/>
    <w:rsid w:val="00F97A2B"/>
    <w:rsid w:val="00F97B5D"/>
    <w:rsid w:val="00F97F52"/>
    <w:rsid w:val="00FA0E65"/>
    <w:rsid w:val="00FA187E"/>
    <w:rsid w:val="00FA225A"/>
    <w:rsid w:val="00FA22E0"/>
    <w:rsid w:val="00FA2DF4"/>
    <w:rsid w:val="00FA2F60"/>
    <w:rsid w:val="00FA3170"/>
    <w:rsid w:val="00FA3A17"/>
    <w:rsid w:val="00FA4295"/>
    <w:rsid w:val="00FA45EB"/>
    <w:rsid w:val="00FA59F1"/>
    <w:rsid w:val="00FA5C26"/>
    <w:rsid w:val="00FA5E2D"/>
    <w:rsid w:val="00FA5FA9"/>
    <w:rsid w:val="00FA62D6"/>
    <w:rsid w:val="00FA6380"/>
    <w:rsid w:val="00FA66AC"/>
    <w:rsid w:val="00FA69D2"/>
    <w:rsid w:val="00FA74F5"/>
    <w:rsid w:val="00FA7D65"/>
    <w:rsid w:val="00FA7EBC"/>
    <w:rsid w:val="00FB0013"/>
    <w:rsid w:val="00FB09DB"/>
    <w:rsid w:val="00FB13BD"/>
    <w:rsid w:val="00FB3A73"/>
    <w:rsid w:val="00FB4336"/>
    <w:rsid w:val="00FB6767"/>
    <w:rsid w:val="00FB7E3E"/>
    <w:rsid w:val="00FC004F"/>
    <w:rsid w:val="00FC0094"/>
    <w:rsid w:val="00FC068A"/>
    <w:rsid w:val="00FC13E4"/>
    <w:rsid w:val="00FC382E"/>
    <w:rsid w:val="00FC4C3F"/>
    <w:rsid w:val="00FC4F5C"/>
    <w:rsid w:val="00FC5CBA"/>
    <w:rsid w:val="00FC6158"/>
    <w:rsid w:val="00FC680A"/>
    <w:rsid w:val="00FD0325"/>
    <w:rsid w:val="00FD0A53"/>
    <w:rsid w:val="00FD0D29"/>
    <w:rsid w:val="00FD0EAA"/>
    <w:rsid w:val="00FD25F8"/>
    <w:rsid w:val="00FD3A92"/>
    <w:rsid w:val="00FD3D39"/>
    <w:rsid w:val="00FD3E7A"/>
    <w:rsid w:val="00FD3ED7"/>
    <w:rsid w:val="00FD58CA"/>
    <w:rsid w:val="00FD620D"/>
    <w:rsid w:val="00FD6B52"/>
    <w:rsid w:val="00FD753A"/>
    <w:rsid w:val="00FE03EC"/>
    <w:rsid w:val="00FE0586"/>
    <w:rsid w:val="00FE07B5"/>
    <w:rsid w:val="00FE0900"/>
    <w:rsid w:val="00FE1017"/>
    <w:rsid w:val="00FE17BC"/>
    <w:rsid w:val="00FE20E7"/>
    <w:rsid w:val="00FE2409"/>
    <w:rsid w:val="00FE2416"/>
    <w:rsid w:val="00FE333F"/>
    <w:rsid w:val="00FE382E"/>
    <w:rsid w:val="00FE3E5E"/>
    <w:rsid w:val="00FE4928"/>
    <w:rsid w:val="00FE4A5E"/>
    <w:rsid w:val="00FE61C2"/>
    <w:rsid w:val="00FE6FC7"/>
    <w:rsid w:val="00FE75F6"/>
    <w:rsid w:val="00FE770D"/>
    <w:rsid w:val="00FF0882"/>
    <w:rsid w:val="00FF1147"/>
    <w:rsid w:val="00FF1AA9"/>
    <w:rsid w:val="00FF2061"/>
    <w:rsid w:val="00FF3B13"/>
    <w:rsid w:val="00FF3D71"/>
    <w:rsid w:val="00FF4142"/>
    <w:rsid w:val="00FF4D51"/>
    <w:rsid w:val="00FF4E22"/>
    <w:rsid w:val="00FF51AF"/>
    <w:rsid w:val="00FF608C"/>
    <w:rsid w:val="00FF646C"/>
    <w:rsid w:val="00FF669C"/>
    <w:rsid w:val="00FF6CB1"/>
    <w:rsid w:val="123844FB"/>
    <w:rsid w:val="1681F832"/>
    <w:rsid w:val="1E79F5E1"/>
    <w:rsid w:val="21E1C84E"/>
    <w:rsid w:val="2525A864"/>
    <w:rsid w:val="3701BABE"/>
    <w:rsid w:val="45300FEE"/>
    <w:rsid w:val="462BC5E6"/>
    <w:rsid w:val="4FF8EA5D"/>
    <w:rsid w:val="517DCCF1"/>
    <w:rsid w:val="56278768"/>
    <w:rsid w:val="611B46F8"/>
    <w:rsid w:val="63C8570E"/>
    <w:rsid w:val="64B9A285"/>
    <w:rsid w:val="74265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033F7"/>
  <w15:chartTrackingRefBased/>
  <w15:docId w15:val="{9EA77D79-0C00-4337-AF30-31C8AA38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EA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73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3C"/>
    <w:rPr>
      <w:rFonts w:eastAsiaTheme="majorEastAsia" w:cstheme="majorBidi"/>
      <w:color w:val="272727" w:themeColor="text1" w:themeTint="D8"/>
    </w:rPr>
  </w:style>
  <w:style w:type="paragraph" w:styleId="Title">
    <w:name w:val="Title"/>
    <w:basedOn w:val="Normal"/>
    <w:next w:val="Normal"/>
    <w:link w:val="TitleChar"/>
    <w:uiPriority w:val="10"/>
    <w:qFormat/>
    <w:rsid w:val="00273C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3C"/>
    <w:pPr>
      <w:spacing w:before="160"/>
      <w:jc w:val="center"/>
    </w:pPr>
    <w:rPr>
      <w:i/>
      <w:iCs/>
      <w:color w:val="404040" w:themeColor="text1" w:themeTint="BF"/>
    </w:rPr>
  </w:style>
  <w:style w:type="character" w:customStyle="1" w:styleId="QuoteChar">
    <w:name w:val="Quote Char"/>
    <w:basedOn w:val="DefaultParagraphFont"/>
    <w:link w:val="Quote"/>
    <w:uiPriority w:val="29"/>
    <w:rsid w:val="00273C3C"/>
    <w:rPr>
      <w:i/>
      <w:iCs/>
      <w:color w:val="404040" w:themeColor="text1" w:themeTint="BF"/>
    </w:rPr>
  </w:style>
  <w:style w:type="paragraph" w:styleId="ListParagraph">
    <w:name w:val="List Paragraph"/>
    <w:basedOn w:val="Normal"/>
    <w:uiPriority w:val="34"/>
    <w:qFormat/>
    <w:rsid w:val="00273C3C"/>
    <w:pPr>
      <w:ind w:left="720"/>
      <w:contextualSpacing/>
    </w:pPr>
  </w:style>
  <w:style w:type="character" w:styleId="IntenseEmphasis">
    <w:name w:val="Intense Emphasis"/>
    <w:basedOn w:val="DefaultParagraphFont"/>
    <w:uiPriority w:val="21"/>
    <w:qFormat/>
    <w:rsid w:val="00273C3C"/>
    <w:rPr>
      <w:i/>
      <w:iCs/>
      <w:color w:val="0F4761" w:themeColor="accent1" w:themeShade="BF"/>
    </w:rPr>
  </w:style>
  <w:style w:type="paragraph" w:styleId="IntenseQuote">
    <w:name w:val="Intense Quote"/>
    <w:basedOn w:val="Normal"/>
    <w:next w:val="Normal"/>
    <w:link w:val="IntenseQuoteChar"/>
    <w:uiPriority w:val="30"/>
    <w:qFormat/>
    <w:rsid w:val="00273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3C"/>
    <w:rPr>
      <w:i/>
      <w:iCs/>
      <w:color w:val="0F4761" w:themeColor="accent1" w:themeShade="BF"/>
    </w:rPr>
  </w:style>
  <w:style w:type="character" w:styleId="IntenseReference">
    <w:name w:val="Intense Reference"/>
    <w:basedOn w:val="DefaultParagraphFont"/>
    <w:uiPriority w:val="32"/>
    <w:qFormat/>
    <w:rsid w:val="00273C3C"/>
    <w:rPr>
      <w:b/>
      <w:bCs/>
      <w:smallCaps/>
      <w:color w:val="0F4761" w:themeColor="accent1" w:themeShade="BF"/>
      <w:spacing w:val="5"/>
    </w:rPr>
  </w:style>
  <w:style w:type="character" w:styleId="CommentReference">
    <w:name w:val="annotation reference"/>
    <w:basedOn w:val="DefaultParagraphFont"/>
    <w:uiPriority w:val="99"/>
    <w:semiHidden/>
    <w:unhideWhenUsed/>
    <w:rsid w:val="0082045D"/>
    <w:rPr>
      <w:sz w:val="16"/>
      <w:szCs w:val="16"/>
    </w:rPr>
  </w:style>
  <w:style w:type="paragraph" w:styleId="CommentText">
    <w:name w:val="annotation text"/>
    <w:basedOn w:val="Normal"/>
    <w:link w:val="CommentTextChar"/>
    <w:uiPriority w:val="99"/>
    <w:unhideWhenUsed/>
    <w:rsid w:val="0082045D"/>
    <w:rPr>
      <w:sz w:val="20"/>
      <w:szCs w:val="20"/>
    </w:rPr>
  </w:style>
  <w:style w:type="character" w:customStyle="1" w:styleId="CommentTextChar">
    <w:name w:val="Comment Text Char"/>
    <w:basedOn w:val="DefaultParagraphFont"/>
    <w:link w:val="CommentText"/>
    <w:uiPriority w:val="99"/>
    <w:rsid w:val="0082045D"/>
    <w:rPr>
      <w:sz w:val="20"/>
      <w:szCs w:val="20"/>
    </w:rPr>
  </w:style>
  <w:style w:type="paragraph" w:styleId="CommentSubject">
    <w:name w:val="annotation subject"/>
    <w:basedOn w:val="CommentText"/>
    <w:next w:val="CommentText"/>
    <w:link w:val="CommentSubjectChar"/>
    <w:uiPriority w:val="99"/>
    <w:semiHidden/>
    <w:unhideWhenUsed/>
    <w:rsid w:val="0082045D"/>
    <w:rPr>
      <w:b/>
      <w:bCs/>
    </w:rPr>
  </w:style>
  <w:style w:type="character" w:customStyle="1" w:styleId="CommentSubjectChar">
    <w:name w:val="Comment Subject Char"/>
    <w:basedOn w:val="CommentTextChar"/>
    <w:link w:val="CommentSubject"/>
    <w:uiPriority w:val="99"/>
    <w:semiHidden/>
    <w:rsid w:val="0082045D"/>
    <w:rPr>
      <w:b/>
      <w:bCs/>
      <w:sz w:val="20"/>
      <w:szCs w:val="20"/>
    </w:rPr>
  </w:style>
  <w:style w:type="character" w:styleId="Mention">
    <w:name w:val="Mention"/>
    <w:basedOn w:val="DefaultParagraphFont"/>
    <w:uiPriority w:val="99"/>
    <w:unhideWhenUsed/>
    <w:rsid w:val="0082045D"/>
    <w:rPr>
      <w:color w:val="2B579A"/>
      <w:shd w:val="clear" w:color="auto" w:fill="E1DFDD"/>
    </w:rPr>
  </w:style>
  <w:style w:type="character" w:styleId="Hyperlink">
    <w:name w:val="Hyperlink"/>
    <w:basedOn w:val="DefaultParagraphFont"/>
    <w:uiPriority w:val="99"/>
    <w:unhideWhenUsed/>
    <w:rsid w:val="00736AC5"/>
    <w:rPr>
      <w:color w:val="467886" w:themeColor="hyperlink"/>
      <w:u w:val="single"/>
    </w:rPr>
  </w:style>
  <w:style w:type="character" w:styleId="UnresolvedMention">
    <w:name w:val="Unresolved Mention"/>
    <w:basedOn w:val="DefaultParagraphFont"/>
    <w:uiPriority w:val="99"/>
    <w:semiHidden/>
    <w:unhideWhenUsed/>
    <w:rsid w:val="00736AC5"/>
    <w:rPr>
      <w:color w:val="605E5C"/>
      <w:shd w:val="clear" w:color="auto" w:fill="E1DFDD"/>
    </w:rPr>
  </w:style>
  <w:style w:type="paragraph" w:styleId="Revision">
    <w:name w:val="Revision"/>
    <w:hidden/>
    <w:uiPriority w:val="99"/>
    <w:semiHidden/>
    <w:rsid w:val="00595F52"/>
    <w:pPr>
      <w:spacing w:after="0" w:line="240" w:lineRule="auto"/>
    </w:pPr>
  </w:style>
  <w:style w:type="paragraph" w:customStyle="1" w:styleId="EndNoteBibliographyTitle">
    <w:name w:val="EndNote Bibliography Title"/>
    <w:basedOn w:val="Normal"/>
    <w:link w:val="EndNoteBibliographyTitleChar"/>
    <w:rsid w:val="005F700D"/>
    <w:pPr>
      <w:jc w:val="center"/>
    </w:pPr>
    <w:rPr>
      <w:rFonts w:ascii="Arial" w:eastAsiaTheme="minorHAnsi" w:hAnsi="Arial" w:cs="Arial"/>
      <w:noProof/>
      <w:kern w:val="2"/>
      <w:sz w:val="22"/>
      <w14:ligatures w14:val="standardContextual"/>
    </w:rPr>
  </w:style>
  <w:style w:type="character" w:customStyle="1" w:styleId="EndNoteBibliographyTitleChar">
    <w:name w:val="EndNote Bibliography Title Char"/>
    <w:basedOn w:val="DefaultParagraphFont"/>
    <w:link w:val="EndNoteBibliographyTitle"/>
    <w:rsid w:val="005F700D"/>
    <w:rPr>
      <w:rFonts w:ascii="Arial" w:hAnsi="Arial" w:cs="Arial"/>
      <w:noProof/>
      <w:sz w:val="22"/>
    </w:rPr>
  </w:style>
  <w:style w:type="paragraph" w:customStyle="1" w:styleId="EndNoteBibliography">
    <w:name w:val="EndNote Bibliography"/>
    <w:basedOn w:val="Normal"/>
    <w:link w:val="EndNoteBibliographyChar"/>
    <w:rsid w:val="005F700D"/>
    <w:pPr>
      <w:spacing w:after="160"/>
      <w:jc w:val="both"/>
    </w:pPr>
    <w:rPr>
      <w:rFonts w:ascii="Arial" w:eastAsiaTheme="minorHAnsi" w:hAnsi="Arial" w:cs="Arial"/>
      <w:noProof/>
      <w:kern w:val="2"/>
      <w:sz w:val="22"/>
      <w14:ligatures w14:val="standardContextual"/>
    </w:rPr>
  </w:style>
  <w:style w:type="character" w:customStyle="1" w:styleId="EndNoteBibliographyChar">
    <w:name w:val="EndNote Bibliography Char"/>
    <w:basedOn w:val="DefaultParagraphFont"/>
    <w:link w:val="EndNoteBibliography"/>
    <w:rsid w:val="005F700D"/>
    <w:rPr>
      <w:rFonts w:ascii="Arial" w:hAnsi="Arial" w:cs="Arial"/>
      <w:noProof/>
      <w:sz w:val="22"/>
    </w:rPr>
  </w:style>
  <w:style w:type="character" w:styleId="FollowedHyperlink">
    <w:name w:val="FollowedHyperlink"/>
    <w:basedOn w:val="DefaultParagraphFont"/>
    <w:uiPriority w:val="99"/>
    <w:semiHidden/>
    <w:unhideWhenUsed/>
    <w:rsid w:val="00E408B2"/>
    <w:rPr>
      <w:color w:val="96607D" w:themeColor="followedHyperlink"/>
      <w:u w:val="single"/>
    </w:rPr>
  </w:style>
  <w:style w:type="paragraph" w:styleId="Header">
    <w:name w:val="header"/>
    <w:basedOn w:val="Normal"/>
    <w:link w:val="HeaderChar"/>
    <w:uiPriority w:val="99"/>
    <w:unhideWhenUsed/>
    <w:rsid w:val="007953E9"/>
    <w:pPr>
      <w:tabs>
        <w:tab w:val="center" w:pos="4680"/>
        <w:tab w:val="right" w:pos="9360"/>
      </w:tabs>
    </w:pPr>
  </w:style>
  <w:style w:type="character" w:customStyle="1" w:styleId="HeaderChar">
    <w:name w:val="Header Char"/>
    <w:basedOn w:val="DefaultParagraphFont"/>
    <w:link w:val="Header"/>
    <w:uiPriority w:val="99"/>
    <w:rsid w:val="007953E9"/>
  </w:style>
  <w:style w:type="paragraph" w:styleId="Footer">
    <w:name w:val="footer"/>
    <w:basedOn w:val="Normal"/>
    <w:link w:val="FooterChar"/>
    <w:uiPriority w:val="99"/>
    <w:unhideWhenUsed/>
    <w:rsid w:val="007953E9"/>
    <w:pPr>
      <w:tabs>
        <w:tab w:val="center" w:pos="4680"/>
        <w:tab w:val="right" w:pos="9360"/>
      </w:tabs>
    </w:pPr>
  </w:style>
  <w:style w:type="character" w:customStyle="1" w:styleId="FooterChar">
    <w:name w:val="Footer Char"/>
    <w:basedOn w:val="DefaultParagraphFont"/>
    <w:link w:val="Footer"/>
    <w:uiPriority w:val="99"/>
    <w:rsid w:val="007953E9"/>
  </w:style>
  <w:style w:type="character" w:styleId="PageNumber">
    <w:name w:val="page number"/>
    <w:basedOn w:val="DefaultParagraphFont"/>
    <w:uiPriority w:val="99"/>
    <w:semiHidden/>
    <w:unhideWhenUsed/>
    <w:rsid w:val="007953E9"/>
  </w:style>
  <w:style w:type="table" w:styleId="TableGrid">
    <w:name w:val="Table Grid"/>
    <w:basedOn w:val="TableNormal"/>
    <w:uiPriority w:val="39"/>
    <w:rsid w:val="00BE1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E2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435155">
      <w:bodyDiv w:val="1"/>
      <w:marLeft w:val="0"/>
      <w:marRight w:val="0"/>
      <w:marTop w:val="0"/>
      <w:marBottom w:val="0"/>
      <w:divBdr>
        <w:top w:val="none" w:sz="0" w:space="0" w:color="auto"/>
        <w:left w:val="none" w:sz="0" w:space="0" w:color="auto"/>
        <w:bottom w:val="none" w:sz="0" w:space="0" w:color="auto"/>
        <w:right w:val="none" w:sz="0" w:space="0" w:color="auto"/>
      </w:divBdr>
    </w:div>
    <w:div w:id="1076897582">
      <w:bodyDiv w:val="1"/>
      <w:marLeft w:val="0"/>
      <w:marRight w:val="0"/>
      <w:marTop w:val="0"/>
      <w:marBottom w:val="0"/>
      <w:divBdr>
        <w:top w:val="none" w:sz="0" w:space="0" w:color="auto"/>
        <w:left w:val="none" w:sz="0" w:space="0" w:color="auto"/>
        <w:bottom w:val="none" w:sz="0" w:space="0" w:color="auto"/>
        <w:right w:val="none" w:sz="0" w:space="0" w:color="auto"/>
      </w:divBdr>
    </w:div>
    <w:div w:id="129702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049/jimmunol.1303230" TargetMode="External"/><Relationship Id="rId117" Type="http://schemas.openxmlformats.org/officeDocument/2006/relationships/fontTable" Target="fontTable.xml"/><Relationship Id="rId21" Type="http://schemas.openxmlformats.org/officeDocument/2006/relationships/hyperlink" Target="https://doi.org/10.1038/s41574-020-0355-7" TargetMode="External"/><Relationship Id="rId42" Type="http://schemas.openxmlformats.org/officeDocument/2006/relationships/hyperlink" Target="https://doi.org/10.1038/s41467-020-16327-0" TargetMode="External"/><Relationship Id="rId47" Type="http://schemas.openxmlformats.org/officeDocument/2006/relationships/hyperlink" Target="https://doi.org/10.1016/j.xcrm.2023.101261" TargetMode="External"/><Relationship Id="rId63" Type="http://schemas.openxmlformats.org/officeDocument/2006/relationships/hyperlink" Target="https://doi.org/10.1128/mSystems.00043-16" TargetMode="External"/><Relationship Id="rId68" Type="http://schemas.openxmlformats.org/officeDocument/2006/relationships/hyperlink" Target="https://doi.org/10.1038/ncomms6277" TargetMode="External"/><Relationship Id="rId84" Type="http://schemas.openxmlformats.org/officeDocument/2006/relationships/hyperlink" Target="https://doi.org/10.1093/bioinformatics/bts635" TargetMode="External"/><Relationship Id="rId89" Type="http://schemas.openxmlformats.org/officeDocument/2006/relationships/hyperlink" Target="https://doi.org/10.1038/nmeth.4197" TargetMode="External"/><Relationship Id="rId112" Type="http://schemas.openxmlformats.org/officeDocument/2006/relationships/image" Target="media/image2.png"/><Relationship Id="rId16" Type="http://schemas.openxmlformats.org/officeDocument/2006/relationships/hyperlink" Target="https://doi.org/10.1016/S2213-8587(22)00218-2" TargetMode="External"/><Relationship Id="rId107" Type="http://schemas.openxmlformats.org/officeDocument/2006/relationships/hyperlink" Target="https://doi.org/10.1002/pmic.201100078" TargetMode="External"/><Relationship Id="rId11" Type="http://schemas.microsoft.com/office/2011/relationships/commentsExtended" Target="commentsExtended.xml"/><Relationship Id="rId32" Type="http://schemas.openxmlformats.org/officeDocument/2006/relationships/hyperlink" Target="https://doi.org/10.1016/s1074-7613(00)80670-6" TargetMode="External"/><Relationship Id="rId37" Type="http://schemas.openxmlformats.org/officeDocument/2006/relationships/hyperlink" Target="https://doi.org/10.1172/JCI6438" TargetMode="External"/><Relationship Id="rId53" Type="http://schemas.openxmlformats.org/officeDocument/2006/relationships/hyperlink" Target="https://doi.org/10.1002/pmic.70044" TargetMode="External"/><Relationship Id="rId58" Type="http://schemas.openxmlformats.org/officeDocument/2006/relationships/hyperlink" Target="https://doi.org/10.26508/lsa.202000949" TargetMode="External"/><Relationship Id="rId74" Type="http://schemas.openxmlformats.org/officeDocument/2006/relationships/hyperlink" Target="https://doi.org/10.1021/pr1005247" TargetMode="External"/><Relationship Id="rId79" Type="http://schemas.openxmlformats.org/officeDocument/2006/relationships/hyperlink" Target="https://doi.org/10.1093/bioinformatics/btx046" TargetMode="External"/><Relationship Id="rId102" Type="http://schemas.openxmlformats.org/officeDocument/2006/relationships/hyperlink" Target="https://doi.org/10.2217/epi.15.114" TargetMode="External"/><Relationship Id="rId5" Type="http://schemas.openxmlformats.org/officeDocument/2006/relationships/styles" Target="styles.xml"/><Relationship Id="rId90" Type="http://schemas.openxmlformats.org/officeDocument/2006/relationships/hyperlink" Target="https://doi.org/10.1093/bioinformatics/btp120" TargetMode="External"/><Relationship Id="rId95" Type="http://schemas.openxmlformats.org/officeDocument/2006/relationships/hyperlink" Target="https://doi.org/10.12688/f1000research.9501.2" TargetMode="External"/><Relationship Id="rId22" Type="http://schemas.openxmlformats.org/officeDocument/2006/relationships/hyperlink" Target="https://doi.org/10.1002/cti2.1122" TargetMode="External"/><Relationship Id="rId27" Type="http://schemas.openxmlformats.org/officeDocument/2006/relationships/hyperlink" Target="https://doi.org/10.2337/db13-1210" TargetMode="External"/><Relationship Id="rId43" Type="http://schemas.openxmlformats.org/officeDocument/2006/relationships/hyperlink" Target="https://doi.org/10.1038/s41467-024-49724-w" TargetMode="External"/><Relationship Id="rId48" Type="http://schemas.openxmlformats.org/officeDocument/2006/relationships/hyperlink" Target="https://doi.org/10.1126/sciadv.abn5732" TargetMode="External"/><Relationship Id="rId64" Type="http://schemas.openxmlformats.org/officeDocument/2006/relationships/hyperlink" Target="https://doi.org/10.1021/ac0262560" TargetMode="External"/><Relationship Id="rId69" Type="http://schemas.openxmlformats.org/officeDocument/2006/relationships/hyperlink" Target="https://doi.org/10.1016/j.compbiolchem.2008.02.006" TargetMode="External"/><Relationship Id="rId113" Type="http://schemas.openxmlformats.org/officeDocument/2006/relationships/image" Target="media/image3.png"/><Relationship Id="rId118" Type="http://schemas.microsoft.com/office/2011/relationships/people" Target="people.xml"/><Relationship Id="rId80" Type="http://schemas.openxmlformats.org/officeDocument/2006/relationships/hyperlink" Target="https://doi.org/10.1186/1471-2105-11-395" TargetMode="External"/><Relationship Id="rId85" Type="http://schemas.openxmlformats.org/officeDocument/2006/relationships/hyperlink" Target="https://doi.org/10.1093/bioinformatics/btp616" TargetMode="External"/><Relationship Id="rId12" Type="http://schemas.microsoft.com/office/2016/09/relationships/commentsIds" Target="commentsIds.xml"/><Relationship Id="rId17" Type="http://schemas.openxmlformats.org/officeDocument/2006/relationships/hyperlink" Target="https://doi.org/10.1007/s11892-011-0223-x" TargetMode="External"/><Relationship Id="rId33" Type="http://schemas.openxmlformats.org/officeDocument/2006/relationships/hyperlink" Target="https://doi.org/10.1073/pnas.87.6.2239" TargetMode="External"/><Relationship Id="rId38" Type="http://schemas.openxmlformats.org/officeDocument/2006/relationships/hyperlink" Target="https://doi.org/10.1186/s13287-019-1523-3" TargetMode="External"/><Relationship Id="rId59" Type="http://schemas.openxmlformats.org/officeDocument/2006/relationships/hyperlink" Target="https://doi.org/10.1093/function/zqab063" TargetMode="External"/><Relationship Id="rId103" Type="http://schemas.openxmlformats.org/officeDocument/2006/relationships/hyperlink" Target="https://doi.org/10.1038/nmeth.3115" TargetMode="External"/><Relationship Id="rId108" Type="http://schemas.openxmlformats.org/officeDocument/2006/relationships/hyperlink" Target="https://doi.org/10.1093/bioinformatics/btr479" TargetMode="External"/><Relationship Id="rId54" Type="http://schemas.openxmlformats.org/officeDocument/2006/relationships/hyperlink" Target="https://doi.org/10.2337/db17-0215" TargetMode="External"/><Relationship Id="rId70" Type="http://schemas.openxmlformats.org/officeDocument/2006/relationships/hyperlink" Target="https://doi.org/10.1093/nar/gkv007" TargetMode="External"/><Relationship Id="rId75" Type="http://schemas.openxmlformats.org/officeDocument/2006/relationships/hyperlink" Target="https://doi.org/10.1093/bioinformatics/btw398" TargetMode="External"/><Relationship Id="rId91" Type="http://schemas.openxmlformats.org/officeDocument/2006/relationships/hyperlink" Target="https://doi.org/10.1038/ncomms14049" TargetMode="External"/><Relationship Id="rId96" Type="http://schemas.openxmlformats.org/officeDocument/2006/relationships/hyperlink" Target="https://doi.org/10.1038/s41592-019-0619-0"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doi.org/10.2337/db13-1777" TargetMode="External"/><Relationship Id="rId28" Type="http://schemas.openxmlformats.org/officeDocument/2006/relationships/hyperlink" Target="https://doi.org/10.1126/sciadv.abd7600" TargetMode="External"/><Relationship Id="rId49" Type="http://schemas.openxmlformats.org/officeDocument/2006/relationships/hyperlink" Target="https://doi.org/10.1371/journal.pgen.1002552" TargetMode="External"/><Relationship Id="rId114" Type="http://schemas.openxmlformats.org/officeDocument/2006/relationships/image" Target="media/image4.png"/><Relationship Id="rId119"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hyperlink" Target="https://doi.org/10.1038/gene.2012.41" TargetMode="External"/><Relationship Id="rId44" Type="http://schemas.openxmlformats.org/officeDocument/2006/relationships/hyperlink" Target="https://doi.org/10.1016/j.mcpro.2024.100881" TargetMode="External"/><Relationship Id="rId52" Type="http://schemas.openxmlformats.org/officeDocument/2006/relationships/hyperlink" Target="https://doi.org/10.1021/acs.analchem.9b00024" TargetMode="External"/><Relationship Id="rId60" Type="http://schemas.openxmlformats.org/officeDocument/2006/relationships/hyperlink" Target="https://doi.org/10.1093/function/zqae015" TargetMode="External"/><Relationship Id="rId65" Type="http://schemas.openxmlformats.org/officeDocument/2006/relationships/hyperlink" Target="https://doi.org/10.1021/ac0483062" TargetMode="External"/><Relationship Id="rId73" Type="http://schemas.openxmlformats.org/officeDocument/2006/relationships/hyperlink" Target="https://doi.org/10.1038/s41592-019-0638-x" TargetMode="External"/><Relationship Id="rId78" Type="http://schemas.openxmlformats.org/officeDocument/2006/relationships/hyperlink" Target="https://doi.org/10.1038/nmeth.3901" TargetMode="External"/><Relationship Id="rId81" Type="http://schemas.openxmlformats.org/officeDocument/2006/relationships/hyperlink" Target="https://doi.org/10.1021/ac802689c" TargetMode="External"/><Relationship Id="rId86" Type="http://schemas.openxmlformats.org/officeDocument/2006/relationships/hyperlink" Target="https://doi.org/10.1073/pnas.1419161111" TargetMode="External"/><Relationship Id="rId94" Type="http://schemas.openxmlformats.org/officeDocument/2006/relationships/hyperlink" Target="https://doi.org/10.12688/f1000research.73600.2" TargetMode="External"/><Relationship Id="rId99" Type="http://schemas.openxmlformats.org/officeDocument/2006/relationships/hyperlink" Target="https://doi.org/10.2174/1875036201307010001" TargetMode="External"/><Relationship Id="rId101" Type="http://schemas.openxmlformats.org/officeDocument/2006/relationships/hyperlink" Target="https://doi.org/10.1093/bioinformatics/btab392" TargetMode="Externa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yperlink" Target="https://doi.org/10.1016/j.xcrm.2022.100762" TargetMode="External"/><Relationship Id="rId39" Type="http://schemas.openxmlformats.org/officeDocument/2006/relationships/hyperlink" Target="https://doi.org/10.1016/j.cmet.2018.07.007" TargetMode="External"/><Relationship Id="rId109" Type="http://schemas.openxmlformats.org/officeDocument/2006/relationships/hyperlink" Target="https://doi.org/10.2337/db19-0058" TargetMode="External"/><Relationship Id="rId34" Type="http://schemas.openxmlformats.org/officeDocument/2006/relationships/hyperlink" Target="https://doi.org/10.1056/NEJMoa2006136" TargetMode="External"/><Relationship Id="rId50" Type="http://schemas.openxmlformats.org/officeDocument/2006/relationships/hyperlink" Target="https://doi.org/10.2337/db20-0847" TargetMode="External"/><Relationship Id="rId55" Type="http://schemas.openxmlformats.org/officeDocument/2006/relationships/hyperlink" Target="https://doi.org/10.1210/endocr/bqae001" TargetMode="External"/><Relationship Id="rId76" Type="http://schemas.openxmlformats.org/officeDocument/2006/relationships/hyperlink" Target="https://doi.org/10.1038/nbt.1511" TargetMode="External"/><Relationship Id="rId97" Type="http://schemas.openxmlformats.org/officeDocument/2006/relationships/hyperlink" Target="https://doi.org/10.1038/nmeth.1923" TargetMode="External"/><Relationship Id="rId104" Type="http://schemas.openxmlformats.org/officeDocument/2006/relationships/hyperlink" Target="https://doi.org/10.1093/nar/gky839" TargetMode="External"/><Relationship Id="rId7" Type="http://schemas.openxmlformats.org/officeDocument/2006/relationships/webSettings" Target="webSettings.xml"/><Relationship Id="rId71" Type="http://schemas.openxmlformats.org/officeDocument/2006/relationships/hyperlink" Target="https://doi.org/10.1038/nmeth705" TargetMode="External"/><Relationship Id="rId92" Type="http://schemas.openxmlformats.org/officeDocument/2006/relationships/hyperlink" Target="https://doi.org/10.1016/j.cell.2019.05.031" TargetMode="External"/><Relationship Id="rId2" Type="http://schemas.openxmlformats.org/officeDocument/2006/relationships/customXml" Target="../customXml/item2.xml"/><Relationship Id="rId29" Type="http://schemas.openxmlformats.org/officeDocument/2006/relationships/hyperlink" Target="https://doi.org/10.1007/s00125-024-06106-7" TargetMode="External"/><Relationship Id="rId24" Type="http://schemas.openxmlformats.org/officeDocument/2006/relationships/hyperlink" Target="https://doi.org/10.1038/gene.2009.112" TargetMode="External"/><Relationship Id="rId40" Type="http://schemas.openxmlformats.org/officeDocument/2006/relationships/hyperlink" Target="https://doi.org/10.1038/s41588-019-0524-6" TargetMode="External"/><Relationship Id="rId45" Type="http://schemas.openxmlformats.org/officeDocument/2006/relationships/hyperlink" Target="https://doi.org/10.1101/2024.09.16.24313433" TargetMode="External"/><Relationship Id="rId66" Type="http://schemas.openxmlformats.org/officeDocument/2006/relationships/hyperlink" Target="https://doi.org/10.1093/bioinformatics/btn063" TargetMode="External"/><Relationship Id="rId87" Type="http://schemas.openxmlformats.org/officeDocument/2006/relationships/hyperlink" Target="https://doi.org/10.1186/s13059-014-0550-8" TargetMode="External"/><Relationship Id="rId110" Type="http://schemas.openxmlformats.org/officeDocument/2006/relationships/hyperlink" Target="https://doi.org/10.1101/2023.11.27.23298904" TargetMode="External"/><Relationship Id="rId115" Type="http://schemas.openxmlformats.org/officeDocument/2006/relationships/footer" Target="footer1.xml"/><Relationship Id="rId61" Type="http://schemas.openxmlformats.org/officeDocument/2006/relationships/hyperlink" Target="https://doi.org/10.1101/2025.10.06.680429" TargetMode="External"/><Relationship Id="rId82" Type="http://schemas.openxmlformats.org/officeDocument/2006/relationships/hyperlink" Target="https://doi.org/10.1021/ac9019522" TargetMode="External"/><Relationship Id="rId19" Type="http://schemas.openxmlformats.org/officeDocument/2006/relationships/hyperlink" Target="https://doi.org/10.1016/j.xcrm.2023.101093" TargetMode="External"/><Relationship Id="rId14" Type="http://schemas.openxmlformats.org/officeDocument/2006/relationships/hyperlink" Target="https://doi.org/10.1016/S0140-6736(18)31320-5" TargetMode="External"/><Relationship Id="rId30" Type="http://schemas.openxmlformats.org/officeDocument/2006/relationships/hyperlink" Target="https://doi.org/10.1371/journal.pone.0174840" TargetMode="External"/><Relationship Id="rId35" Type="http://schemas.openxmlformats.org/officeDocument/2006/relationships/hyperlink" Target="https://doi.org/10.1002/eji.201546005" TargetMode="External"/><Relationship Id="rId56" Type="http://schemas.openxmlformats.org/officeDocument/2006/relationships/hyperlink" Target="https://doi.org/10.1002/pmic.202400053" TargetMode="External"/><Relationship Id="rId77" Type="http://schemas.openxmlformats.org/officeDocument/2006/relationships/hyperlink" Target="https://doi.org/10.1038/nprot.2016.136" TargetMode="External"/><Relationship Id="rId100" Type="http://schemas.openxmlformats.org/officeDocument/2006/relationships/hyperlink" Target="https://doi.org/10.1038/nmeth.3922" TargetMode="External"/><Relationship Id="rId105" Type="http://schemas.openxmlformats.org/officeDocument/2006/relationships/hyperlink" Target="https://doi.org/10.1172/JCI141455" TargetMode="External"/><Relationship Id="rId8" Type="http://schemas.openxmlformats.org/officeDocument/2006/relationships/footnotes" Target="footnotes.xml"/><Relationship Id="rId51" Type="http://schemas.openxmlformats.org/officeDocument/2006/relationships/hyperlink" Target="https://doi.org/10.3390/ijms20235903" TargetMode="External"/><Relationship Id="rId72" Type="http://schemas.openxmlformats.org/officeDocument/2006/relationships/hyperlink" Target="https://doi.org/10.1038/nmeth.4256" TargetMode="External"/><Relationship Id="rId93" Type="http://schemas.openxmlformats.org/officeDocument/2006/relationships/hyperlink" Target="https://doi.org/10.1093/gigascience/giaa151" TargetMode="External"/><Relationship Id="rId98" Type="http://schemas.openxmlformats.org/officeDocument/2006/relationships/hyperlink" Target="https://doi.org/10.1186/gb-2008-9-9-r137" TargetMode="External"/><Relationship Id="rId3" Type="http://schemas.openxmlformats.org/officeDocument/2006/relationships/customXml" Target="../customXml/item3.xml"/><Relationship Id="rId25" Type="http://schemas.openxmlformats.org/officeDocument/2006/relationships/hyperlink" Target="https://doi.org/10.2337/db16-0616" TargetMode="External"/><Relationship Id="rId46" Type="http://schemas.openxmlformats.org/officeDocument/2006/relationships/hyperlink" Target="https://doi.org/10.1016/j.cmet.2019.12.005" TargetMode="External"/><Relationship Id="rId67" Type="http://schemas.openxmlformats.org/officeDocument/2006/relationships/hyperlink" Target="https://doi.org/10.1074/mcp.M900217-MCP200" TargetMode="External"/><Relationship Id="rId116" Type="http://schemas.openxmlformats.org/officeDocument/2006/relationships/footer" Target="footer2.xml"/><Relationship Id="rId20" Type="http://schemas.openxmlformats.org/officeDocument/2006/relationships/hyperlink" Target="https://doi.org/10.1007/s00125-023-05970-z" TargetMode="External"/><Relationship Id="rId41" Type="http://schemas.openxmlformats.org/officeDocument/2006/relationships/hyperlink" Target="https://doi.org/10.1186/s12964-023-01437-1" TargetMode="External"/><Relationship Id="rId62" Type="http://schemas.openxmlformats.org/officeDocument/2006/relationships/hyperlink" Target="https://doi.org/10.1385/1-59259-377-1:003" TargetMode="External"/><Relationship Id="rId83" Type="http://schemas.openxmlformats.org/officeDocument/2006/relationships/hyperlink" Target="https://doi.org/10.1016/j.cell.2006.09.026" TargetMode="External"/><Relationship Id="rId88" Type="http://schemas.openxmlformats.org/officeDocument/2006/relationships/hyperlink" Target="https://doi.org/10.1093/nar/gky955" TargetMode="External"/><Relationship Id="rId111" Type="http://schemas.openxmlformats.org/officeDocument/2006/relationships/image" Target="media/image1.png"/><Relationship Id="rId15" Type="http://schemas.openxmlformats.org/officeDocument/2006/relationships/hyperlink" Target="https://doi.org/10.1001/jama.2014.16425" TargetMode="External"/><Relationship Id="rId36" Type="http://schemas.openxmlformats.org/officeDocument/2006/relationships/hyperlink" Target="https://doi.org/10.1016/1043-4666(94)90064-7" TargetMode="External"/><Relationship Id="rId57" Type="http://schemas.openxmlformats.org/officeDocument/2006/relationships/hyperlink" Target="https://doi.org/10.21203/rs.3.rs-6473437/v1" TargetMode="External"/><Relationship Id="rId106" Type="http://schemas.openxmlformats.org/officeDocument/2006/relationships/hyperlink" Target="https://doi.org/10.5966/sctm.2014-0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ffb5c3-88ce-4136-9c47-66c0318172a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251470CBFE3C46BA562D6886B4F91A" ma:contentTypeVersion="17" ma:contentTypeDescription="Create a new document." ma:contentTypeScope="" ma:versionID="00078417b2075c4acc138405bb9561b6">
  <xsd:schema xmlns:xsd="http://www.w3.org/2001/XMLSchema" xmlns:xs="http://www.w3.org/2001/XMLSchema" xmlns:p="http://schemas.microsoft.com/office/2006/metadata/properties" xmlns:ns3="9cffb5c3-88ce-4136-9c47-66c0318172ad" xmlns:ns4="519ac641-c9f3-46e7-b5e8-b36ccb915822" targetNamespace="http://schemas.microsoft.com/office/2006/metadata/properties" ma:root="true" ma:fieldsID="5301ef7a650abd67b6e49b3ad6013e73" ns3:_="" ns4:_="">
    <xsd:import namespace="9cffb5c3-88ce-4136-9c47-66c0318172ad"/>
    <xsd:import namespace="519ac641-c9f3-46e7-b5e8-b36ccb91582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fb5c3-88ce-4136-9c47-66c031817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9ac641-c9f3-46e7-b5e8-b36ccb9158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CAD07B-2B22-4093-A91F-348CE3D40710}">
  <ds:schemaRefs>
    <ds:schemaRef ds:uri="http://schemas.microsoft.com/office/2006/metadata/properties"/>
    <ds:schemaRef ds:uri="http://schemas.microsoft.com/office/infopath/2007/PartnerControls"/>
    <ds:schemaRef ds:uri="9cffb5c3-88ce-4136-9c47-66c0318172ad"/>
  </ds:schemaRefs>
</ds:datastoreItem>
</file>

<file path=customXml/itemProps2.xml><?xml version="1.0" encoding="utf-8"?>
<ds:datastoreItem xmlns:ds="http://schemas.openxmlformats.org/officeDocument/2006/customXml" ds:itemID="{B2128564-E009-4412-9CC6-CC160F408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fb5c3-88ce-4136-9c47-66c0318172ad"/>
    <ds:schemaRef ds:uri="519ac641-c9f3-46e7-b5e8-b36ccb915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4187E8-F25B-406F-8AFA-ADF8BE9932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1687</TotalTime>
  <Pages>29</Pages>
  <Words>24088</Words>
  <Characters>148624</Characters>
  <Application>Microsoft Office Word</Application>
  <DocSecurity>0</DocSecurity>
  <Lines>3624</Lines>
  <Paragraphs>1476</Paragraphs>
  <ScaleCrop>false</ScaleCrop>
  <Company/>
  <LinksUpToDate>false</LinksUpToDate>
  <CharactersWithSpaces>171236</CharactersWithSpaces>
  <SharedDoc>false</SharedDoc>
  <HLinks>
    <vt:vector size="582" baseType="variant">
      <vt:variant>
        <vt:i4>3145834</vt:i4>
      </vt:variant>
      <vt:variant>
        <vt:i4>1021</vt:i4>
      </vt:variant>
      <vt:variant>
        <vt:i4>0</vt:i4>
      </vt:variant>
      <vt:variant>
        <vt:i4>5</vt:i4>
      </vt:variant>
      <vt:variant>
        <vt:lpwstr>https://doi.org/10.1101/2023.11.27.23298904</vt:lpwstr>
      </vt:variant>
      <vt:variant>
        <vt:lpwstr/>
      </vt:variant>
      <vt:variant>
        <vt:i4>5046294</vt:i4>
      </vt:variant>
      <vt:variant>
        <vt:i4>1018</vt:i4>
      </vt:variant>
      <vt:variant>
        <vt:i4>0</vt:i4>
      </vt:variant>
      <vt:variant>
        <vt:i4>5</vt:i4>
      </vt:variant>
      <vt:variant>
        <vt:lpwstr>https://doi.org/10.2337/db19-0058</vt:lpwstr>
      </vt:variant>
      <vt:variant>
        <vt:lpwstr/>
      </vt:variant>
      <vt:variant>
        <vt:i4>5374016</vt:i4>
      </vt:variant>
      <vt:variant>
        <vt:i4>1015</vt:i4>
      </vt:variant>
      <vt:variant>
        <vt:i4>0</vt:i4>
      </vt:variant>
      <vt:variant>
        <vt:i4>5</vt:i4>
      </vt:variant>
      <vt:variant>
        <vt:lpwstr>https://doi.org/10.1093/bioinformatics/btr479</vt:lpwstr>
      </vt:variant>
      <vt:variant>
        <vt:lpwstr/>
      </vt:variant>
      <vt:variant>
        <vt:i4>2490473</vt:i4>
      </vt:variant>
      <vt:variant>
        <vt:i4>1012</vt:i4>
      </vt:variant>
      <vt:variant>
        <vt:i4>0</vt:i4>
      </vt:variant>
      <vt:variant>
        <vt:i4>5</vt:i4>
      </vt:variant>
      <vt:variant>
        <vt:lpwstr>https://doi.org/10.1002/pmic.201100078</vt:lpwstr>
      </vt:variant>
      <vt:variant>
        <vt:lpwstr/>
      </vt:variant>
      <vt:variant>
        <vt:i4>3342457</vt:i4>
      </vt:variant>
      <vt:variant>
        <vt:i4>1009</vt:i4>
      </vt:variant>
      <vt:variant>
        <vt:i4>0</vt:i4>
      </vt:variant>
      <vt:variant>
        <vt:i4>5</vt:i4>
      </vt:variant>
      <vt:variant>
        <vt:lpwstr>https://doi.org/10.5966/sctm.2014-0113</vt:lpwstr>
      </vt:variant>
      <vt:variant>
        <vt:lpwstr/>
      </vt:variant>
      <vt:variant>
        <vt:i4>4325466</vt:i4>
      </vt:variant>
      <vt:variant>
        <vt:i4>1006</vt:i4>
      </vt:variant>
      <vt:variant>
        <vt:i4>0</vt:i4>
      </vt:variant>
      <vt:variant>
        <vt:i4>5</vt:i4>
      </vt:variant>
      <vt:variant>
        <vt:lpwstr>https://doi.org/10.1172/JCI141455</vt:lpwstr>
      </vt:variant>
      <vt:variant>
        <vt:lpwstr/>
      </vt:variant>
      <vt:variant>
        <vt:i4>4063336</vt:i4>
      </vt:variant>
      <vt:variant>
        <vt:i4>1003</vt:i4>
      </vt:variant>
      <vt:variant>
        <vt:i4>0</vt:i4>
      </vt:variant>
      <vt:variant>
        <vt:i4>5</vt:i4>
      </vt:variant>
      <vt:variant>
        <vt:lpwstr>https://doi.org/10.1093/nar/gky839</vt:lpwstr>
      </vt:variant>
      <vt:variant>
        <vt:lpwstr/>
      </vt:variant>
      <vt:variant>
        <vt:i4>2293811</vt:i4>
      </vt:variant>
      <vt:variant>
        <vt:i4>1000</vt:i4>
      </vt:variant>
      <vt:variant>
        <vt:i4>0</vt:i4>
      </vt:variant>
      <vt:variant>
        <vt:i4>5</vt:i4>
      </vt:variant>
      <vt:variant>
        <vt:lpwstr>https://doi.org/10.1038/nmeth.3115</vt:lpwstr>
      </vt:variant>
      <vt:variant>
        <vt:lpwstr/>
      </vt:variant>
      <vt:variant>
        <vt:i4>8323197</vt:i4>
      </vt:variant>
      <vt:variant>
        <vt:i4>997</vt:i4>
      </vt:variant>
      <vt:variant>
        <vt:i4>0</vt:i4>
      </vt:variant>
      <vt:variant>
        <vt:i4>5</vt:i4>
      </vt:variant>
      <vt:variant>
        <vt:lpwstr>https://doi.org/10.2217/epi.15.114</vt:lpwstr>
      </vt:variant>
      <vt:variant>
        <vt:lpwstr/>
      </vt:variant>
      <vt:variant>
        <vt:i4>7798831</vt:i4>
      </vt:variant>
      <vt:variant>
        <vt:i4>994</vt:i4>
      </vt:variant>
      <vt:variant>
        <vt:i4>0</vt:i4>
      </vt:variant>
      <vt:variant>
        <vt:i4>5</vt:i4>
      </vt:variant>
      <vt:variant>
        <vt:lpwstr>https://doi.org/10.1093/bioinformatics/btab392</vt:lpwstr>
      </vt:variant>
      <vt:variant>
        <vt:lpwstr/>
      </vt:variant>
      <vt:variant>
        <vt:i4>2883632</vt:i4>
      </vt:variant>
      <vt:variant>
        <vt:i4>991</vt:i4>
      </vt:variant>
      <vt:variant>
        <vt:i4>0</vt:i4>
      </vt:variant>
      <vt:variant>
        <vt:i4>5</vt:i4>
      </vt:variant>
      <vt:variant>
        <vt:lpwstr>https://doi.org/10.1038/nmeth.3922</vt:lpwstr>
      </vt:variant>
      <vt:variant>
        <vt:lpwstr/>
      </vt:variant>
      <vt:variant>
        <vt:i4>2752618</vt:i4>
      </vt:variant>
      <vt:variant>
        <vt:i4>988</vt:i4>
      </vt:variant>
      <vt:variant>
        <vt:i4>0</vt:i4>
      </vt:variant>
      <vt:variant>
        <vt:i4>5</vt:i4>
      </vt:variant>
      <vt:variant>
        <vt:lpwstr>https://doi.org/10.2174/1875036201307010001</vt:lpwstr>
      </vt:variant>
      <vt:variant>
        <vt:lpwstr/>
      </vt:variant>
      <vt:variant>
        <vt:i4>5242974</vt:i4>
      </vt:variant>
      <vt:variant>
        <vt:i4>985</vt:i4>
      </vt:variant>
      <vt:variant>
        <vt:i4>0</vt:i4>
      </vt:variant>
      <vt:variant>
        <vt:i4>5</vt:i4>
      </vt:variant>
      <vt:variant>
        <vt:lpwstr>https://doi.org/10.1186/gb-2008-9-9-r137</vt:lpwstr>
      </vt:variant>
      <vt:variant>
        <vt:lpwstr/>
      </vt:variant>
      <vt:variant>
        <vt:i4>2949170</vt:i4>
      </vt:variant>
      <vt:variant>
        <vt:i4>982</vt:i4>
      </vt:variant>
      <vt:variant>
        <vt:i4>0</vt:i4>
      </vt:variant>
      <vt:variant>
        <vt:i4>5</vt:i4>
      </vt:variant>
      <vt:variant>
        <vt:lpwstr>https://doi.org/10.1038/nmeth.1923</vt:lpwstr>
      </vt:variant>
      <vt:variant>
        <vt:lpwstr/>
      </vt:variant>
      <vt:variant>
        <vt:i4>393239</vt:i4>
      </vt:variant>
      <vt:variant>
        <vt:i4>979</vt:i4>
      </vt:variant>
      <vt:variant>
        <vt:i4>0</vt:i4>
      </vt:variant>
      <vt:variant>
        <vt:i4>5</vt:i4>
      </vt:variant>
      <vt:variant>
        <vt:lpwstr>https://doi.org/10.1038/s41592-019-0619-0</vt:lpwstr>
      </vt:variant>
      <vt:variant>
        <vt:lpwstr/>
      </vt:variant>
      <vt:variant>
        <vt:i4>5832791</vt:i4>
      </vt:variant>
      <vt:variant>
        <vt:i4>976</vt:i4>
      </vt:variant>
      <vt:variant>
        <vt:i4>0</vt:i4>
      </vt:variant>
      <vt:variant>
        <vt:i4>5</vt:i4>
      </vt:variant>
      <vt:variant>
        <vt:lpwstr>https://doi.org/10.12688/f1000research.9501.2</vt:lpwstr>
      </vt:variant>
      <vt:variant>
        <vt:lpwstr/>
      </vt:variant>
      <vt:variant>
        <vt:i4>8192126</vt:i4>
      </vt:variant>
      <vt:variant>
        <vt:i4>973</vt:i4>
      </vt:variant>
      <vt:variant>
        <vt:i4>0</vt:i4>
      </vt:variant>
      <vt:variant>
        <vt:i4>5</vt:i4>
      </vt:variant>
      <vt:variant>
        <vt:lpwstr>https://doi.org/10.12688/f1000research.73600.2</vt:lpwstr>
      </vt:variant>
      <vt:variant>
        <vt:lpwstr/>
      </vt:variant>
      <vt:variant>
        <vt:i4>6619263</vt:i4>
      </vt:variant>
      <vt:variant>
        <vt:i4>970</vt:i4>
      </vt:variant>
      <vt:variant>
        <vt:i4>0</vt:i4>
      </vt:variant>
      <vt:variant>
        <vt:i4>5</vt:i4>
      </vt:variant>
      <vt:variant>
        <vt:lpwstr>https://doi.org/10.1093/gigascience/giaa151</vt:lpwstr>
      </vt:variant>
      <vt:variant>
        <vt:lpwstr/>
      </vt:variant>
      <vt:variant>
        <vt:i4>2883635</vt:i4>
      </vt:variant>
      <vt:variant>
        <vt:i4>967</vt:i4>
      </vt:variant>
      <vt:variant>
        <vt:i4>0</vt:i4>
      </vt:variant>
      <vt:variant>
        <vt:i4>5</vt:i4>
      </vt:variant>
      <vt:variant>
        <vt:lpwstr>https://doi.org/10.1016/j.cell.2019.05.031</vt:lpwstr>
      </vt:variant>
      <vt:variant>
        <vt:lpwstr/>
      </vt:variant>
      <vt:variant>
        <vt:i4>7143487</vt:i4>
      </vt:variant>
      <vt:variant>
        <vt:i4>964</vt:i4>
      </vt:variant>
      <vt:variant>
        <vt:i4>0</vt:i4>
      </vt:variant>
      <vt:variant>
        <vt:i4>5</vt:i4>
      </vt:variant>
      <vt:variant>
        <vt:lpwstr>https://doi.org/10.1038/ncomms14049</vt:lpwstr>
      </vt:variant>
      <vt:variant>
        <vt:lpwstr/>
      </vt:variant>
      <vt:variant>
        <vt:i4>5570629</vt:i4>
      </vt:variant>
      <vt:variant>
        <vt:i4>961</vt:i4>
      </vt:variant>
      <vt:variant>
        <vt:i4>0</vt:i4>
      </vt:variant>
      <vt:variant>
        <vt:i4>5</vt:i4>
      </vt:variant>
      <vt:variant>
        <vt:lpwstr>https://doi.org/10.1093/bioinformatics/btp120</vt:lpwstr>
      </vt:variant>
      <vt:variant>
        <vt:lpwstr/>
      </vt:variant>
      <vt:variant>
        <vt:i4>2162748</vt:i4>
      </vt:variant>
      <vt:variant>
        <vt:i4>958</vt:i4>
      </vt:variant>
      <vt:variant>
        <vt:i4>0</vt:i4>
      </vt:variant>
      <vt:variant>
        <vt:i4>5</vt:i4>
      </vt:variant>
      <vt:variant>
        <vt:lpwstr>https://doi.org/10.1038/nmeth.4197</vt:lpwstr>
      </vt:variant>
      <vt:variant>
        <vt:lpwstr/>
      </vt:variant>
      <vt:variant>
        <vt:i4>3342446</vt:i4>
      </vt:variant>
      <vt:variant>
        <vt:i4>955</vt:i4>
      </vt:variant>
      <vt:variant>
        <vt:i4>0</vt:i4>
      </vt:variant>
      <vt:variant>
        <vt:i4>5</vt:i4>
      </vt:variant>
      <vt:variant>
        <vt:lpwstr>https://doi.org/10.1093/nar/gky955</vt:lpwstr>
      </vt:variant>
      <vt:variant>
        <vt:lpwstr/>
      </vt:variant>
      <vt:variant>
        <vt:i4>983068</vt:i4>
      </vt:variant>
      <vt:variant>
        <vt:i4>952</vt:i4>
      </vt:variant>
      <vt:variant>
        <vt:i4>0</vt:i4>
      </vt:variant>
      <vt:variant>
        <vt:i4>5</vt:i4>
      </vt:variant>
      <vt:variant>
        <vt:lpwstr>https://doi.org/10.1186/s13059-014-0550-8</vt:lpwstr>
      </vt:variant>
      <vt:variant>
        <vt:lpwstr/>
      </vt:variant>
      <vt:variant>
        <vt:i4>3670124</vt:i4>
      </vt:variant>
      <vt:variant>
        <vt:i4>949</vt:i4>
      </vt:variant>
      <vt:variant>
        <vt:i4>0</vt:i4>
      </vt:variant>
      <vt:variant>
        <vt:i4>5</vt:i4>
      </vt:variant>
      <vt:variant>
        <vt:lpwstr>https://doi.org/10.1073/pnas.1419161111</vt:lpwstr>
      </vt:variant>
      <vt:variant>
        <vt:lpwstr/>
      </vt:variant>
      <vt:variant>
        <vt:i4>5636162</vt:i4>
      </vt:variant>
      <vt:variant>
        <vt:i4>946</vt:i4>
      </vt:variant>
      <vt:variant>
        <vt:i4>0</vt:i4>
      </vt:variant>
      <vt:variant>
        <vt:i4>5</vt:i4>
      </vt:variant>
      <vt:variant>
        <vt:lpwstr>https://doi.org/10.1093/bioinformatics/btp616</vt:lpwstr>
      </vt:variant>
      <vt:variant>
        <vt:lpwstr/>
      </vt:variant>
      <vt:variant>
        <vt:i4>5701698</vt:i4>
      </vt:variant>
      <vt:variant>
        <vt:i4>943</vt:i4>
      </vt:variant>
      <vt:variant>
        <vt:i4>0</vt:i4>
      </vt:variant>
      <vt:variant>
        <vt:i4>5</vt:i4>
      </vt:variant>
      <vt:variant>
        <vt:lpwstr>https://doi.org/10.1093/bioinformatics/bts635</vt:lpwstr>
      </vt:variant>
      <vt:variant>
        <vt:lpwstr/>
      </vt:variant>
      <vt:variant>
        <vt:i4>2490429</vt:i4>
      </vt:variant>
      <vt:variant>
        <vt:i4>940</vt:i4>
      </vt:variant>
      <vt:variant>
        <vt:i4>0</vt:i4>
      </vt:variant>
      <vt:variant>
        <vt:i4>5</vt:i4>
      </vt:variant>
      <vt:variant>
        <vt:lpwstr>https://doi.org/10.1016/j.cell.2006.09.026</vt:lpwstr>
      </vt:variant>
      <vt:variant>
        <vt:lpwstr/>
      </vt:variant>
      <vt:variant>
        <vt:i4>4784135</vt:i4>
      </vt:variant>
      <vt:variant>
        <vt:i4>937</vt:i4>
      </vt:variant>
      <vt:variant>
        <vt:i4>0</vt:i4>
      </vt:variant>
      <vt:variant>
        <vt:i4>5</vt:i4>
      </vt:variant>
      <vt:variant>
        <vt:lpwstr>https://doi.org/10.1021/ac9019522</vt:lpwstr>
      </vt:variant>
      <vt:variant>
        <vt:lpwstr/>
      </vt:variant>
      <vt:variant>
        <vt:i4>5046280</vt:i4>
      </vt:variant>
      <vt:variant>
        <vt:i4>934</vt:i4>
      </vt:variant>
      <vt:variant>
        <vt:i4>0</vt:i4>
      </vt:variant>
      <vt:variant>
        <vt:i4>5</vt:i4>
      </vt:variant>
      <vt:variant>
        <vt:lpwstr>https://doi.org/10.1021/ac802689c</vt:lpwstr>
      </vt:variant>
      <vt:variant>
        <vt:lpwstr/>
      </vt:variant>
      <vt:variant>
        <vt:i4>393303</vt:i4>
      </vt:variant>
      <vt:variant>
        <vt:i4>931</vt:i4>
      </vt:variant>
      <vt:variant>
        <vt:i4>0</vt:i4>
      </vt:variant>
      <vt:variant>
        <vt:i4>5</vt:i4>
      </vt:variant>
      <vt:variant>
        <vt:lpwstr>https://doi.org/10.1186/1471-2105-11-395</vt:lpwstr>
      </vt:variant>
      <vt:variant>
        <vt:lpwstr/>
      </vt:variant>
      <vt:variant>
        <vt:i4>5963844</vt:i4>
      </vt:variant>
      <vt:variant>
        <vt:i4>928</vt:i4>
      </vt:variant>
      <vt:variant>
        <vt:i4>0</vt:i4>
      </vt:variant>
      <vt:variant>
        <vt:i4>5</vt:i4>
      </vt:variant>
      <vt:variant>
        <vt:lpwstr>https://doi.org/10.1093/bioinformatics/btx046</vt:lpwstr>
      </vt:variant>
      <vt:variant>
        <vt:lpwstr/>
      </vt:variant>
      <vt:variant>
        <vt:i4>3080242</vt:i4>
      </vt:variant>
      <vt:variant>
        <vt:i4>925</vt:i4>
      </vt:variant>
      <vt:variant>
        <vt:i4>0</vt:i4>
      </vt:variant>
      <vt:variant>
        <vt:i4>5</vt:i4>
      </vt:variant>
      <vt:variant>
        <vt:lpwstr>https://doi.org/10.1038/nmeth.3901</vt:lpwstr>
      </vt:variant>
      <vt:variant>
        <vt:lpwstr/>
      </vt:variant>
      <vt:variant>
        <vt:i4>2097188</vt:i4>
      </vt:variant>
      <vt:variant>
        <vt:i4>922</vt:i4>
      </vt:variant>
      <vt:variant>
        <vt:i4>0</vt:i4>
      </vt:variant>
      <vt:variant>
        <vt:i4>5</vt:i4>
      </vt:variant>
      <vt:variant>
        <vt:lpwstr>https://doi.org/10.1038/nprot.2016.136</vt:lpwstr>
      </vt:variant>
      <vt:variant>
        <vt:lpwstr/>
      </vt:variant>
      <vt:variant>
        <vt:i4>5767240</vt:i4>
      </vt:variant>
      <vt:variant>
        <vt:i4>919</vt:i4>
      </vt:variant>
      <vt:variant>
        <vt:i4>0</vt:i4>
      </vt:variant>
      <vt:variant>
        <vt:i4>5</vt:i4>
      </vt:variant>
      <vt:variant>
        <vt:lpwstr>https://doi.org/10.1038/nbt.1511</vt:lpwstr>
      </vt:variant>
      <vt:variant>
        <vt:lpwstr/>
      </vt:variant>
      <vt:variant>
        <vt:i4>5832775</vt:i4>
      </vt:variant>
      <vt:variant>
        <vt:i4>916</vt:i4>
      </vt:variant>
      <vt:variant>
        <vt:i4>0</vt:i4>
      </vt:variant>
      <vt:variant>
        <vt:i4>5</vt:i4>
      </vt:variant>
      <vt:variant>
        <vt:lpwstr>https://doi.org/10.1093/bioinformatics/btw398</vt:lpwstr>
      </vt:variant>
      <vt:variant>
        <vt:lpwstr/>
      </vt:variant>
      <vt:variant>
        <vt:i4>5373976</vt:i4>
      </vt:variant>
      <vt:variant>
        <vt:i4>913</vt:i4>
      </vt:variant>
      <vt:variant>
        <vt:i4>0</vt:i4>
      </vt:variant>
      <vt:variant>
        <vt:i4>5</vt:i4>
      </vt:variant>
      <vt:variant>
        <vt:lpwstr>https://doi.org/10.1021/pr1005247</vt:lpwstr>
      </vt:variant>
      <vt:variant>
        <vt:lpwstr/>
      </vt:variant>
      <vt:variant>
        <vt:i4>262166</vt:i4>
      </vt:variant>
      <vt:variant>
        <vt:i4>910</vt:i4>
      </vt:variant>
      <vt:variant>
        <vt:i4>0</vt:i4>
      </vt:variant>
      <vt:variant>
        <vt:i4>5</vt:i4>
      </vt:variant>
      <vt:variant>
        <vt:lpwstr>https://doi.org/10.1038/s41592-019-0638-x</vt:lpwstr>
      </vt:variant>
      <vt:variant>
        <vt:lpwstr/>
      </vt:variant>
      <vt:variant>
        <vt:i4>2293808</vt:i4>
      </vt:variant>
      <vt:variant>
        <vt:i4>907</vt:i4>
      </vt:variant>
      <vt:variant>
        <vt:i4>0</vt:i4>
      </vt:variant>
      <vt:variant>
        <vt:i4>5</vt:i4>
      </vt:variant>
      <vt:variant>
        <vt:lpwstr>https://doi.org/10.1038/nmeth.4256</vt:lpwstr>
      </vt:variant>
      <vt:variant>
        <vt:lpwstr/>
      </vt:variant>
      <vt:variant>
        <vt:i4>720897</vt:i4>
      </vt:variant>
      <vt:variant>
        <vt:i4>904</vt:i4>
      </vt:variant>
      <vt:variant>
        <vt:i4>0</vt:i4>
      </vt:variant>
      <vt:variant>
        <vt:i4>5</vt:i4>
      </vt:variant>
      <vt:variant>
        <vt:lpwstr>https://doi.org/10.1038/nmeth705</vt:lpwstr>
      </vt:variant>
      <vt:variant>
        <vt:lpwstr/>
      </vt:variant>
      <vt:variant>
        <vt:i4>3670116</vt:i4>
      </vt:variant>
      <vt:variant>
        <vt:i4>901</vt:i4>
      </vt:variant>
      <vt:variant>
        <vt:i4>0</vt:i4>
      </vt:variant>
      <vt:variant>
        <vt:i4>5</vt:i4>
      </vt:variant>
      <vt:variant>
        <vt:lpwstr>https://doi.org/10.1093/nar/gkv007</vt:lpwstr>
      </vt:variant>
      <vt:variant>
        <vt:lpwstr/>
      </vt:variant>
      <vt:variant>
        <vt:i4>3866683</vt:i4>
      </vt:variant>
      <vt:variant>
        <vt:i4>898</vt:i4>
      </vt:variant>
      <vt:variant>
        <vt:i4>0</vt:i4>
      </vt:variant>
      <vt:variant>
        <vt:i4>5</vt:i4>
      </vt:variant>
      <vt:variant>
        <vt:lpwstr>https://doi.org/10.1016/j.compbiolchem.2008.02.006</vt:lpwstr>
      </vt:variant>
      <vt:variant>
        <vt:lpwstr/>
      </vt:variant>
      <vt:variant>
        <vt:i4>6815807</vt:i4>
      </vt:variant>
      <vt:variant>
        <vt:i4>895</vt:i4>
      </vt:variant>
      <vt:variant>
        <vt:i4>0</vt:i4>
      </vt:variant>
      <vt:variant>
        <vt:i4>5</vt:i4>
      </vt:variant>
      <vt:variant>
        <vt:lpwstr>https://doi.org/10.1038/ncomms6277</vt:lpwstr>
      </vt:variant>
      <vt:variant>
        <vt:lpwstr/>
      </vt:variant>
      <vt:variant>
        <vt:i4>2949174</vt:i4>
      </vt:variant>
      <vt:variant>
        <vt:i4>892</vt:i4>
      </vt:variant>
      <vt:variant>
        <vt:i4>0</vt:i4>
      </vt:variant>
      <vt:variant>
        <vt:i4>5</vt:i4>
      </vt:variant>
      <vt:variant>
        <vt:lpwstr>https://doi.org/10.1074/mcp.M900217-MCP200</vt:lpwstr>
      </vt:variant>
      <vt:variant>
        <vt:lpwstr/>
      </vt:variant>
      <vt:variant>
        <vt:i4>5177412</vt:i4>
      </vt:variant>
      <vt:variant>
        <vt:i4>889</vt:i4>
      </vt:variant>
      <vt:variant>
        <vt:i4>0</vt:i4>
      </vt:variant>
      <vt:variant>
        <vt:i4>5</vt:i4>
      </vt:variant>
      <vt:variant>
        <vt:lpwstr>https://doi.org/10.1093/bioinformatics/btn063</vt:lpwstr>
      </vt:variant>
      <vt:variant>
        <vt:lpwstr/>
      </vt:variant>
      <vt:variant>
        <vt:i4>4390914</vt:i4>
      </vt:variant>
      <vt:variant>
        <vt:i4>886</vt:i4>
      </vt:variant>
      <vt:variant>
        <vt:i4>0</vt:i4>
      </vt:variant>
      <vt:variant>
        <vt:i4>5</vt:i4>
      </vt:variant>
      <vt:variant>
        <vt:lpwstr>https://doi.org/10.1021/ac0483062</vt:lpwstr>
      </vt:variant>
      <vt:variant>
        <vt:lpwstr/>
      </vt:variant>
      <vt:variant>
        <vt:i4>4456457</vt:i4>
      </vt:variant>
      <vt:variant>
        <vt:i4>883</vt:i4>
      </vt:variant>
      <vt:variant>
        <vt:i4>0</vt:i4>
      </vt:variant>
      <vt:variant>
        <vt:i4>5</vt:i4>
      </vt:variant>
      <vt:variant>
        <vt:lpwstr>https://doi.org/10.1021/ac0262560</vt:lpwstr>
      </vt:variant>
      <vt:variant>
        <vt:lpwstr/>
      </vt:variant>
      <vt:variant>
        <vt:i4>327769</vt:i4>
      </vt:variant>
      <vt:variant>
        <vt:i4>880</vt:i4>
      </vt:variant>
      <vt:variant>
        <vt:i4>0</vt:i4>
      </vt:variant>
      <vt:variant>
        <vt:i4>5</vt:i4>
      </vt:variant>
      <vt:variant>
        <vt:lpwstr>https://doi.org/10.1128/mSystems.00043-16</vt:lpwstr>
      </vt:variant>
      <vt:variant>
        <vt:lpwstr/>
      </vt:variant>
      <vt:variant>
        <vt:i4>458838</vt:i4>
      </vt:variant>
      <vt:variant>
        <vt:i4>877</vt:i4>
      </vt:variant>
      <vt:variant>
        <vt:i4>0</vt:i4>
      </vt:variant>
      <vt:variant>
        <vt:i4>5</vt:i4>
      </vt:variant>
      <vt:variant>
        <vt:lpwstr>https://doi.org/10.1385/1-59259-377-1:003</vt:lpwstr>
      </vt:variant>
      <vt:variant>
        <vt:lpwstr/>
      </vt:variant>
      <vt:variant>
        <vt:i4>720982</vt:i4>
      </vt:variant>
      <vt:variant>
        <vt:i4>874</vt:i4>
      </vt:variant>
      <vt:variant>
        <vt:i4>0</vt:i4>
      </vt:variant>
      <vt:variant>
        <vt:i4>5</vt:i4>
      </vt:variant>
      <vt:variant>
        <vt:lpwstr>https://doi.org/10.1101/2025.10.06.680429</vt:lpwstr>
      </vt:variant>
      <vt:variant>
        <vt:lpwstr/>
      </vt:variant>
      <vt:variant>
        <vt:i4>1376320</vt:i4>
      </vt:variant>
      <vt:variant>
        <vt:i4>871</vt:i4>
      </vt:variant>
      <vt:variant>
        <vt:i4>0</vt:i4>
      </vt:variant>
      <vt:variant>
        <vt:i4>5</vt:i4>
      </vt:variant>
      <vt:variant>
        <vt:lpwstr>https://doi.org/10.1093/function/zqae015</vt:lpwstr>
      </vt:variant>
      <vt:variant>
        <vt:lpwstr/>
      </vt:variant>
      <vt:variant>
        <vt:i4>1245248</vt:i4>
      </vt:variant>
      <vt:variant>
        <vt:i4>868</vt:i4>
      </vt:variant>
      <vt:variant>
        <vt:i4>0</vt:i4>
      </vt:variant>
      <vt:variant>
        <vt:i4>5</vt:i4>
      </vt:variant>
      <vt:variant>
        <vt:lpwstr>https://doi.org/10.1093/function/zqab063</vt:lpwstr>
      </vt:variant>
      <vt:variant>
        <vt:lpwstr/>
      </vt:variant>
      <vt:variant>
        <vt:i4>4128810</vt:i4>
      </vt:variant>
      <vt:variant>
        <vt:i4>865</vt:i4>
      </vt:variant>
      <vt:variant>
        <vt:i4>0</vt:i4>
      </vt:variant>
      <vt:variant>
        <vt:i4>5</vt:i4>
      </vt:variant>
      <vt:variant>
        <vt:lpwstr>https://doi.org/10.26508/lsa.202000949</vt:lpwstr>
      </vt:variant>
      <vt:variant>
        <vt:lpwstr/>
      </vt:variant>
      <vt:variant>
        <vt:i4>8061040</vt:i4>
      </vt:variant>
      <vt:variant>
        <vt:i4>862</vt:i4>
      </vt:variant>
      <vt:variant>
        <vt:i4>0</vt:i4>
      </vt:variant>
      <vt:variant>
        <vt:i4>5</vt:i4>
      </vt:variant>
      <vt:variant>
        <vt:lpwstr>https://doi.org/10.21203/rs.3.rs-6473437/v1</vt:lpwstr>
      </vt:variant>
      <vt:variant>
        <vt:lpwstr/>
      </vt:variant>
      <vt:variant>
        <vt:i4>3014766</vt:i4>
      </vt:variant>
      <vt:variant>
        <vt:i4>859</vt:i4>
      </vt:variant>
      <vt:variant>
        <vt:i4>0</vt:i4>
      </vt:variant>
      <vt:variant>
        <vt:i4>5</vt:i4>
      </vt:variant>
      <vt:variant>
        <vt:lpwstr>https://doi.org/10.1002/pmic.202400053</vt:lpwstr>
      </vt:variant>
      <vt:variant>
        <vt:lpwstr/>
      </vt:variant>
      <vt:variant>
        <vt:i4>6488113</vt:i4>
      </vt:variant>
      <vt:variant>
        <vt:i4>856</vt:i4>
      </vt:variant>
      <vt:variant>
        <vt:i4>0</vt:i4>
      </vt:variant>
      <vt:variant>
        <vt:i4>5</vt:i4>
      </vt:variant>
      <vt:variant>
        <vt:lpwstr>https://doi.org/10.1210/endocr/bqae001</vt:lpwstr>
      </vt:variant>
      <vt:variant>
        <vt:lpwstr/>
      </vt:variant>
      <vt:variant>
        <vt:i4>4653076</vt:i4>
      </vt:variant>
      <vt:variant>
        <vt:i4>853</vt:i4>
      </vt:variant>
      <vt:variant>
        <vt:i4>0</vt:i4>
      </vt:variant>
      <vt:variant>
        <vt:i4>5</vt:i4>
      </vt:variant>
      <vt:variant>
        <vt:lpwstr>https://doi.org/10.2337/db17-0215</vt:lpwstr>
      </vt:variant>
      <vt:variant>
        <vt:lpwstr/>
      </vt:variant>
      <vt:variant>
        <vt:i4>3014763</vt:i4>
      </vt:variant>
      <vt:variant>
        <vt:i4>850</vt:i4>
      </vt:variant>
      <vt:variant>
        <vt:i4>0</vt:i4>
      </vt:variant>
      <vt:variant>
        <vt:i4>5</vt:i4>
      </vt:variant>
      <vt:variant>
        <vt:lpwstr>https://doi.org/10.1002/pmic.70044</vt:lpwstr>
      </vt:variant>
      <vt:variant>
        <vt:lpwstr/>
      </vt:variant>
      <vt:variant>
        <vt:i4>5636097</vt:i4>
      </vt:variant>
      <vt:variant>
        <vt:i4>847</vt:i4>
      </vt:variant>
      <vt:variant>
        <vt:i4>0</vt:i4>
      </vt:variant>
      <vt:variant>
        <vt:i4>5</vt:i4>
      </vt:variant>
      <vt:variant>
        <vt:lpwstr>https://doi.org/10.1021/acs.analchem.9b00024</vt:lpwstr>
      </vt:variant>
      <vt:variant>
        <vt:lpwstr/>
      </vt:variant>
      <vt:variant>
        <vt:i4>524376</vt:i4>
      </vt:variant>
      <vt:variant>
        <vt:i4>844</vt:i4>
      </vt:variant>
      <vt:variant>
        <vt:i4>0</vt:i4>
      </vt:variant>
      <vt:variant>
        <vt:i4>5</vt:i4>
      </vt:variant>
      <vt:variant>
        <vt:lpwstr>https://doi.org/10.3390/ijms20235903</vt:lpwstr>
      </vt:variant>
      <vt:variant>
        <vt:lpwstr/>
      </vt:variant>
      <vt:variant>
        <vt:i4>4522013</vt:i4>
      </vt:variant>
      <vt:variant>
        <vt:i4>841</vt:i4>
      </vt:variant>
      <vt:variant>
        <vt:i4>0</vt:i4>
      </vt:variant>
      <vt:variant>
        <vt:i4>5</vt:i4>
      </vt:variant>
      <vt:variant>
        <vt:lpwstr>https://doi.org/10.2337/db20-0847</vt:lpwstr>
      </vt:variant>
      <vt:variant>
        <vt:lpwstr/>
      </vt:variant>
      <vt:variant>
        <vt:i4>4784201</vt:i4>
      </vt:variant>
      <vt:variant>
        <vt:i4>838</vt:i4>
      </vt:variant>
      <vt:variant>
        <vt:i4>0</vt:i4>
      </vt:variant>
      <vt:variant>
        <vt:i4>5</vt:i4>
      </vt:variant>
      <vt:variant>
        <vt:lpwstr>https://doi.org/10.1371/journal.pgen.1002552</vt:lpwstr>
      </vt:variant>
      <vt:variant>
        <vt:lpwstr/>
      </vt:variant>
      <vt:variant>
        <vt:i4>7274601</vt:i4>
      </vt:variant>
      <vt:variant>
        <vt:i4>835</vt:i4>
      </vt:variant>
      <vt:variant>
        <vt:i4>0</vt:i4>
      </vt:variant>
      <vt:variant>
        <vt:i4>5</vt:i4>
      </vt:variant>
      <vt:variant>
        <vt:lpwstr>https://doi.org/10.1126/sciadv.abn5732</vt:lpwstr>
      </vt:variant>
      <vt:variant>
        <vt:lpwstr/>
      </vt:variant>
      <vt:variant>
        <vt:i4>3080231</vt:i4>
      </vt:variant>
      <vt:variant>
        <vt:i4>832</vt:i4>
      </vt:variant>
      <vt:variant>
        <vt:i4>0</vt:i4>
      </vt:variant>
      <vt:variant>
        <vt:i4>5</vt:i4>
      </vt:variant>
      <vt:variant>
        <vt:lpwstr>https://doi.org/10.1016/j.xcrm.2023.101261</vt:lpwstr>
      </vt:variant>
      <vt:variant>
        <vt:lpwstr/>
      </vt:variant>
      <vt:variant>
        <vt:i4>4128824</vt:i4>
      </vt:variant>
      <vt:variant>
        <vt:i4>829</vt:i4>
      </vt:variant>
      <vt:variant>
        <vt:i4>0</vt:i4>
      </vt:variant>
      <vt:variant>
        <vt:i4>5</vt:i4>
      </vt:variant>
      <vt:variant>
        <vt:lpwstr>https://doi.org/10.1016/j.cmet.2019.12.005</vt:lpwstr>
      </vt:variant>
      <vt:variant>
        <vt:lpwstr/>
      </vt:variant>
      <vt:variant>
        <vt:i4>4063331</vt:i4>
      </vt:variant>
      <vt:variant>
        <vt:i4>826</vt:i4>
      </vt:variant>
      <vt:variant>
        <vt:i4>0</vt:i4>
      </vt:variant>
      <vt:variant>
        <vt:i4>5</vt:i4>
      </vt:variant>
      <vt:variant>
        <vt:lpwstr>https://doi.org/10.1101/2024.09.16.24313433</vt:lpwstr>
      </vt:variant>
      <vt:variant>
        <vt:lpwstr/>
      </vt:variant>
      <vt:variant>
        <vt:i4>4063330</vt:i4>
      </vt:variant>
      <vt:variant>
        <vt:i4>823</vt:i4>
      </vt:variant>
      <vt:variant>
        <vt:i4>0</vt:i4>
      </vt:variant>
      <vt:variant>
        <vt:i4>5</vt:i4>
      </vt:variant>
      <vt:variant>
        <vt:lpwstr>https://doi.org/10.1016/j.mcpro.2024.100881</vt:lpwstr>
      </vt:variant>
      <vt:variant>
        <vt:lpwstr/>
      </vt:variant>
      <vt:variant>
        <vt:i4>6488114</vt:i4>
      </vt:variant>
      <vt:variant>
        <vt:i4>820</vt:i4>
      </vt:variant>
      <vt:variant>
        <vt:i4>0</vt:i4>
      </vt:variant>
      <vt:variant>
        <vt:i4>5</vt:i4>
      </vt:variant>
      <vt:variant>
        <vt:lpwstr>https://doi.org/10.1038/s41467-024-49724-w</vt:lpwstr>
      </vt:variant>
      <vt:variant>
        <vt:lpwstr/>
      </vt:variant>
      <vt:variant>
        <vt:i4>2228285</vt:i4>
      </vt:variant>
      <vt:variant>
        <vt:i4>817</vt:i4>
      </vt:variant>
      <vt:variant>
        <vt:i4>0</vt:i4>
      </vt:variant>
      <vt:variant>
        <vt:i4>5</vt:i4>
      </vt:variant>
      <vt:variant>
        <vt:lpwstr>https://doi.org/10.1038/s41467-020-16327-0</vt:lpwstr>
      </vt:variant>
      <vt:variant>
        <vt:lpwstr/>
      </vt:variant>
      <vt:variant>
        <vt:i4>2490423</vt:i4>
      </vt:variant>
      <vt:variant>
        <vt:i4>814</vt:i4>
      </vt:variant>
      <vt:variant>
        <vt:i4>0</vt:i4>
      </vt:variant>
      <vt:variant>
        <vt:i4>5</vt:i4>
      </vt:variant>
      <vt:variant>
        <vt:lpwstr>https://doi.org/10.1186/s12964-023-01437-1</vt:lpwstr>
      </vt:variant>
      <vt:variant>
        <vt:lpwstr/>
      </vt:variant>
      <vt:variant>
        <vt:i4>983064</vt:i4>
      </vt:variant>
      <vt:variant>
        <vt:i4>811</vt:i4>
      </vt:variant>
      <vt:variant>
        <vt:i4>0</vt:i4>
      </vt:variant>
      <vt:variant>
        <vt:i4>5</vt:i4>
      </vt:variant>
      <vt:variant>
        <vt:lpwstr>https://doi.org/10.1038/s41588-019-0524-6</vt:lpwstr>
      </vt:variant>
      <vt:variant>
        <vt:lpwstr/>
      </vt:variant>
      <vt:variant>
        <vt:i4>3670072</vt:i4>
      </vt:variant>
      <vt:variant>
        <vt:i4>808</vt:i4>
      </vt:variant>
      <vt:variant>
        <vt:i4>0</vt:i4>
      </vt:variant>
      <vt:variant>
        <vt:i4>5</vt:i4>
      </vt:variant>
      <vt:variant>
        <vt:lpwstr>https://doi.org/10.1016/j.cmet.2018.07.007</vt:lpwstr>
      </vt:variant>
      <vt:variant>
        <vt:lpwstr/>
      </vt:variant>
      <vt:variant>
        <vt:i4>524306</vt:i4>
      </vt:variant>
      <vt:variant>
        <vt:i4>805</vt:i4>
      </vt:variant>
      <vt:variant>
        <vt:i4>0</vt:i4>
      </vt:variant>
      <vt:variant>
        <vt:i4>5</vt:i4>
      </vt:variant>
      <vt:variant>
        <vt:lpwstr>https://doi.org/10.1186/s13287-019-1523-3</vt:lpwstr>
      </vt:variant>
      <vt:variant>
        <vt:lpwstr/>
      </vt:variant>
      <vt:variant>
        <vt:i4>7471214</vt:i4>
      </vt:variant>
      <vt:variant>
        <vt:i4>802</vt:i4>
      </vt:variant>
      <vt:variant>
        <vt:i4>0</vt:i4>
      </vt:variant>
      <vt:variant>
        <vt:i4>5</vt:i4>
      </vt:variant>
      <vt:variant>
        <vt:lpwstr>https://doi.org/10.1172/JCI6438</vt:lpwstr>
      </vt:variant>
      <vt:variant>
        <vt:lpwstr/>
      </vt:variant>
      <vt:variant>
        <vt:i4>327759</vt:i4>
      </vt:variant>
      <vt:variant>
        <vt:i4>799</vt:i4>
      </vt:variant>
      <vt:variant>
        <vt:i4>0</vt:i4>
      </vt:variant>
      <vt:variant>
        <vt:i4>5</vt:i4>
      </vt:variant>
      <vt:variant>
        <vt:lpwstr>https://doi.org/10.1016/1043-4666(94)90064-7</vt:lpwstr>
      </vt:variant>
      <vt:variant>
        <vt:lpwstr/>
      </vt:variant>
      <vt:variant>
        <vt:i4>5505107</vt:i4>
      </vt:variant>
      <vt:variant>
        <vt:i4>796</vt:i4>
      </vt:variant>
      <vt:variant>
        <vt:i4>0</vt:i4>
      </vt:variant>
      <vt:variant>
        <vt:i4>5</vt:i4>
      </vt:variant>
      <vt:variant>
        <vt:lpwstr>https://doi.org/10.1002/eji.201546005</vt:lpwstr>
      </vt:variant>
      <vt:variant>
        <vt:lpwstr/>
      </vt:variant>
      <vt:variant>
        <vt:i4>4849668</vt:i4>
      </vt:variant>
      <vt:variant>
        <vt:i4>793</vt:i4>
      </vt:variant>
      <vt:variant>
        <vt:i4>0</vt:i4>
      </vt:variant>
      <vt:variant>
        <vt:i4>5</vt:i4>
      </vt:variant>
      <vt:variant>
        <vt:lpwstr>https://doi.org/10.1056/NEJMoa2006136</vt:lpwstr>
      </vt:variant>
      <vt:variant>
        <vt:lpwstr/>
      </vt:variant>
      <vt:variant>
        <vt:i4>3801190</vt:i4>
      </vt:variant>
      <vt:variant>
        <vt:i4>790</vt:i4>
      </vt:variant>
      <vt:variant>
        <vt:i4>0</vt:i4>
      </vt:variant>
      <vt:variant>
        <vt:i4>5</vt:i4>
      </vt:variant>
      <vt:variant>
        <vt:lpwstr>https://doi.org/10.1073/pnas.87.6.2239</vt:lpwstr>
      </vt:variant>
      <vt:variant>
        <vt:lpwstr/>
      </vt:variant>
      <vt:variant>
        <vt:i4>983051</vt:i4>
      </vt:variant>
      <vt:variant>
        <vt:i4>787</vt:i4>
      </vt:variant>
      <vt:variant>
        <vt:i4>0</vt:i4>
      </vt:variant>
      <vt:variant>
        <vt:i4>5</vt:i4>
      </vt:variant>
      <vt:variant>
        <vt:lpwstr>https://doi.org/10.1016/s1074-7613(00)80670-6</vt:lpwstr>
      </vt:variant>
      <vt:variant>
        <vt:lpwstr/>
      </vt:variant>
      <vt:variant>
        <vt:i4>786499</vt:i4>
      </vt:variant>
      <vt:variant>
        <vt:i4>784</vt:i4>
      </vt:variant>
      <vt:variant>
        <vt:i4>0</vt:i4>
      </vt:variant>
      <vt:variant>
        <vt:i4>5</vt:i4>
      </vt:variant>
      <vt:variant>
        <vt:lpwstr>https://doi.org/10.1038/gene.2012.41</vt:lpwstr>
      </vt:variant>
      <vt:variant>
        <vt:lpwstr/>
      </vt:variant>
      <vt:variant>
        <vt:i4>4390980</vt:i4>
      </vt:variant>
      <vt:variant>
        <vt:i4>781</vt:i4>
      </vt:variant>
      <vt:variant>
        <vt:i4>0</vt:i4>
      </vt:variant>
      <vt:variant>
        <vt:i4>5</vt:i4>
      </vt:variant>
      <vt:variant>
        <vt:lpwstr>https://doi.org/10.1371/journal.pone.0174840</vt:lpwstr>
      </vt:variant>
      <vt:variant>
        <vt:lpwstr/>
      </vt:variant>
      <vt:variant>
        <vt:i4>2293813</vt:i4>
      </vt:variant>
      <vt:variant>
        <vt:i4>778</vt:i4>
      </vt:variant>
      <vt:variant>
        <vt:i4>0</vt:i4>
      </vt:variant>
      <vt:variant>
        <vt:i4>5</vt:i4>
      </vt:variant>
      <vt:variant>
        <vt:lpwstr>https://doi.org/10.1007/s00125-024-06106-7</vt:lpwstr>
      </vt:variant>
      <vt:variant>
        <vt:lpwstr/>
      </vt:variant>
      <vt:variant>
        <vt:i4>6684776</vt:i4>
      </vt:variant>
      <vt:variant>
        <vt:i4>775</vt:i4>
      </vt:variant>
      <vt:variant>
        <vt:i4>0</vt:i4>
      </vt:variant>
      <vt:variant>
        <vt:i4>5</vt:i4>
      </vt:variant>
      <vt:variant>
        <vt:lpwstr>https://doi.org/10.1126/sciadv.abd7600</vt:lpwstr>
      </vt:variant>
      <vt:variant>
        <vt:lpwstr/>
      </vt:variant>
      <vt:variant>
        <vt:i4>4325396</vt:i4>
      </vt:variant>
      <vt:variant>
        <vt:i4>772</vt:i4>
      </vt:variant>
      <vt:variant>
        <vt:i4>0</vt:i4>
      </vt:variant>
      <vt:variant>
        <vt:i4>5</vt:i4>
      </vt:variant>
      <vt:variant>
        <vt:lpwstr>https://doi.org/10.2337/db13-1210</vt:lpwstr>
      </vt:variant>
      <vt:variant>
        <vt:lpwstr/>
      </vt:variant>
      <vt:variant>
        <vt:i4>1507411</vt:i4>
      </vt:variant>
      <vt:variant>
        <vt:i4>769</vt:i4>
      </vt:variant>
      <vt:variant>
        <vt:i4>0</vt:i4>
      </vt:variant>
      <vt:variant>
        <vt:i4>5</vt:i4>
      </vt:variant>
      <vt:variant>
        <vt:lpwstr>https://doi.org/10.4049/jimmunol.1303230</vt:lpwstr>
      </vt:variant>
      <vt:variant>
        <vt:lpwstr/>
      </vt:variant>
      <vt:variant>
        <vt:i4>4587536</vt:i4>
      </vt:variant>
      <vt:variant>
        <vt:i4>766</vt:i4>
      </vt:variant>
      <vt:variant>
        <vt:i4>0</vt:i4>
      </vt:variant>
      <vt:variant>
        <vt:i4>5</vt:i4>
      </vt:variant>
      <vt:variant>
        <vt:lpwstr>https://doi.org/10.2337/db16-0616</vt:lpwstr>
      </vt:variant>
      <vt:variant>
        <vt:lpwstr/>
      </vt:variant>
      <vt:variant>
        <vt:i4>852045</vt:i4>
      </vt:variant>
      <vt:variant>
        <vt:i4>763</vt:i4>
      </vt:variant>
      <vt:variant>
        <vt:i4>0</vt:i4>
      </vt:variant>
      <vt:variant>
        <vt:i4>5</vt:i4>
      </vt:variant>
      <vt:variant>
        <vt:lpwstr>https://doi.org/10.1038/gene.2009.112</vt:lpwstr>
      </vt:variant>
      <vt:variant>
        <vt:lpwstr/>
      </vt:variant>
      <vt:variant>
        <vt:i4>4456465</vt:i4>
      </vt:variant>
      <vt:variant>
        <vt:i4>760</vt:i4>
      </vt:variant>
      <vt:variant>
        <vt:i4>0</vt:i4>
      </vt:variant>
      <vt:variant>
        <vt:i4>5</vt:i4>
      </vt:variant>
      <vt:variant>
        <vt:lpwstr>https://doi.org/10.2337/db13-1777</vt:lpwstr>
      </vt:variant>
      <vt:variant>
        <vt:lpwstr/>
      </vt:variant>
      <vt:variant>
        <vt:i4>5636173</vt:i4>
      </vt:variant>
      <vt:variant>
        <vt:i4>757</vt:i4>
      </vt:variant>
      <vt:variant>
        <vt:i4>0</vt:i4>
      </vt:variant>
      <vt:variant>
        <vt:i4>5</vt:i4>
      </vt:variant>
      <vt:variant>
        <vt:lpwstr>https://doi.org/10.1002/cti2.1122</vt:lpwstr>
      </vt:variant>
      <vt:variant>
        <vt:lpwstr/>
      </vt:variant>
      <vt:variant>
        <vt:i4>851987</vt:i4>
      </vt:variant>
      <vt:variant>
        <vt:i4>754</vt:i4>
      </vt:variant>
      <vt:variant>
        <vt:i4>0</vt:i4>
      </vt:variant>
      <vt:variant>
        <vt:i4>5</vt:i4>
      </vt:variant>
      <vt:variant>
        <vt:lpwstr>https://doi.org/10.1038/s41574-020-0355-7</vt:lpwstr>
      </vt:variant>
      <vt:variant>
        <vt:lpwstr/>
      </vt:variant>
      <vt:variant>
        <vt:i4>6750257</vt:i4>
      </vt:variant>
      <vt:variant>
        <vt:i4>751</vt:i4>
      </vt:variant>
      <vt:variant>
        <vt:i4>0</vt:i4>
      </vt:variant>
      <vt:variant>
        <vt:i4>5</vt:i4>
      </vt:variant>
      <vt:variant>
        <vt:lpwstr>https://doi.org/10.1007/s00125-023-05970-z</vt:lpwstr>
      </vt:variant>
      <vt:variant>
        <vt:lpwstr/>
      </vt:variant>
      <vt:variant>
        <vt:i4>3080232</vt:i4>
      </vt:variant>
      <vt:variant>
        <vt:i4>748</vt:i4>
      </vt:variant>
      <vt:variant>
        <vt:i4>0</vt:i4>
      </vt:variant>
      <vt:variant>
        <vt:i4>5</vt:i4>
      </vt:variant>
      <vt:variant>
        <vt:lpwstr>https://doi.org/10.1016/j.xcrm.2023.101093</vt:lpwstr>
      </vt:variant>
      <vt:variant>
        <vt:lpwstr/>
      </vt:variant>
      <vt:variant>
        <vt:i4>2687015</vt:i4>
      </vt:variant>
      <vt:variant>
        <vt:i4>745</vt:i4>
      </vt:variant>
      <vt:variant>
        <vt:i4>0</vt:i4>
      </vt:variant>
      <vt:variant>
        <vt:i4>5</vt:i4>
      </vt:variant>
      <vt:variant>
        <vt:lpwstr>https://doi.org/10.1016/j.xcrm.2022.100762</vt:lpwstr>
      </vt:variant>
      <vt:variant>
        <vt:lpwstr/>
      </vt:variant>
      <vt:variant>
        <vt:i4>393238</vt:i4>
      </vt:variant>
      <vt:variant>
        <vt:i4>742</vt:i4>
      </vt:variant>
      <vt:variant>
        <vt:i4>0</vt:i4>
      </vt:variant>
      <vt:variant>
        <vt:i4>5</vt:i4>
      </vt:variant>
      <vt:variant>
        <vt:lpwstr>https://doi.org/10.1007/s11892-011-0223-x</vt:lpwstr>
      </vt:variant>
      <vt:variant>
        <vt:lpwstr/>
      </vt:variant>
      <vt:variant>
        <vt:i4>589838</vt:i4>
      </vt:variant>
      <vt:variant>
        <vt:i4>739</vt:i4>
      </vt:variant>
      <vt:variant>
        <vt:i4>0</vt:i4>
      </vt:variant>
      <vt:variant>
        <vt:i4>5</vt:i4>
      </vt:variant>
      <vt:variant>
        <vt:lpwstr>https://doi.org/10.1016/S2213-8587(22)00218-2</vt:lpwstr>
      </vt:variant>
      <vt:variant>
        <vt:lpwstr/>
      </vt:variant>
      <vt:variant>
        <vt:i4>3801203</vt:i4>
      </vt:variant>
      <vt:variant>
        <vt:i4>736</vt:i4>
      </vt:variant>
      <vt:variant>
        <vt:i4>0</vt:i4>
      </vt:variant>
      <vt:variant>
        <vt:i4>5</vt:i4>
      </vt:variant>
      <vt:variant>
        <vt:lpwstr>https://doi.org/10.1001/jama.2014.16425</vt:lpwstr>
      </vt:variant>
      <vt:variant>
        <vt:lpwstr/>
      </vt:variant>
      <vt:variant>
        <vt:i4>786443</vt:i4>
      </vt:variant>
      <vt:variant>
        <vt:i4>733</vt:i4>
      </vt:variant>
      <vt:variant>
        <vt:i4>0</vt:i4>
      </vt:variant>
      <vt:variant>
        <vt:i4>5</vt:i4>
      </vt:variant>
      <vt:variant>
        <vt:lpwstr>https://doi.org/10.1016/S0140-6736(18)31320-5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Sarkar, Soumyadeep</dc:creator>
  <cp:keywords/>
  <dc:description/>
  <cp:lastModifiedBy>Sarkar, Soumyadeep</cp:lastModifiedBy>
  <cp:revision>342</cp:revision>
  <dcterms:created xsi:type="dcterms:W3CDTF">2026-04-14T17:01:00Z</dcterms:created>
  <dcterms:modified xsi:type="dcterms:W3CDTF">2026-05-20T18:07:00Z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0x01010060251470CBFE3C46BA562D6886B4F91A</vt:lpwstr>
  </property>
</Properties>
</file>